
<file path=[Content_Types].xml><?xml version="1.0" encoding="utf-8"?>
<Types xmlns="http://schemas.openxmlformats.org/package/2006/content-types">
  <Default Extension="xml" ContentType="application/xml"/>
  <Default Extension="png" ContentType="image/png"/>
  <Default Extension="tiff" ContentType="image/tif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40E316">
      <w:pPr>
        <w:widowControl/>
        <w:jc w:val="center"/>
        <w:rPr>
          <w:rFonts w:hint="default" w:ascii="Times New Roman" w:hAnsi="Times New Roman" w:eastAsia="宋体" w:cs="Times New Roman"/>
          <w:b/>
          <w:sz w:val="28"/>
          <w:szCs w:val="28"/>
          <w:lang w:val="en-US" w:eastAsia="zh-CN"/>
        </w:rPr>
      </w:pPr>
      <w:del w:id="0" w:author="yoyo" w:date="2025-04-29T08:44:21Z">
        <w:r>
          <w:rPr>
            <w:rFonts w:hint="default" w:ascii="Times New Roman" w:hAnsi="Times New Roman" w:eastAsia="宋体" w:cs="Times New Roman"/>
            <w:b/>
            <w:sz w:val="28"/>
            <w:szCs w:val="28"/>
            <w:lang w:val="en-US" w:eastAsia="zh-CN"/>
          </w:rPr>
          <w:delText>利用</w:delText>
        </w:r>
      </w:del>
      <w:del w:id="1" w:author="yoyo" w:date="2025-04-29T08:44:21Z">
        <w:r>
          <w:rPr>
            <w:rFonts w:hint="default" w:ascii="Times New Roman" w:hAnsi="Times New Roman" w:eastAsia="宋体" w:cs="Times New Roman"/>
            <w:b/>
            <w:sz w:val="28"/>
            <w:szCs w:val="28"/>
            <w:lang w:val="en-US"/>
          </w:rPr>
          <w:delText>环境因素与土壤养分的</w:delText>
        </w:r>
      </w:del>
      <w:del w:id="2" w:author="yoyo" w:date="2025-04-29T08:44:21Z">
        <w:r>
          <w:rPr>
            <w:rFonts w:hint="default" w:ascii="Times New Roman" w:hAnsi="Times New Roman" w:eastAsia="宋体" w:cs="Times New Roman"/>
            <w:b/>
            <w:sz w:val="28"/>
            <w:szCs w:val="28"/>
            <w:lang w:val="en-US"/>
          </w:rPr>
          <w:br w:type="textWrapping"/>
        </w:r>
      </w:del>
      <w:del w:id="3" w:author="yoyo" w:date="2025-04-29T08:44:21Z">
        <w:r>
          <w:rPr>
            <w:rFonts w:hint="default" w:ascii="Times New Roman" w:hAnsi="Times New Roman" w:eastAsia="宋体" w:cs="Times New Roman"/>
            <w:b/>
            <w:sz w:val="28"/>
            <w:szCs w:val="28"/>
            <w:lang w:val="en-US"/>
          </w:rPr>
          <w:delText>深度可分离动态卷积神经网络在红壤有机碳含量预测</w:delText>
        </w:r>
      </w:del>
      <w:del w:id="4" w:author="yoyo" w:date="2025-04-29T08:44:21Z">
        <w:r>
          <w:rPr>
            <w:rFonts w:hint="default" w:ascii="Times New Roman" w:hAnsi="Times New Roman" w:eastAsia="宋体" w:cs="Times New Roman"/>
            <w:b/>
            <w:sz w:val="28"/>
            <w:szCs w:val="28"/>
            <w:lang w:val="en-US" w:eastAsia="zh-CN"/>
          </w:rPr>
          <w:delText>模型</w:delText>
        </w:r>
      </w:del>
      <w:ins w:id="5" w:author="yoyo" w:date="2025-04-29T08:44:22Z">
        <w:r>
          <w:rPr>
            <w:rFonts w:hint="eastAsia" w:ascii="Times New Roman" w:hAnsi="Times New Roman" w:eastAsia="宋体" w:cs="Times New Roman"/>
            <w:b/>
            <w:sz w:val="28"/>
            <w:szCs w:val="28"/>
            <w:lang w:val="en-US" w:eastAsia="zh-CN"/>
          </w:rPr>
          <w:t>森林</w:t>
        </w:r>
      </w:ins>
      <w:ins w:id="6" w:author="yoyo" w:date="2025-04-29T08:44:24Z">
        <w:r>
          <w:rPr>
            <w:rFonts w:hint="eastAsia" w:ascii="Times New Roman" w:hAnsi="Times New Roman" w:eastAsia="宋体" w:cs="Times New Roman"/>
            <w:b/>
            <w:sz w:val="28"/>
            <w:szCs w:val="28"/>
            <w:lang w:val="en-US" w:eastAsia="zh-CN"/>
          </w:rPr>
          <w:t>土壤</w:t>
        </w:r>
      </w:ins>
      <w:ins w:id="7" w:author="yoyo" w:date="2025-04-29T08:44:27Z">
        <w:r>
          <w:rPr>
            <w:rFonts w:hint="eastAsia" w:ascii="Times New Roman" w:hAnsi="Times New Roman" w:eastAsia="宋体" w:cs="Times New Roman"/>
            <w:b/>
            <w:sz w:val="28"/>
            <w:szCs w:val="28"/>
            <w:lang w:val="en-US" w:eastAsia="zh-CN"/>
          </w:rPr>
          <w:t>有机碳</w:t>
        </w:r>
      </w:ins>
      <w:ins w:id="8" w:author="yoyo" w:date="2025-04-29T08:44:30Z">
        <w:r>
          <w:rPr>
            <w:rFonts w:hint="eastAsia" w:ascii="Times New Roman" w:hAnsi="Times New Roman" w:eastAsia="宋体" w:cs="Times New Roman"/>
            <w:b/>
            <w:sz w:val="28"/>
            <w:szCs w:val="28"/>
            <w:lang w:val="en-US" w:eastAsia="zh-CN"/>
          </w:rPr>
          <w:t>高光谱</w:t>
        </w:r>
      </w:ins>
      <w:ins w:id="9" w:author="yoyo" w:date="2025-04-29T08:44:38Z">
        <w:r>
          <w:rPr>
            <w:rFonts w:hint="eastAsia" w:ascii="Times New Roman" w:hAnsi="Times New Roman" w:eastAsia="宋体" w:cs="Times New Roman"/>
            <w:b/>
            <w:sz w:val="28"/>
            <w:szCs w:val="28"/>
            <w:lang w:val="en-US" w:eastAsia="zh-CN"/>
          </w:rPr>
          <w:t>建模</w:t>
        </w:r>
      </w:ins>
      <w:ins w:id="10" w:author="yoyo" w:date="2025-04-29T08:44:40Z">
        <w:r>
          <w:rPr>
            <w:rFonts w:hint="eastAsia" w:ascii="Times New Roman" w:hAnsi="Times New Roman" w:eastAsia="宋体" w:cs="Times New Roman"/>
            <w:b/>
            <w:sz w:val="28"/>
            <w:szCs w:val="28"/>
            <w:lang w:val="en-US" w:eastAsia="zh-CN"/>
          </w:rPr>
          <w:t>及</w:t>
        </w:r>
      </w:ins>
      <w:ins w:id="11" w:author="yoyo" w:date="2025-04-29T08:44:41Z">
        <w:r>
          <w:rPr>
            <w:rFonts w:hint="eastAsia" w:ascii="Times New Roman" w:hAnsi="Times New Roman" w:eastAsia="宋体" w:cs="Times New Roman"/>
            <w:b/>
            <w:sz w:val="28"/>
            <w:szCs w:val="28"/>
            <w:lang w:val="en-US" w:eastAsia="zh-CN"/>
          </w:rPr>
          <w:t>环境</w:t>
        </w:r>
      </w:ins>
      <w:ins w:id="12" w:author="yoyo" w:date="2025-04-29T08:44:48Z">
        <w:r>
          <w:rPr>
            <w:rFonts w:hint="eastAsia" w:ascii="Times New Roman" w:hAnsi="Times New Roman" w:eastAsia="宋体" w:cs="Times New Roman"/>
            <w:b/>
            <w:sz w:val="28"/>
            <w:szCs w:val="28"/>
            <w:lang w:val="en-US" w:eastAsia="zh-CN"/>
          </w:rPr>
          <w:t>驱动解释</w:t>
        </w:r>
      </w:ins>
      <w:ins w:id="13" w:author="yoyo" w:date="2025-04-29T08:45:08Z">
        <w:r>
          <w:rPr>
            <w:rFonts w:hint="eastAsia" w:ascii="Times New Roman" w:hAnsi="Times New Roman" w:eastAsia="宋体" w:cs="Times New Roman"/>
            <w:b/>
            <w:sz w:val="28"/>
            <w:szCs w:val="28"/>
            <w:lang w:val="en-US" w:eastAsia="zh-CN"/>
          </w:rPr>
          <w:t>性</w:t>
        </w:r>
      </w:ins>
      <w:ins w:id="14" w:author="yoyo" w:date="2025-04-29T08:44:49Z">
        <w:r>
          <w:rPr>
            <w:rFonts w:hint="eastAsia" w:ascii="Times New Roman" w:hAnsi="Times New Roman" w:eastAsia="宋体" w:cs="Times New Roman"/>
            <w:b/>
            <w:sz w:val="28"/>
            <w:szCs w:val="28"/>
            <w:lang w:val="en-US" w:eastAsia="zh-CN"/>
          </w:rPr>
          <w:t>分析</w:t>
        </w:r>
      </w:ins>
    </w:p>
    <w:p w14:paraId="1CDA77EF">
      <w:pPr>
        <w:widowControl/>
        <w:jc w:val="center"/>
        <w:rPr>
          <w:rFonts w:ascii="Times New Roman" w:hAnsi="Times New Roman" w:eastAsia="楷体_GB2312" w:cs="Times New Roman"/>
          <w:sz w:val="16"/>
          <w:szCs w:val="16"/>
        </w:rPr>
      </w:pPr>
      <w:r>
        <w:rPr>
          <w:rFonts w:hint="eastAsia" w:ascii="Times New Roman" w:hAnsi="Times New Roman" w:eastAsia="楷体_GB2312" w:cs="Times New Roman"/>
          <w:sz w:val="16"/>
          <w:szCs w:val="16"/>
        </w:rPr>
        <w:t>1.广西嵌入式技术与智能系统重点实验室，广西 桂林 541006</w:t>
      </w:r>
    </w:p>
    <w:p w14:paraId="24BB3EBB">
      <w:pPr>
        <w:widowControl/>
        <w:jc w:val="center"/>
        <w:rPr>
          <w:rFonts w:ascii="Times New Roman" w:hAnsi="Times New Roman" w:eastAsia="楷体_GB2312" w:cs="Times New Roman"/>
          <w:sz w:val="16"/>
          <w:szCs w:val="16"/>
        </w:rPr>
      </w:pPr>
      <w:r>
        <w:rPr>
          <w:rFonts w:hint="eastAsia" w:ascii="Times New Roman" w:hAnsi="Times New Roman" w:eastAsia="楷体_GB2312" w:cs="Times New Roman"/>
          <w:sz w:val="16"/>
          <w:szCs w:val="16"/>
        </w:rPr>
        <w:t>2.桂林理工大学信息科学与工程学院，广西 桂林 541006</w:t>
      </w:r>
    </w:p>
    <w:p w14:paraId="180CF708">
      <w:pPr>
        <w:widowControl/>
        <w:jc w:val="center"/>
        <w:rPr>
          <w:rFonts w:ascii="Times New Roman" w:hAnsi="Times New Roman" w:eastAsia="楷体_GB2312" w:cs="Times New Roman"/>
          <w:sz w:val="16"/>
          <w:szCs w:val="16"/>
        </w:rPr>
      </w:pPr>
      <w:r>
        <w:rPr>
          <w:rFonts w:hint="eastAsia" w:ascii="Times New Roman" w:hAnsi="Times New Roman" w:eastAsia="楷体_GB2312" w:cs="Times New Roman"/>
          <w:sz w:val="16"/>
          <w:szCs w:val="16"/>
        </w:rPr>
        <w:t>3.广西壮族自治区林业科学研究院，广西 南宁 530002</w:t>
      </w:r>
    </w:p>
    <w:p w14:paraId="4907591A">
      <w:pPr>
        <w:widowControl/>
        <w:rPr>
          <w:rFonts w:ascii="Times New Roman" w:hAnsi="Times New Roman" w:eastAsia="楷体_GB2312" w:cs="Times New Roman"/>
          <w:szCs w:val="21"/>
        </w:rPr>
      </w:pPr>
    </w:p>
    <w:p w14:paraId="74AA4163">
      <w:pPr>
        <w:widowControl/>
        <w:rPr>
          <w:rFonts w:ascii="Times New Roman" w:hAnsi="Times New Roman" w:eastAsia="宋体" w:cs="Times New Roman"/>
          <w:color w:val="000000"/>
          <w:kern w:val="0"/>
          <w:sz w:val="18"/>
          <w:szCs w:val="18"/>
          <w:lang w:bidi="ar"/>
        </w:rPr>
      </w:pPr>
      <w:r>
        <w:rPr>
          <w:rFonts w:ascii="Times New Roman" w:hAnsi="Times New Roman" w:eastAsia="黑体" w:cs="Times New Roman"/>
          <w:color w:val="000000"/>
          <w:kern w:val="0"/>
          <w:sz w:val="18"/>
          <w:szCs w:val="18"/>
          <w:lang w:bidi="ar"/>
        </w:rPr>
        <w:t>摘要：</w:t>
      </w:r>
      <w:r>
        <w:rPr>
          <w:rFonts w:hint="eastAsia" w:ascii="Times New Roman" w:hAnsi="Times New Roman" w:eastAsia="宋体" w:cs="Times New Roman"/>
          <w:color w:val="000000"/>
          <w:kern w:val="0"/>
          <w:sz w:val="18"/>
          <w:szCs w:val="18"/>
          <w:lang w:bidi="ar"/>
        </w:rPr>
        <w:t>土壤有机碳（Soil Organic Carbon, SOC）的高精度反演对红壤区农业可持续管理与全球碳循环研究具有双重意义。针对传统机器学习模型在红壤复杂环境下存在的特征提取能力不足、高维光谱噪声敏感及可解释性欠缺等瓶颈，而以卷积神经网络(CNN)为代表的深度学习方法在土壤高光谱领域研究较少，且对小样本数据建模精度较差，光谱数据的空间特征提取不足。在此基础上提出的深度可分离动态卷积神经网络（Depthwise Separable Dynamic Convolutional Neural Network, DS-DCNN），通过动态卷积核自适应捕获光谱-环境因子的非线性交互特征，实现了海拔、年均降水等环境因子与氮、磷、钾等土壤养分含量的协同建模。通过SHapley Additive exPlanations（SHAP）全局归因表明与模型验证表明，最佳预测模型是基于Savitzky-Golay</w:t>
      </w:r>
      <w:r>
        <w:rPr>
          <w:rFonts w:hint="eastAsia" w:ascii="Times New Roman" w:hAnsi="Times New Roman" w:eastAsia="宋体" w:cs="Times New Roman"/>
          <w:color w:val="000000"/>
          <w:kern w:val="0"/>
          <w:sz w:val="18"/>
          <w:szCs w:val="18"/>
          <w:lang w:eastAsia="zh-CN" w:bidi="ar"/>
        </w:rPr>
        <w:t>（</w:t>
      </w:r>
      <w:r>
        <w:rPr>
          <w:rFonts w:hint="eastAsia" w:ascii="Times New Roman" w:hAnsi="Times New Roman" w:eastAsia="宋体" w:cs="Times New Roman"/>
          <w:color w:val="000000"/>
          <w:kern w:val="0"/>
          <w:sz w:val="18"/>
          <w:szCs w:val="18"/>
          <w:lang w:val="en-US" w:eastAsia="zh-CN" w:bidi="ar"/>
        </w:rPr>
        <w:t>S-G</w:t>
      </w:r>
      <w:r>
        <w:rPr>
          <w:rFonts w:hint="eastAsia" w:ascii="Times New Roman" w:hAnsi="Times New Roman" w:eastAsia="宋体" w:cs="Times New Roman"/>
          <w:color w:val="000000"/>
          <w:kern w:val="0"/>
          <w:sz w:val="18"/>
          <w:szCs w:val="18"/>
          <w:lang w:eastAsia="zh-CN" w:bidi="ar"/>
        </w:rPr>
        <w:t>）</w:t>
      </w:r>
      <w:r>
        <w:rPr>
          <w:rFonts w:hint="eastAsia" w:ascii="Times New Roman" w:hAnsi="Times New Roman" w:eastAsia="宋体" w:cs="Times New Roman"/>
          <w:color w:val="000000"/>
          <w:kern w:val="0"/>
          <w:sz w:val="18"/>
          <w:szCs w:val="18"/>
          <w:lang w:bidi="ar"/>
        </w:rPr>
        <w:t>平滑去噪和一阶微分</w:t>
      </w:r>
      <w:r>
        <w:rPr>
          <w:rFonts w:hint="eastAsia" w:ascii="Times New Roman" w:hAnsi="Times New Roman" w:eastAsia="宋体" w:cs="Times New Roman"/>
          <w:color w:val="000000"/>
          <w:kern w:val="0"/>
          <w:sz w:val="18"/>
          <w:szCs w:val="18"/>
          <w:lang w:val="en-US" w:eastAsia="zh-CN" w:bidi="ar"/>
        </w:rPr>
        <w:t>F</w:t>
      </w:r>
      <w:r>
        <w:rPr>
          <w:rFonts w:hint="eastAsia" w:ascii="Times New Roman" w:hAnsi="Times New Roman" w:eastAsia="宋体" w:cs="Times New Roman"/>
          <w:color w:val="000000"/>
          <w:kern w:val="0"/>
          <w:sz w:val="18"/>
          <w:szCs w:val="18"/>
          <w:lang w:bidi="ar"/>
        </w:rPr>
        <w:t xml:space="preserve">irst-order </w:t>
      </w:r>
      <w:r>
        <w:rPr>
          <w:rFonts w:hint="eastAsia" w:ascii="Times New Roman" w:hAnsi="Times New Roman" w:eastAsia="宋体" w:cs="Times New Roman"/>
          <w:color w:val="000000"/>
          <w:kern w:val="0"/>
          <w:sz w:val="18"/>
          <w:szCs w:val="18"/>
          <w:lang w:val="en-US" w:eastAsia="zh-CN" w:bidi="ar"/>
        </w:rPr>
        <w:t>D</w:t>
      </w:r>
      <w:r>
        <w:rPr>
          <w:rFonts w:hint="eastAsia" w:ascii="Times New Roman" w:hAnsi="Times New Roman" w:eastAsia="宋体" w:cs="Times New Roman"/>
          <w:color w:val="000000"/>
          <w:kern w:val="0"/>
          <w:sz w:val="18"/>
          <w:szCs w:val="18"/>
          <w:lang w:bidi="ar"/>
        </w:rPr>
        <w:t>erivative（FD）结合光谱增强的光谱预处理方式建立的DS-DCNN模型的决定系数（R²）、均方根误差（Root Mean Square Error, RMSE）和相对预测偏差（Relat</w:t>
      </w:r>
      <w:bookmarkStart w:id="43" w:name="_GoBack"/>
      <w:bookmarkEnd w:id="43"/>
      <w:r>
        <w:rPr>
          <w:rFonts w:hint="eastAsia" w:ascii="Times New Roman" w:hAnsi="Times New Roman" w:eastAsia="宋体" w:cs="Times New Roman"/>
          <w:color w:val="000000"/>
          <w:kern w:val="0"/>
          <w:sz w:val="18"/>
          <w:szCs w:val="18"/>
          <w:lang w:bidi="ar"/>
        </w:rPr>
        <w:t>ive Prediction Deviation, RPD）分别达到</w:t>
      </w:r>
      <w:r>
        <w:rPr>
          <w:rFonts w:hint="eastAsia" w:ascii="Times New Roman" w:hAnsi="Times New Roman" w:eastAsia="宋体" w:cs="Times New Roman"/>
          <w:kern w:val="0"/>
          <w:sz w:val="18"/>
          <w:szCs w:val="18"/>
          <w:lang w:eastAsia="zh-CN" w:bidi="ar"/>
        </w:rPr>
        <w:t>0.9167</w:t>
      </w:r>
      <w:r>
        <w:rPr>
          <w:rFonts w:hint="eastAsia" w:ascii="Times New Roman" w:hAnsi="Times New Roman" w:eastAsia="宋体" w:cs="Times New Roman"/>
          <w:kern w:val="0"/>
          <w:sz w:val="18"/>
          <w:szCs w:val="18"/>
          <w:lang w:bidi="ar"/>
        </w:rPr>
        <w:t>，</w:t>
      </w:r>
      <w:r>
        <w:rPr>
          <w:rFonts w:hint="eastAsia" w:ascii="Times New Roman" w:hAnsi="Times New Roman" w:eastAsia="宋体" w:cs="Times New Roman"/>
          <w:kern w:val="0"/>
          <w:sz w:val="18"/>
          <w:szCs w:val="18"/>
          <w:lang w:eastAsia="zh-CN" w:bidi="ar"/>
        </w:rPr>
        <w:t>1.3405</w:t>
      </w:r>
      <w:r>
        <w:rPr>
          <w:rFonts w:hint="eastAsia" w:ascii="Times New Roman" w:hAnsi="Times New Roman" w:eastAsia="宋体" w:cs="Times New Roman"/>
          <w:kern w:val="0"/>
          <w:sz w:val="18"/>
          <w:szCs w:val="18"/>
          <w:lang w:bidi="ar"/>
        </w:rPr>
        <w:t>g/kg</w:t>
      </w:r>
      <w:r>
        <w:rPr>
          <w:rFonts w:hint="eastAsia" w:ascii="Times New Roman" w:hAnsi="Times New Roman" w:eastAsia="宋体" w:cs="Times New Roman"/>
          <w:kern w:val="0"/>
          <w:sz w:val="18"/>
          <w:szCs w:val="18"/>
          <w:vertAlign w:val="superscript"/>
          <w:lang w:bidi="ar"/>
        </w:rPr>
        <w:t>-</w:t>
      </w:r>
      <w:r>
        <w:rPr>
          <w:rFonts w:ascii="Times New Roman" w:hAnsi="Times New Roman" w:eastAsia="宋体" w:cs="Times New Roman"/>
          <w:kern w:val="0"/>
          <w:sz w:val="18"/>
          <w:szCs w:val="18"/>
          <w:vertAlign w:val="superscript"/>
          <w:lang w:bidi="ar"/>
        </w:rPr>
        <w:t>1</w:t>
      </w:r>
      <w:r>
        <w:rPr>
          <w:rFonts w:hint="eastAsia" w:ascii="Times New Roman" w:hAnsi="Times New Roman" w:eastAsia="宋体" w:cs="Times New Roman"/>
          <w:kern w:val="0"/>
          <w:sz w:val="18"/>
          <w:szCs w:val="18"/>
          <w:lang w:bidi="ar"/>
        </w:rPr>
        <w:t>，</w:t>
      </w:r>
      <w:r>
        <w:rPr>
          <w:rFonts w:hint="eastAsia" w:ascii="Times New Roman" w:hAnsi="Times New Roman" w:eastAsia="宋体" w:cs="Times New Roman"/>
          <w:kern w:val="0"/>
          <w:sz w:val="18"/>
          <w:szCs w:val="18"/>
          <w:lang w:eastAsia="zh-CN" w:bidi="ar"/>
        </w:rPr>
        <w:t>3.4649</w:t>
      </w:r>
      <w:r>
        <w:rPr>
          <w:rFonts w:hint="eastAsia" w:ascii="Times New Roman" w:hAnsi="Times New Roman" w:eastAsia="宋体" w:cs="Times New Roman"/>
          <w:kern w:val="0"/>
          <w:sz w:val="18"/>
          <w:szCs w:val="18"/>
          <w:lang w:bidi="ar"/>
        </w:rPr>
        <w:t>，使用DS-DCNN能够对广西林地红壤有机碳含量进行准确预测</w:t>
      </w:r>
      <w:r>
        <w:rPr>
          <w:rFonts w:hint="eastAsia" w:ascii="Times New Roman" w:hAnsi="Times New Roman" w:eastAsia="宋体" w:cs="Times New Roman"/>
          <w:color w:val="000000" w:themeColor="text1"/>
          <w:kern w:val="0"/>
          <w:sz w:val="18"/>
          <w:szCs w:val="18"/>
          <w:lang w:bidi="ar"/>
          <w14:textFill>
            <w14:solidFill>
              <w14:schemeClr w14:val="tx1"/>
            </w14:solidFill>
          </w14:textFill>
        </w:rPr>
        <w:t>。</w:t>
      </w:r>
    </w:p>
    <w:p w14:paraId="179D9435">
      <w:pPr>
        <w:widowControl/>
        <w:rPr>
          <w:rFonts w:hint="eastAsia" w:ascii="Times New Roman" w:hAnsi="Times New Roman" w:eastAsia="宋体" w:cs="Times New Roman"/>
          <w:color w:val="000000"/>
          <w:kern w:val="0"/>
          <w:sz w:val="18"/>
          <w:szCs w:val="18"/>
          <w:lang w:eastAsia="zh-CN" w:bidi="ar"/>
        </w:rPr>
      </w:pPr>
      <w:bookmarkStart w:id="0" w:name="OLE_LINK2"/>
      <w:r>
        <w:rPr>
          <w:rFonts w:ascii="Times New Roman" w:hAnsi="Times New Roman" w:eastAsia="黑体" w:cs="Times New Roman"/>
          <w:color w:val="000000"/>
          <w:kern w:val="0"/>
          <w:sz w:val="18"/>
          <w:szCs w:val="18"/>
          <w:lang w:bidi="ar"/>
        </w:rPr>
        <w:t>关键词：</w:t>
      </w:r>
      <w:bookmarkEnd w:id="0"/>
      <w:bookmarkStart w:id="1" w:name="OLE_LINK1"/>
      <w:r>
        <w:rPr>
          <w:rFonts w:hint="eastAsia" w:ascii="Times New Roman" w:hAnsi="Times New Roman" w:eastAsia="宋体" w:cs="Times New Roman"/>
          <w:color w:val="000000"/>
          <w:kern w:val="0"/>
          <w:sz w:val="18"/>
          <w:szCs w:val="18"/>
          <w:lang w:bidi="ar"/>
        </w:rPr>
        <w:t>红壤有机碳；深度可分离动态卷积；</w:t>
      </w:r>
      <w:r>
        <w:rPr>
          <w:rFonts w:hint="eastAsia" w:ascii="Times New Roman" w:hAnsi="Times New Roman" w:eastAsia="宋体" w:cs="Times New Roman"/>
          <w:color w:val="000000"/>
          <w:kern w:val="0"/>
          <w:sz w:val="18"/>
          <w:szCs w:val="18"/>
          <w:lang w:val="en-US" w:eastAsia="zh-CN" w:bidi="ar"/>
        </w:rPr>
        <w:t>多源数据融合</w:t>
      </w:r>
      <w:r>
        <w:rPr>
          <w:rFonts w:hint="eastAsia" w:ascii="Times New Roman" w:hAnsi="Times New Roman" w:eastAsia="宋体" w:cs="Times New Roman"/>
          <w:color w:val="000000"/>
          <w:kern w:val="0"/>
          <w:sz w:val="18"/>
          <w:szCs w:val="18"/>
          <w:lang w:bidi="ar"/>
        </w:rPr>
        <w:t>；SHAP分析</w:t>
      </w:r>
      <w:r>
        <w:rPr>
          <w:rFonts w:hint="eastAsia" w:ascii="Times New Roman" w:hAnsi="Times New Roman" w:eastAsia="宋体" w:cs="Times New Roman"/>
          <w:color w:val="000000"/>
          <w:kern w:val="0"/>
          <w:sz w:val="18"/>
          <w:szCs w:val="18"/>
          <w:lang w:eastAsia="zh-CN" w:bidi="ar"/>
        </w:rPr>
        <w:t>；</w:t>
      </w:r>
    </w:p>
    <w:bookmarkEnd w:id="1"/>
    <w:p w14:paraId="3E392F25">
      <w:pPr>
        <w:spacing w:before="156" w:beforeLines="50" w:after="156" w:afterLines="50"/>
        <w:rPr>
          <w:rFonts w:ascii="Times New Roman" w:hAnsi="Times New Roman" w:eastAsia="黑体" w:cs="Times New Roman"/>
          <w:sz w:val="24"/>
        </w:rPr>
      </w:pPr>
    </w:p>
    <w:p w14:paraId="53BD275B">
      <w:pPr>
        <w:spacing w:before="156" w:beforeLines="50" w:after="156" w:afterLines="50"/>
        <w:rPr>
          <w:rFonts w:ascii="Times New Roman" w:hAnsi="Times New Roman" w:eastAsia="黑体" w:cs="Times New Roman"/>
          <w:sz w:val="24"/>
        </w:rPr>
      </w:pPr>
      <w:r>
        <w:rPr>
          <w:rFonts w:hint="eastAsia" w:ascii="Times New Roman" w:hAnsi="Times New Roman" w:eastAsia="黑体" w:cs="Times New Roman"/>
          <w:sz w:val="24"/>
        </w:rPr>
        <w:t>引  言</w:t>
      </w:r>
    </w:p>
    <w:p w14:paraId="749B1EF9">
      <w:pPr>
        <w:widowControl/>
        <w:ind w:firstLine="420"/>
        <w:rPr>
          <w:ins w:id="15" w:author="yoyo" w:date="2025-04-29T11:11:58Z"/>
          <w:rFonts w:hint="eastAsia" w:ascii="Times New Roman" w:hAnsi="Times New Roman" w:eastAsia="宋体" w:cs="Times New Roman"/>
          <w:color w:val="000000"/>
          <w:kern w:val="0"/>
          <w:sz w:val="18"/>
          <w:szCs w:val="18"/>
          <w:lang w:eastAsia="zh-CN" w:bidi="ar"/>
        </w:rPr>
      </w:pPr>
      <w:ins w:id="16" w:author="yoyo" w:date="2025-04-29T10:54:13Z">
        <w:r>
          <w:rPr>
            <w:rFonts w:hint="eastAsia" w:ascii="Times New Roman" w:hAnsi="Times New Roman" w:eastAsia="宋体" w:cs="Times New Roman"/>
            <w:i w:val="0"/>
            <w:iCs w:val="0"/>
            <w:caps w:val="0"/>
            <w:color w:val="000000"/>
            <w:spacing w:val="0"/>
            <w:kern w:val="0"/>
            <w:sz w:val="18"/>
            <w:szCs w:val="18"/>
            <w:shd w:val="clear" w:fill="auto"/>
            <w:lang w:bidi="ar"/>
            <w:rPrChange w:id="17" w:author="yoyo" w:date="2025-04-29T10:54:24Z">
              <w:rPr>
                <w:rFonts w:ascii="Segoe UI" w:hAnsi="Segoe UI" w:eastAsia="Segoe UI" w:cs="Segoe UI"/>
                <w:i w:val="0"/>
                <w:iCs w:val="0"/>
                <w:caps w:val="0"/>
                <w:spacing w:val="0"/>
                <w:sz w:val="22"/>
                <w:szCs w:val="22"/>
                <w:shd w:val="clear" w:fill="F6F6F6"/>
              </w:rPr>
            </w:rPrChange>
          </w:rPr>
          <w:t>近年来，土壤有机碳（SOC）的高光谱反演模型构建及其机理研究已成为环境遥感与土壤碳循环领域的前沿热点。</w:t>
        </w:r>
      </w:ins>
      <w:ins w:id="18" w:author="yoyo" w:date="2025-04-29T11:11:12Z">
        <w:r>
          <w:rPr>
            <w:rFonts w:hint="eastAsia" w:ascii="Times New Roman" w:hAnsi="Times New Roman" w:eastAsia="宋体" w:cs="Times New Roman"/>
            <w:color w:val="000000"/>
            <w:kern w:val="0"/>
            <w:sz w:val="18"/>
            <w:szCs w:val="18"/>
            <w:lang w:bidi="ar"/>
          </w:rPr>
          <w:t>高光谱数据预处理</w:t>
        </w:r>
      </w:ins>
      <w:ins w:id="19" w:author="yoyo" w:date="2025-04-29T11:12:54Z">
        <w:r>
          <w:rPr>
            <w:rFonts w:hint="eastAsia" w:ascii="Times New Roman" w:hAnsi="Times New Roman" w:eastAsia="宋体" w:cs="Times New Roman"/>
            <w:color w:val="000000"/>
            <w:kern w:val="0"/>
            <w:sz w:val="18"/>
            <w:szCs w:val="18"/>
            <w:lang w:eastAsia="zh-CN" w:bidi="ar"/>
          </w:rPr>
          <w:t>、</w:t>
        </w:r>
      </w:ins>
      <w:ins w:id="20" w:author="yoyo" w:date="2025-04-29T11:12:55Z">
        <w:r>
          <w:rPr>
            <w:rFonts w:hint="eastAsia" w:ascii="Times New Roman" w:hAnsi="Times New Roman" w:eastAsia="宋体" w:cs="Times New Roman"/>
            <w:color w:val="000000"/>
            <w:kern w:val="0"/>
            <w:sz w:val="18"/>
            <w:szCs w:val="18"/>
            <w:lang w:val="en-US" w:eastAsia="zh-CN" w:bidi="ar"/>
          </w:rPr>
          <w:t>波段</w:t>
        </w:r>
      </w:ins>
      <w:ins w:id="21" w:author="yoyo" w:date="2025-04-29T11:12:56Z">
        <w:r>
          <w:rPr>
            <w:rFonts w:hint="eastAsia" w:ascii="Times New Roman" w:hAnsi="Times New Roman" w:eastAsia="宋体" w:cs="Times New Roman"/>
            <w:color w:val="000000"/>
            <w:kern w:val="0"/>
            <w:sz w:val="18"/>
            <w:szCs w:val="18"/>
            <w:lang w:val="en-US" w:eastAsia="zh-CN" w:bidi="ar"/>
          </w:rPr>
          <w:t>选择</w:t>
        </w:r>
      </w:ins>
      <w:ins w:id="22" w:author="yoyo" w:date="2025-04-29T11:11:12Z">
        <w:r>
          <w:rPr>
            <w:rFonts w:hint="eastAsia" w:ascii="Times New Roman" w:hAnsi="Times New Roman" w:eastAsia="宋体" w:cs="Times New Roman"/>
            <w:color w:val="000000"/>
            <w:kern w:val="0"/>
            <w:sz w:val="18"/>
            <w:szCs w:val="18"/>
            <w:lang w:bidi="ar"/>
          </w:rPr>
          <w:t>和</w:t>
        </w:r>
      </w:ins>
      <w:ins w:id="23" w:author="yoyo" w:date="2025-04-29T11:12:44Z">
        <w:r>
          <w:rPr>
            <w:rFonts w:hint="eastAsia" w:ascii="Times New Roman" w:hAnsi="Times New Roman" w:eastAsia="宋体" w:cs="Times New Roman"/>
            <w:color w:val="000000"/>
            <w:kern w:val="0"/>
            <w:sz w:val="18"/>
            <w:szCs w:val="18"/>
            <w:lang w:val="en-US" w:eastAsia="zh-CN" w:bidi="ar"/>
          </w:rPr>
          <w:t>建模</w:t>
        </w:r>
      </w:ins>
      <w:ins w:id="24" w:author="yoyo" w:date="2025-04-29T11:12:45Z">
        <w:r>
          <w:rPr>
            <w:rFonts w:hint="eastAsia" w:ascii="Times New Roman" w:hAnsi="Times New Roman" w:eastAsia="宋体" w:cs="Times New Roman"/>
            <w:color w:val="000000"/>
            <w:kern w:val="0"/>
            <w:sz w:val="18"/>
            <w:szCs w:val="18"/>
            <w:lang w:val="en-US" w:eastAsia="zh-CN" w:bidi="ar"/>
          </w:rPr>
          <w:t>方法</w:t>
        </w:r>
      </w:ins>
      <w:ins w:id="25" w:author="yoyo" w:date="2025-04-29T11:12:46Z">
        <w:r>
          <w:rPr>
            <w:rFonts w:hint="eastAsia" w:ascii="Times New Roman" w:hAnsi="Times New Roman" w:eastAsia="宋体" w:cs="Times New Roman"/>
            <w:color w:val="000000"/>
            <w:kern w:val="0"/>
            <w:sz w:val="18"/>
            <w:szCs w:val="18"/>
            <w:lang w:val="en-US" w:eastAsia="zh-CN" w:bidi="ar"/>
          </w:rPr>
          <w:t>的</w:t>
        </w:r>
      </w:ins>
      <w:ins w:id="26" w:author="yoyo" w:date="2025-04-29T11:11:12Z">
        <w:r>
          <w:rPr>
            <w:rFonts w:hint="eastAsia" w:ascii="Times New Roman" w:hAnsi="Times New Roman" w:eastAsia="宋体" w:cs="Times New Roman"/>
            <w:color w:val="000000"/>
            <w:kern w:val="0"/>
            <w:sz w:val="18"/>
            <w:szCs w:val="18"/>
            <w:lang w:bidi="ar"/>
          </w:rPr>
          <w:t>选择在一定程度上克服了高光谱数据由于信息量大而导致信息冗余的缺点，提高了光谱建模的精度，是</w:t>
        </w:r>
      </w:ins>
      <w:ins w:id="27" w:author="yoyo" w:date="2025-04-29T11:13:25Z">
        <w:r>
          <w:rPr>
            <w:rFonts w:hint="eastAsia" w:ascii="Times New Roman" w:hAnsi="Times New Roman" w:eastAsia="宋体" w:cs="Times New Roman"/>
            <w:color w:val="000000"/>
            <w:kern w:val="0"/>
            <w:sz w:val="18"/>
            <w:szCs w:val="18"/>
            <w:lang w:val="en-US" w:eastAsia="zh-CN" w:bidi="ar"/>
          </w:rPr>
          <w:t>当下</w:t>
        </w:r>
      </w:ins>
      <w:ins w:id="28" w:author="yoyo" w:date="2025-04-29T11:11:12Z">
        <w:r>
          <w:rPr>
            <w:rFonts w:hint="eastAsia" w:ascii="Times New Roman" w:hAnsi="Times New Roman" w:eastAsia="宋体" w:cs="Times New Roman"/>
            <w:color w:val="000000"/>
            <w:kern w:val="0"/>
            <w:sz w:val="18"/>
            <w:szCs w:val="18"/>
            <w:lang w:bidi="ar"/>
          </w:rPr>
          <w:t>SOC 高光谱预测建模的关键技术</w:t>
        </w:r>
      </w:ins>
      <w:ins w:id="29" w:author="yoyo" w:date="2025-04-29T11:13:13Z">
        <w:r>
          <w:rPr>
            <w:rFonts w:hint="eastAsia" w:ascii="Times New Roman" w:hAnsi="Times New Roman" w:eastAsia="宋体" w:cs="Times New Roman"/>
            <w:color w:val="000000"/>
            <w:kern w:val="0"/>
            <w:sz w:val="18"/>
            <w:szCs w:val="18"/>
            <w:lang w:eastAsia="zh-CN" w:bidi="ar"/>
          </w:rPr>
          <w:t>。</w:t>
        </w:r>
      </w:ins>
    </w:p>
    <w:p w14:paraId="4EBA1983">
      <w:pPr>
        <w:widowControl/>
        <w:ind w:firstLine="420"/>
        <w:jc w:val="left"/>
        <w:rPr>
          <w:ins w:id="30" w:author="yoyo" w:date="2025-04-29T11:29:35Z"/>
          <w:rFonts w:hint="eastAsia" w:ascii="Times New Roman" w:hAnsi="Times New Roman" w:eastAsia="宋体" w:cs="Times New Roman"/>
          <w:color w:val="000000"/>
          <w:kern w:val="0"/>
          <w:sz w:val="18"/>
          <w:szCs w:val="18"/>
          <w:lang w:bidi="ar"/>
        </w:rPr>
      </w:pPr>
      <w:ins w:id="31" w:author="yoyo" w:date="2025-04-29T11:16:02Z">
        <w:r>
          <w:rPr>
            <w:rFonts w:hint="eastAsia" w:ascii="Times New Roman" w:hAnsi="Times New Roman" w:eastAsia="宋体" w:cs="Times New Roman"/>
            <w:color w:val="000000"/>
            <w:kern w:val="0"/>
            <w:sz w:val="18"/>
            <w:szCs w:val="18"/>
            <w:lang w:val="en-US" w:eastAsia="zh-CN" w:bidi="ar"/>
            <w:rPrChange w:id="32" w:author="yoyo" w:date="2025-04-29T11:16:09Z">
              <w:rPr>
                <w:rFonts w:ascii="宋体" w:hAnsi="宋体" w:eastAsia="宋体" w:cs="宋体"/>
                <w:kern w:val="0"/>
                <w:sz w:val="24"/>
                <w:szCs w:val="24"/>
                <w:lang w:val="en-US" w:eastAsia="zh-CN" w:bidi="ar"/>
              </w:rPr>
            </w:rPrChange>
          </w:rPr>
          <w:t>传统机器学习算法（如偏最小二乘回归、支持向量机和随机森林等）在土壤有机碳（SOC）高光谱反演建模中已展现出一定的</w:t>
        </w:r>
      </w:ins>
      <w:ins w:id="33" w:author="yoyo" w:date="2025-04-29T11:16:02Z">
        <w:commentRangeStart w:id="0"/>
        <w:r>
          <w:rPr>
            <w:rFonts w:hint="eastAsia" w:ascii="Times New Roman" w:hAnsi="Times New Roman" w:eastAsia="宋体" w:cs="Times New Roman"/>
            <w:color w:val="000000"/>
            <w:kern w:val="0"/>
            <w:sz w:val="18"/>
            <w:szCs w:val="18"/>
            <w:lang w:val="en-US" w:eastAsia="zh-CN" w:bidi="ar"/>
            <w:rPrChange w:id="34" w:author="yoyo" w:date="2025-04-29T11:16:09Z">
              <w:rPr>
                <w:rFonts w:ascii="宋体" w:hAnsi="宋体" w:eastAsia="宋体" w:cs="宋体"/>
                <w:kern w:val="0"/>
                <w:sz w:val="24"/>
                <w:szCs w:val="24"/>
                <w:lang w:val="en-US" w:eastAsia="zh-CN" w:bidi="ar"/>
              </w:rPr>
            </w:rPrChange>
          </w:rPr>
          <w:t>预测性能</w:t>
        </w:r>
        <w:commentRangeEnd w:id="0"/>
      </w:ins>
      <w:r>
        <w:commentReference w:id="0"/>
      </w:r>
      <w:ins w:id="35" w:author="yoyo" w:date="2025-04-29T11:17:25Z">
        <w:r>
          <w:rPr>
            <w:rFonts w:hint="eastAsia"/>
            <w:lang w:eastAsia="zh-CN"/>
          </w:rPr>
          <w:t>。</w:t>
        </w:r>
      </w:ins>
      <w:ins w:id="36" w:author="yoyo" w:date="2025-04-29T11:19:12Z">
        <w:r>
          <w:rPr>
            <w:rFonts w:hint="eastAsia" w:ascii="Times New Roman" w:hAnsi="Times New Roman" w:eastAsia="宋体" w:cs="Times New Roman"/>
            <w:color w:val="000000"/>
            <w:kern w:val="0"/>
            <w:sz w:val="18"/>
            <w:szCs w:val="18"/>
            <w:lang w:bidi="ar"/>
          </w:rPr>
          <w:t>深度学习（Deep Learning, DL）凭借其强大的特征自动提取能力、非线性建模优势及端到端学习特性，已在计算机视觉、语音识别和控制系统等领域的时空序列数据建模中展现出卓越性能。近年来，该方法进一步拓展至物理、化学及生物学等基础科学领域，为复杂科学问题的数据驱动型研究提供了新的范式。</w:t>
        </w:r>
      </w:ins>
      <w:del w:id="37" w:author="yoyo" w:date="2025-04-29T11:19:12Z">
        <w:r>
          <w:rPr>
            <w:rFonts w:hint="eastAsia" w:ascii="Times New Roman" w:hAnsi="Times New Roman" w:eastAsia="宋体" w:cs="Times New Roman"/>
            <w:color w:val="000000"/>
            <w:kern w:val="0"/>
            <w:sz w:val="18"/>
            <w:szCs w:val="18"/>
            <w:lang w:bidi="ar"/>
          </w:rPr>
          <w:delText>森林土壤有机碳（SOC）是森林生态系统中的重要组成部分，对碳循环、土壤肥力和生物多样性具有深远影响。近年来，深度学习（DL）已成为一个越来越热门的研究领域。它已被用于对计算机视觉、语音识别和控制系统中具有空间上下文的序列和数据进行建模，以及在物理、化学和生物学等相关科学领域中应用</w:delText>
        </w:r>
      </w:del>
      <w:r>
        <w:rPr>
          <w:rFonts w:ascii="Times New Roman" w:hAnsi="Times New Roman" w:eastAsia="宋体" w:cs="Times New Roman"/>
          <w:color w:val="000000"/>
          <w:kern w:val="0"/>
          <w:sz w:val="18"/>
          <w:szCs w:val="18"/>
          <w:vertAlign w:val="superscript"/>
          <w:lang w:bidi="ar"/>
        </w:rPr>
        <w:fldChar w:fldCharType="begin"/>
      </w:r>
      <w:r>
        <w:rPr>
          <w:rFonts w:ascii="Times New Roman" w:hAnsi="Times New Roman" w:eastAsia="宋体" w:cs="Times New Roman"/>
          <w:color w:val="000000"/>
          <w:kern w:val="0"/>
          <w:sz w:val="18"/>
          <w:szCs w:val="18"/>
          <w:vertAlign w:val="superscript"/>
          <w:lang w:bidi="ar"/>
        </w:rPr>
        <w:instrText xml:space="preserve"> REF _Ref195604708 \r \h  \* MERGEFORMAT </w:instrText>
      </w:r>
      <w:r>
        <w:rPr>
          <w:rFonts w:ascii="Times New Roman" w:hAnsi="Times New Roman" w:eastAsia="宋体" w:cs="Times New Roman"/>
          <w:color w:val="000000"/>
          <w:kern w:val="0"/>
          <w:sz w:val="18"/>
          <w:szCs w:val="18"/>
          <w:vertAlign w:val="superscript"/>
          <w:lang w:bidi="ar"/>
        </w:rPr>
        <w:fldChar w:fldCharType="separate"/>
      </w:r>
      <w:r>
        <w:rPr>
          <w:rFonts w:ascii="Times New Roman" w:hAnsi="Times New Roman" w:eastAsia="宋体" w:cs="Times New Roman"/>
          <w:color w:val="000000"/>
          <w:kern w:val="0"/>
          <w:sz w:val="18"/>
          <w:szCs w:val="18"/>
          <w:vertAlign w:val="superscript"/>
          <w:lang w:bidi="ar"/>
        </w:rPr>
        <w:t>[1]</w:t>
      </w:r>
      <w:r>
        <w:rPr>
          <w:rFonts w:ascii="Times New Roman" w:hAnsi="Times New Roman" w:eastAsia="宋体" w:cs="Times New Roman"/>
          <w:color w:val="000000"/>
          <w:kern w:val="0"/>
          <w:sz w:val="18"/>
          <w:szCs w:val="18"/>
          <w:vertAlign w:val="superscript"/>
          <w:lang w:bidi="ar"/>
        </w:rPr>
        <w:fldChar w:fldCharType="end"/>
      </w:r>
      <w:r>
        <w:rPr>
          <w:rFonts w:ascii="Times New Roman" w:hAnsi="Times New Roman" w:eastAsia="宋体" w:cs="Times New Roman"/>
          <w:color w:val="000000"/>
          <w:kern w:val="0"/>
          <w:sz w:val="18"/>
          <w:szCs w:val="18"/>
          <w:lang w:bidi="ar"/>
        </w:rPr>
        <w:t>。</w:t>
      </w:r>
      <w:commentRangeStart w:id="1"/>
      <w:r>
        <w:rPr>
          <w:rFonts w:ascii="Times New Roman" w:hAnsi="Times New Roman" w:eastAsia="宋体" w:cs="Times New Roman"/>
          <w:color w:val="000000"/>
          <w:kern w:val="0"/>
          <w:sz w:val="18"/>
          <w:szCs w:val="18"/>
          <w:lang w:bidi="ar"/>
        </w:rPr>
        <w:t>深度学习模型，特别是卷积神经网络（CNN）的主要优势之一，是其能够学习数据的抽象层次表示，这使得网络能够发现隐藏在数据中的空间、光谱。这使得研究人员和工程师能够简化信息提取处理链，有可能将多模态数据融合、特征提取和推理任务整合到一个单一的、整体的端到端学习框架中</w:t>
      </w:r>
      <w:r>
        <w:rPr>
          <w:rFonts w:ascii="Times New Roman" w:hAnsi="Times New Roman" w:eastAsia="宋体" w:cs="Times New Roman"/>
          <w:color w:val="000000"/>
          <w:kern w:val="0"/>
          <w:sz w:val="18"/>
          <w:szCs w:val="18"/>
          <w:vertAlign w:val="superscript"/>
          <w:lang w:bidi="ar"/>
        </w:rPr>
        <w:fldChar w:fldCharType="begin"/>
      </w:r>
      <w:r>
        <w:rPr>
          <w:rFonts w:ascii="Times New Roman" w:hAnsi="Times New Roman" w:eastAsia="宋体" w:cs="Times New Roman"/>
          <w:color w:val="000000"/>
          <w:kern w:val="0"/>
          <w:sz w:val="18"/>
          <w:szCs w:val="18"/>
          <w:vertAlign w:val="superscript"/>
          <w:lang w:bidi="ar"/>
        </w:rPr>
        <w:instrText xml:space="preserve"> REF _Ref195604717 \r \h  \* MERGEFORMAT </w:instrText>
      </w:r>
      <w:r>
        <w:rPr>
          <w:rFonts w:ascii="Times New Roman" w:hAnsi="Times New Roman" w:eastAsia="宋体" w:cs="Times New Roman"/>
          <w:color w:val="000000"/>
          <w:kern w:val="0"/>
          <w:sz w:val="18"/>
          <w:szCs w:val="18"/>
          <w:vertAlign w:val="superscript"/>
          <w:lang w:bidi="ar"/>
        </w:rPr>
        <w:fldChar w:fldCharType="separate"/>
      </w:r>
      <w:r>
        <w:rPr>
          <w:rFonts w:ascii="Times New Roman" w:hAnsi="Times New Roman" w:eastAsia="宋体" w:cs="Times New Roman"/>
          <w:color w:val="000000"/>
          <w:kern w:val="0"/>
          <w:sz w:val="18"/>
          <w:szCs w:val="18"/>
          <w:vertAlign w:val="superscript"/>
          <w:lang w:bidi="ar"/>
        </w:rPr>
        <w:t>[2]</w:t>
      </w:r>
      <w:r>
        <w:rPr>
          <w:rFonts w:ascii="Times New Roman" w:hAnsi="Times New Roman" w:eastAsia="宋体" w:cs="Times New Roman"/>
          <w:color w:val="000000"/>
          <w:kern w:val="0"/>
          <w:sz w:val="18"/>
          <w:szCs w:val="18"/>
          <w:vertAlign w:val="superscript"/>
          <w:lang w:bidi="ar"/>
        </w:rPr>
        <w:fldChar w:fldCharType="end"/>
      </w:r>
      <w:r>
        <w:rPr>
          <w:rFonts w:ascii="Times New Roman" w:hAnsi="Times New Roman" w:eastAsia="宋体" w:cs="Times New Roman"/>
          <w:color w:val="000000"/>
          <w:kern w:val="0"/>
          <w:sz w:val="18"/>
          <w:szCs w:val="18"/>
          <w:lang w:bidi="ar"/>
        </w:rPr>
        <w:t>。深度学习方法在空间学习和序列学习方面的融合引起了广泛关注，因为它与许多动态地球科学挑战有着显著的相似性</w:t>
      </w:r>
      <w:r>
        <w:rPr>
          <w:rFonts w:ascii="Times New Roman" w:hAnsi="Times New Roman" w:eastAsia="宋体" w:cs="Times New Roman"/>
          <w:color w:val="000000"/>
          <w:kern w:val="0"/>
          <w:sz w:val="18"/>
          <w:szCs w:val="18"/>
          <w:vertAlign w:val="superscript"/>
          <w:lang w:bidi="ar"/>
        </w:rPr>
        <w:fldChar w:fldCharType="begin"/>
      </w:r>
      <w:r>
        <w:rPr>
          <w:rFonts w:ascii="Times New Roman" w:hAnsi="Times New Roman" w:eastAsia="宋体" w:cs="Times New Roman"/>
          <w:color w:val="000000"/>
          <w:kern w:val="0"/>
          <w:sz w:val="18"/>
          <w:szCs w:val="18"/>
          <w:vertAlign w:val="superscript"/>
          <w:lang w:bidi="ar"/>
        </w:rPr>
        <w:instrText xml:space="preserve"> REF _Ref195604724 \r \h  \* MERGEFORMAT </w:instrText>
      </w:r>
      <w:r>
        <w:rPr>
          <w:rFonts w:ascii="Times New Roman" w:hAnsi="Times New Roman" w:eastAsia="宋体" w:cs="Times New Roman"/>
          <w:color w:val="000000"/>
          <w:kern w:val="0"/>
          <w:sz w:val="18"/>
          <w:szCs w:val="18"/>
          <w:vertAlign w:val="superscript"/>
          <w:lang w:bidi="ar"/>
        </w:rPr>
        <w:fldChar w:fldCharType="separate"/>
      </w:r>
      <w:r>
        <w:rPr>
          <w:rFonts w:ascii="Times New Roman" w:hAnsi="Times New Roman" w:eastAsia="宋体" w:cs="Times New Roman"/>
          <w:color w:val="000000"/>
          <w:kern w:val="0"/>
          <w:sz w:val="18"/>
          <w:szCs w:val="18"/>
          <w:vertAlign w:val="superscript"/>
          <w:lang w:bidi="ar"/>
        </w:rPr>
        <w:t>[3]</w:t>
      </w:r>
      <w:r>
        <w:rPr>
          <w:rFonts w:ascii="Times New Roman" w:hAnsi="Times New Roman" w:eastAsia="宋体" w:cs="Times New Roman"/>
          <w:color w:val="000000"/>
          <w:kern w:val="0"/>
          <w:sz w:val="18"/>
          <w:szCs w:val="18"/>
          <w:vertAlign w:val="superscript"/>
          <w:lang w:bidi="ar"/>
        </w:rPr>
        <w:fldChar w:fldCharType="end"/>
      </w:r>
      <w:r>
        <w:rPr>
          <w:rFonts w:hint="eastAsia" w:ascii="Times New Roman" w:hAnsi="Times New Roman" w:eastAsia="宋体" w:cs="Times New Roman"/>
          <w:color w:val="000000"/>
          <w:kern w:val="0"/>
          <w:sz w:val="18"/>
          <w:szCs w:val="18"/>
          <w:lang w:bidi="ar"/>
        </w:rPr>
        <w:t>。在前人的研究中，多种建模方法已被应用于森林土壤有机碳的高光谱估算。土壤有机质 （SOM） 是土壤的重要组成部分，以及其他元素。在 SOM 中，土壤有机碳 （SOC） 约占 57%，</w:t>
      </w:r>
      <w:r>
        <w:rPr>
          <w:rFonts w:hint="eastAsia" w:ascii="Times New Roman" w:hAnsi="Times New Roman" w:eastAsia="宋体" w:cs="Times New Roman"/>
          <w:color w:val="000000"/>
          <w:kern w:val="0"/>
          <w:sz w:val="18"/>
          <w:szCs w:val="18"/>
          <w:vertAlign w:val="superscript"/>
          <w:lang w:bidi="ar"/>
        </w:rPr>
        <w:t xml:space="preserve"> </w:t>
      </w:r>
      <w:r>
        <w:rPr>
          <w:rFonts w:ascii="Times New Roman" w:hAnsi="Times New Roman" w:eastAsia="宋体" w:cs="Times New Roman"/>
          <w:color w:val="000000"/>
          <w:kern w:val="0"/>
          <w:sz w:val="18"/>
          <w:szCs w:val="18"/>
          <w:vertAlign w:val="superscript"/>
          <w:lang w:bidi="ar"/>
        </w:rPr>
        <w:fldChar w:fldCharType="begin"/>
      </w:r>
      <w:r>
        <w:rPr>
          <w:rFonts w:ascii="Times New Roman" w:hAnsi="Times New Roman" w:eastAsia="宋体" w:cs="Times New Roman"/>
          <w:color w:val="000000"/>
          <w:kern w:val="0"/>
          <w:sz w:val="18"/>
          <w:szCs w:val="18"/>
          <w:vertAlign w:val="superscript"/>
          <w:lang w:bidi="ar"/>
        </w:rPr>
        <w:instrText xml:space="preserve"> </w:instrText>
      </w:r>
      <w:r>
        <w:rPr>
          <w:rFonts w:hint="eastAsia" w:ascii="Times New Roman" w:hAnsi="Times New Roman" w:eastAsia="宋体" w:cs="Times New Roman"/>
          <w:color w:val="000000"/>
          <w:kern w:val="0"/>
          <w:sz w:val="18"/>
          <w:szCs w:val="18"/>
          <w:vertAlign w:val="superscript"/>
          <w:lang w:bidi="ar"/>
        </w:rPr>
        <w:instrText xml:space="preserve">REF _Ref195688455 \r \h</w:instrText>
      </w:r>
      <w:r>
        <w:rPr>
          <w:rFonts w:ascii="Times New Roman" w:hAnsi="Times New Roman" w:eastAsia="宋体" w:cs="Times New Roman"/>
          <w:color w:val="000000"/>
          <w:kern w:val="0"/>
          <w:sz w:val="18"/>
          <w:szCs w:val="18"/>
          <w:vertAlign w:val="superscript"/>
          <w:lang w:bidi="ar"/>
        </w:rPr>
        <w:instrText xml:space="preserve">  \* MERGEFORMAT </w:instrText>
      </w:r>
      <w:r>
        <w:rPr>
          <w:rFonts w:ascii="Times New Roman" w:hAnsi="Times New Roman" w:eastAsia="宋体" w:cs="Times New Roman"/>
          <w:color w:val="000000"/>
          <w:kern w:val="0"/>
          <w:sz w:val="18"/>
          <w:szCs w:val="18"/>
          <w:vertAlign w:val="superscript"/>
          <w:lang w:bidi="ar"/>
        </w:rPr>
        <w:fldChar w:fldCharType="separate"/>
      </w:r>
      <w:r>
        <w:rPr>
          <w:rFonts w:ascii="Times New Roman" w:hAnsi="Times New Roman" w:eastAsia="宋体" w:cs="Times New Roman"/>
          <w:color w:val="000000"/>
          <w:kern w:val="0"/>
          <w:sz w:val="18"/>
          <w:szCs w:val="18"/>
          <w:vertAlign w:val="superscript"/>
          <w:lang w:bidi="ar"/>
        </w:rPr>
        <w:t>[4]</w:t>
      </w:r>
      <w:r>
        <w:rPr>
          <w:rFonts w:ascii="Times New Roman" w:hAnsi="Times New Roman" w:eastAsia="宋体" w:cs="Times New Roman"/>
          <w:color w:val="000000"/>
          <w:kern w:val="0"/>
          <w:sz w:val="18"/>
          <w:szCs w:val="18"/>
          <w:vertAlign w:val="superscript"/>
          <w:lang w:bidi="ar"/>
        </w:rPr>
        <w:fldChar w:fldCharType="end"/>
      </w:r>
      <w:r>
        <w:rPr>
          <w:rFonts w:hint="eastAsia" w:ascii="Times New Roman" w:hAnsi="Times New Roman" w:eastAsia="宋体" w:cs="Times New Roman"/>
          <w:color w:val="000000"/>
          <w:kern w:val="0"/>
          <w:sz w:val="18"/>
          <w:szCs w:val="18"/>
          <w:lang w:bidi="ar"/>
        </w:rPr>
        <w:t>它在众多生态过程中起着关键作用，对土壤健康、碳循环和缓解气候具有重大影响。因此，准确测量 SOC 对于了解其空间分布、监测随时间的变化以及做出明智的管理决策至关重要。传统的 SOC 测量方法，如滴定法、比色法和失火法，是劳动密集型的、耗时的，并且通常空间覆盖率有限。传统的线性模型虽然可解释性较强，但在处理复杂数据时效果有限</w:t>
      </w:r>
      <w:r>
        <w:rPr>
          <w:rFonts w:ascii="Times New Roman" w:hAnsi="Times New Roman" w:eastAsia="宋体" w:cs="Times New Roman"/>
          <w:color w:val="000000"/>
          <w:kern w:val="0"/>
          <w:sz w:val="18"/>
          <w:szCs w:val="18"/>
          <w:lang w:bidi="ar"/>
        </w:rPr>
        <w:t>包括人工神经网络（ANN）、支持向量机（SVM）、极端梯度提升（XGBoost）、随机森林（RF）和分位数回归森林（QRF）</w:t>
      </w:r>
      <w:r>
        <w:rPr>
          <w:rFonts w:ascii="Times New Roman" w:hAnsi="Times New Roman" w:eastAsia="宋体" w:cs="Times New Roman"/>
          <w:color w:val="000000"/>
          <w:kern w:val="0"/>
          <w:sz w:val="18"/>
          <w:szCs w:val="18"/>
          <w:vertAlign w:val="superscript"/>
          <w:lang w:bidi="ar"/>
        </w:rPr>
        <w:fldChar w:fldCharType="begin"/>
      </w:r>
      <w:r>
        <w:rPr>
          <w:rFonts w:ascii="Times New Roman" w:hAnsi="Times New Roman" w:eastAsia="宋体" w:cs="Times New Roman"/>
          <w:color w:val="000000"/>
          <w:kern w:val="0"/>
          <w:sz w:val="18"/>
          <w:szCs w:val="18"/>
          <w:vertAlign w:val="superscript"/>
          <w:lang w:bidi="ar"/>
        </w:rPr>
        <w:instrText xml:space="preserve"> REF _Ref195690801 \r \h  \* MERGEFORMAT </w:instrText>
      </w:r>
      <w:r>
        <w:rPr>
          <w:rFonts w:ascii="Times New Roman" w:hAnsi="Times New Roman" w:eastAsia="宋体" w:cs="Times New Roman"/>
          <w:color w:val="000000"/>
          <w:kern w:val="0"/>
          <w:sz w:val="18"/>
          <w:szCs w:val="18"/>
          <w:vertAlign w:val="superscript"/>
          <w:lang w:bidi="ar"/>
        </w:rPr>
        <w:fldChar w:fldCharType="separate"/>
      </w:r>
      <w:r>
        <w:rPr>
          <w:rFonts w:ascii="Times New Roman" w:hAnsi="Times New Roman" w:eastAsia="宋体" w:cs="Times New Roman"/>
          <w:color w:val="000000"/>
          <w:kern w:val="0"/>
          <w:sz w:val="18"/>
          <w:szCs w:val="18"/>
          <w:vertAlign w:val="superscript"/>
          <w:lang w:bidi="ar"/>
        </w:rPr>
        <w:t>[5]</w:t>
      </w:r>
      <w:r>
        <w:rPr>
          <w:rFonts w:ascii="Times New Roman" w:hAnsi="Times New Roman" w:eastAsia="宋体" w:cs="Times New Roman"/>
          <w:color w:val="000000"/>
          <w:kern w:val="0"/>
          <w:sz w:val="18"/>
          <w:szCs w:val="18"/>
          <w:vertAlign w:val="superscript"/>
          <w:lang w:bidi="ar"/>
        </w:rPr>
        <w:fldChar w:fldCharType="end"/>
      </w:r>
      <w:r>
        <w:rPr>
          <w:rFonts w:hint="eastAsia" w:ascii="Times New Roman" w:hAnsi="Times New Roman" w:eastAsia="宋体" w:cs="Times New Roman"/>
          <w:color w:val="000000"/>
          <w:kern w:val="0"/>
          <w:sz w:val="18"/>
          <w:szCs w:val="18"/>
          <w:vertAlign w:val="superscript"/>
          <w:lang w:bidi="ar"/>
        </w:rPr>
        <w:t>-</w:t>
      </w:r>
      <w:r>
        <w:rPr>
          <w:rFonts w:ascii="Times New Roman" w:hAnsi="Times New Roman" w:eastAsia="宋体" w:cs="Times New Roman"/>
          <w:color w:val="000000"/>
          <w:kern w:val="0"/>
          <w:sz w:val="18"/>
          <w:szCs w:val="18"/>
          <w:vertAlign w:val="superscript"/>
          <w:lang w:bidi="ar"/>
        </w:rPr>
        <w:fldChar w:fldCharType="begin"/>
      </w:r>
      <w:r>
        <w:rPr>
          <w:rFonts w:ascii="Times New Roman" w:hAnsi="Times New Roman" w:eastAsia="宋体" w:cs="Times New Roman"/>
          <w:color w:val="000000"/>
          <w:kern w:val="0"/>
          <w:sz w:val="18"/>
          <w:szCs w:val="18"/>
          <w:vertAlign w:val="superscript"/>
          <w:lang w:bidi="ar"/>
        </w:rPr>
        <w:instrText xml:space="preserve"> REF _Ref195690789 \r \h  \* MERGEFORMAT </w:instrText>
      </w:r>
      <w:r>
        <w:rPr>
          <w:rFonts w:ascii="Times New Roman" w:hAnsi="Times New Roman" w:eastAsia="宋体" w:cs="Times New Roman"/>
          <w:color w:val="000000"/>
          <w:kern w:val="0"/>
          <w:sz w:val="18"/>
          <w:szCs w:val="18"/>
          <w:vertAlign w:val="superscript"/>
          <w:lang w:bidi="ar"/>
        </w:rPr>
        <w:fldChar w:fldCharType="separate"/>
      </w:r>
      <w:r>
        <w:rPr>
          <w:rFonts w:ascii="Times New Roman" w:hAnsi="Times New Roman" w:eastAsia="宋体" w:cs="Times New Roman"/>
          <w:color w:val="000000"/>
          <w:kern w:val="0"/>
          <w:sz w:val="18"/>
          <w:szCs w:val="18"/>
          <w:vertAlign w:val="superscript"/>
          <w:lang w:bidi="ar"/>
        </w:rPr>
        <w:t>[7]</w:t>
      </w:r>
      <w:r>
        <w:rPr>
          <w:rFonts w:ascii="Times New Roman" w:hAnsi="Times New Roman" w:eastAsia="宋体" w:cs="Times New Roman"/>
          <w:color w:val="000000"/>
          <w:kern w:val="0"/>
          <w:sz w:val="18"/>
          <w:szCs w:val="18"/>
          <w:vertAlign w:val="superscript"/>
          <w:lang w:bidi="ar"/>
        </w:rPr>
        <w:fldChar w:fldCharType="end"/>
      </w:r>
      <w:r>
        <w:rPr>
          <w:rFonts w:ascii="Times New Roman" w:hAnsi="Times New Roman" w:eastAsia="宋体" w:cs="Times New Roman"/>
          <w:color w:val="000000"/>
          <w:kern w:val="0"/>
          <w:sz w:val="18"/>
          <w:szCs w:val="18"/>
          <w:vertAlign w:val="superscript"/>
          <w:lang w:bidi="ar"/>
        </w:rPr>
        <w:t> </w:t>
      </w:r>
      <w:r>
        <w:rPr>
          <w:rFonts w:hint="eastAsia" w:ascii="Times New Roman" w:hAnsi="Times New Roman" w:eastAsia="宋体" w:cs="Times New Roman"/>
          <w:color w:val="000000"/>
          <w:kern w:val="0"/>
          <w:sz w:val="18"/>
          <w:szCs w:val="18"/>
          <w:lang w:bidi="ar"/>
        </w:rPr>
        <w:t>，然而</w:t>
      </w:r>
      <w:r>
        <w:rPr>
          <w:rFonts w:ascii="Verdana" w:hAnsi="Verdana"/>
          <w:color w:val="222222"/>
          <w:sz w:val="18"/>
          <w:szCs w:val="18"/>
          <w:shd w:val="clear" w:color="auto" w:fill="FFFFFF"/>
        </w:rPr>
        <w:t>大多采用机器学习方法对高光谱数据进行建模, 需要进行复杂的特征工程, 且灵活性较差, 建模精度不佳</w:t>
      </w:r>
      <w:r>
        <w:rPr>
          <w:rFonts w:ascii="Verdana" w:hAnsi="Verdana"/>
          <w:color w:val="222222"/>
          <w:sz w:val="18"/>
          <w:szCs w:val="18"/>
          <w:shd w:val="clear" w:color="auto" w:fill="FFFFFF"/>
          <w:vertAlign w:val="superscript"/>
        </w:rPr>
        <w:fldChar w:fldCharType="begin"/>
      </w:r>
      <w:r>
        <w:rPr>
          <w:rFonts w:ascii="Verdana" w:hAnsi="Verdana"/>
          <w:color w:val="222222"/>
          <w:sz w:val="18"/>
          <w:szCs w:val="18"/>
          <w:shd w:val="clear" w:color="auto" w:fill="FFFFFF"/>
          <w:vertAlign w:val="superscript"/>
        </w:rPr>
        <w:instrText xml:space="preserve"> REF _Ref195688966 \r \h  \* MERGEFORMAT </w:instrText>
      </w:r>
      <w:r>
        <w:rPr>
          <w:rFonts w:ascii="Verdana" w:hAnsi="Verdana"/>
          <w:color w:val="222222"/>
          <w:sz w:val="18"/>
          <w:szCs w:val="18"/>
          <w:shd w:val="clear" w:color="auto" w:fill="FFFFFF"/>
          <w:vertAlign w:val="superscript"/>
        </w:rPr>
        <w:fldChar w:fldCharType="separate"/>
      </w:r>
      <w:r>
        <w:rPr>
          <w:rFonts w:ascii="Verdana" w:hAnsi="Verdana"/>
          <w:color w:val="222222"/>
          <w:sz w:val="18"/>
          <w:szCs w:val="18"/>
          <w:shd w:val="clear" w:color="auto" w:fill="FFFFFF"/>
          <w:vertAlign w:val="superscript"/>
        </w:rPr>
        <w:t>[8]</w:t>
      </w:r>
      <w:r>
        <w:rPr>
          <w:rFonts w:ascii="Verdana" w:hAnsi="Verdana"/>
          <w:color w:val="222222"/>
          <w:sz w:val="18"/>
          <w:szCs w:val="18"/>
          <w:shd w:val="clear" w:color="auto" w:fill="FFFFFF"/>
          <w:vertAlign w:val="superscript"/>
        </w:rPr>
        <w:fldChar w:fldCharType="end"/>
      </w:r>
      <w:commentRangeEnd w:id="1"/>
      <w:r>
        <w:commentReference w:id="1"/>
      </w:r>
      <w:r>
        <w:rPr>
          <w:rFonts w:hint="eastAsia" w:ascii="Times New Roman" w:hAnsi="Times New Roman" w:eastAsia="宋体" w:cs="Times New Roman"/>
          <w:color w:val="000000"/>
          <w:kern w:val="0"/>
          <w:sz w:val="18"/>
          <w:szCs w:val="18"/>
          <w:lang w:bidi="ar"/>
        </w:rPr>
        <w:t>。</w:t>
      </w:r>
      <w:ins w:id="38" w:author="yoyo" w:date="2025-04-29T11:29:52Z">
        <w:r>
          <w:rPr>
            <w:rFonts w:hint="eastAsia" w:ascii="Times New Roman" w:hAnsi="Times New Roman" w:eastAsia="宋体" w:cs="Times New Roman"/>
            <w:color w:val="000000"/>
            <w:kern w:val="0"/>
            <w:sz w:val="18"/>
            <w:szCs w:val="18"/>
            <w:lang w:val="en-US" w:eastAsia="zh-CN" w:bidi="ar"/>
          </w:rPr>
          <w:t>然而</w:t>
        </w:r>
      </w:ins>
      <w:ins w:id="39" w:author="yoyo" w:date="2025-04-29T11:29:35Z">
        <w:r>
          <w:rPr>
            <w:rFonts w:hint="eastAsia" w:ascii="Times New Roman" w:hAnsi="Times New Roman" w:eastAsia="宋体" w:cs="Times New Roman"/>
            <w:color w:val="000000"/>
            <w:kern w:val="0"/>
            <w:sz w:val="18"/>
            <w:szCs w:val="18"/>
            <w:lang w:bidi="ar"/>
          </w:rPr>
          <w:t>现代深度学习模型，如卷积神经网络等，虽然预测效果</w:t>
        </w:r>
      </w:ins>
      <w:ins w:id="40" w:author="yoyo" w:date="2025-04-29T11:36:16Z">
        <w:r>
          <w:rPr>
            <w:rFonts w:hint="eastAsia" w:ascii="Times New Roman" w:hAnsi="Times New Roman" w:eastAsia="宋体" w:cs="Times New Roman"/>
            <w:color w:val="000000"/>
            <w:kern w:val="0"/>
            <w:sz w:val="18"/>
            <w:szCs w:val="18"/>
            <w:lang w:val="en-US" w:eastAsia="zh-CN" w:bidi="ar"/>
          </w:rPr>
          <w:t>不错</w:t>
        </w:r>
      </w:ins>
      <w:ins w:id="41" w:author="yoyo" w:date="2025-04-29T11:29:35Z">
        <w:r>
          <w:rPr>
            <w:rFonts w:hint="eastAsia" w:ascii="Times New Roman" w:hAnsi="Times New Roman" w:eastAsia="宋体" w:cs="Times New Roman"/>
            <w:color w:val="000000"/>
            <w:kern w:val="0"/>
            <w:sz w:val="18"/>
            <w:szCs w:val="18"/>
            <w:lang w:bidi="ar"/>
          </w:rPr>
          <w:t>，但往往被视为“黑盒”模型，难以解释特征重要性。因此，打开“黑盒”模型，解释其内部机制，成为了当前研究的重要课题。SHAP（SHapley Additive exPlanations）</w:t>
        </w:r>
      </w:ins>
      <w:ins w:id="42" w:author="yoyo" w:date="2025-04-29T11:29:35Z">
        <w:r>
          <w:rPr>
            <w:rFonts w:ascii="Times New Roman" w:hAnsi="Times New Roman" w:eastAsia="宋体" w:cs="Times New Roman"/>
            <w:color w:val="000000"/>
            <w:kern w:val="0"/>
            <w:sz w:val="18"/>
            <w:szCs w:val="18"/>
            <w:vertAlign w:val="superscript"/>
            <w:lang w:bidi="ar"/>
          </w:rPr>
          <w:fldChar w:fldCharType="begin"/>
        </w:r>
      </w:ins>
      <w:ins w:id="43" w:author="yoyo" w:date="2025-04-29T11:29:35Z">
        <w:r>
          <w:rPr>
            <w:rFonts w:ascii="Times New Roman" w:hAnsi="Times New Roman" w:eastAsia="宋体" w:cs="Times New Roman"/>
            <w:color w:val="000000"/>
            <w:kern w:val="0"/>
            <w:sz w:val="18"/>
            <w:szCs w:val="18"/>
            <w:vertAlign w:val="superscript"/>
            <w:lang w:bidi="ar"/>
          </w:rPr>
          <w:instrText xml:space="preserve"> </w:instrText>
        </w:r>
      </w:ins>
      <w:ins w:id="44" w:author="yoyo" w:date="2025-04-29T11:29:35Z">
        <w:r>
          <w:rPr>
            <w:rFonts w:hint="eastAsia" w:ascii="Times New Roman" w:hAnsi="Times New Roman" w:eastAsia="宋体" w:cs="Times New Roman"/>
            <w:color w:val="000000"/>
            <w:kern w:val="0"/>
            <w:sz w:val="18"/>
            <w:szCs w:val="18"/>
            <w:vertAlign w:val="superscript"/>
            <w:lang w:bidi="ar"/>
          </w:rPr>
          <w:instrText xml:space="preserve">REF _Ref195609276 \r \h</w:instrText>
        </w:r>
      </w:ins>
      <w:ins w:id="45" w:author="yoyo" w:date="2025-04-29T11:29:35Z">
        <w:r>
          <w:rPr>
            <w:rFonts w:ascii="Times New Roman" w:hAnsi="Times New Roman" w:eastAsia="宋体" w:cs="Times New Roman"/>
            <w:color w:val="000000"/>
            <w:kern w:val="0"/>
            <w:sz w:val="18"/>
            <w:szCs w:val="18"/>
            <w:vertAlign w:val="superscript"/>
            <w:lang w:bidi="ar"/>
          </w:rPr>
          <w:instrText xml:space="preserve">  \* MERGEFORMAT </w:instrText>
        </w:r>
      </w:ins>
      <w:ins w:id="46" w:author="yoyo" w:date="2025-04-29T11:29:35Z">
        <w:r>
          <w:rPr>
            <w:rFonts w:ascii="Times New Roman" w:hAnsi="Times New Roman" w:eastAsia="宋体" w:cs="Times New Roman"/>
            <w:color w:val="000000"/>
            <w:kern w:val="0"/>
            <w:sz w:val="18"/>
            <w:szCs w:val="18"/>
            <w:vertAlign w:val="superscript"/>
            <w:lang w:bidi="ar"/>
          </w:rPr>
          <w:fldChar w:fldCharType="separate"/>
        </w:r>
      </w:ins>
      <w:ins w:id="47" w:author="yoyo" w:date="2025-04-29T11:29:35Z">
        <w:r>
          <w:rPr>
            <w:rFonts w:ascii="Times New Roman" w:hAnsi="Times New Roman" w:eastAsia="宋体" w:cs="Times New Roman"/>
            <w:color w:val="000000"/>
            <w:kern w:val="0"/>
            <w:sz w:val="18"/>
            <w:szCs w:val="18"/>
            <w:vertAlign w:val="superscript"/>
            <w:lang w:bidi="ar"/>
          </w:rPr>
          <w:t>[9]</w:t>
        </w:r>
      </w:ins>
      <w:ins w:id="48" w:author="yoyo" w:date="2025-04-29T11:29:35Z">
        <w:r>
          <w:rPr>
            <w:rFonts w:ascii="Times New Roman" w:hAnsi="Times New Roman" w:eastAsia="宋体" w:cs="Times New Roman"/>
            <w:color w:val="000000"/>
            <w:kern w:val="0"/>
            <w:sz w:val="18"/>
            <w:szCs w:val="18"/>
            <w:vertAlign w:val="superscript"/>
            <w:lang w:bidi="ar"/>
          </w:rPr>
          <w:fldChar w:fldCharType="end"/>
        </w:r>
      </w:ins>
      <w:ins w:id="49" w:author="yoyo" w:date="2025-04-29T11:29:35Z">
        <w:r>
          <w:rPr>
            <w:rFonts w:hint="eastAsia" w:ascii="Times New Roman" w:hAnsi="Times New Roman" w:eastAsia="宋体" w:cs="Times New Roman"/>
            <w:color w:val="000000"/>
            <w:kern w:val="0"/>
            <w:sz w:val="18"/>
            <w:szCs w:val="18"/>
            <w:lang w:bidi="ar"/>
          </w:rPr>
          <w:t>作为一种经典的事后解释框架，</w:t>
        </w:r>
      </w:ins>
      <w:ins w:id="50" w:author="yoyo" w:date="2025-04-29T11:31:02Z">
        <w:r>
          <w:rPr>
            <w:rFonts w:hint="eastAsia" w:ascii="Times New Roman" w:hAnsi="Times New Roman" w:eastAsia="宋体" w:cs="Times New Roman"/>
            <w:color w:val="000000"/>
            <w:kern w:val="0"/>
            <w:sz w:val="18"/>
            <w:szCs w:val="18"/>
            <w:lang w:val="en-US" w:eastAsia="zh-CN" w:bidi="ar"/>
          </w:rPr>
          <w:t>在</w:t>
        </w:r>
      </w:ins>
      <w:ins w:id="51" w:author="yoyo" w:date="2025-04-29T11:31:03Z">
        <w:r>
          <w:rPr>
            <w:rFonts w:hint="eastAsia" w:ascii="Times New Roman" w:hAnsi="Times New Roman" w:eastAsia="宋体" w:cs="Times New Roman"/>
            <w:color w:val="000000"/>
            <w:kern w:val="0"/>
            <w:sz w:val="18"/>
            <w:szCs w:val="18"/>
            <w:lang w:val="en-US" w:eastAsia="zh-CN" w:bidi="ar"/>
          </w:rPr>
          <w:t>模型的</w:t>
        </w:r>
      </w:ins>
      <w:ins w:id="52" w:author="yoyo" w:date="2025-04-29T11:31:04Z">
        <w:r>
          <w:rPr>
            <w:rFonts w:hint="eastAsia" w:ascii="Times New Roman" w:hAnsi="Times New Roman" w:eastAsia="宋体" w:cs="Times New Roman"/>
            <w:color w:val="000000"/>
            <w:kern w:val="0"/>
            <w:sz w:val="18"/>
            <w:szCs w:val="18"/>
            <w:lang w:val="en-US" w:eastAsia="zh-CN" w:bidi="ar"/>
          </w:rPr>
          <w:t>解释</w:t>
        </w:r>
      </w:ins>
      <w:ins w:id="53" w:author="yoyo" w:date="2025-04-29T11:31:09Z">
        <w:r>
          <w:rPr>
            <w:rFonts w:hint="eastAsia" w:ascii="Times New Roman" w:hAnsi="Times New Roman" w:eastAsia="宋体" w:cs="Times New Roman"/>
            <w:color w:val="000000"/>
            <w:kern w:val="0"/>
            <w:sz w:val="18"/>
            <w:szCs w:val="18"/>
            <w:lang w:val="en-US" w:eastAsia="zh-CN" w:bidi="ar"/>
          </w:rPr>
          <w:t>方便</w:t>
        </w:r>
      </w:ins>
      <w:ins w:id="54" w:author="yoyo" w:date="2025-04-29T11:31:11Z">
        <w:r>
          <w:rPr>
            <w:rFonts w:hint="eastAsia" w:ascii="Times New Roman" w:hAnsi="Times New Roman" w:eastAsia="宋体" w:cs="Times New Roman"/>
            <w:color w:val="000000"/>
            <w:kern w:val="0"/>
            <w:sz w:val="18"/>
            <w:szCs w:val="18"/>
            <w:lang w:val="en-US" w:eastAsia="zh-CN" w:bidi="ar"/>
          </w:rPr>
          <w:t>展现出</w:t>
        </w:r>
      </w:ins>
      <w:ins w:id="55" w:author="yoyo" w:date="2025-04-29T11:36:19Z">
        <w:r>
          <w:rPr>
            <w:rFonts w:hint="eastAsia" w:ascii="Times New Roman" w:hAnsi="Times New Roman" w:eastAsia="宋体" w:cs="Times New Roman"/>
            <w:color w:val="000000"/>
            <w:kern w:val="0"/>
            <w:sz w:val="18"/>
            <w:szCs w:val="18"/>
            <w:lang w:val="en-US" w:eastAsia="zh-CN" w:bidi="ar"/>
          </w:rPr>
          <w:t>优异</w:t>
        </w:r>
      </w:ins>
      <w:ins w:id="56" w:author="yoyo" w:date="2025-04-29T11:31:24Z">
        <w:commentRangeStart w:id="2"/>
        <w:r>
          <w:rPr>
            <w:rFonts w:hint="eastAsia" w:ascii="Times New Roman" w:hAnsi="Times New Roman" w:eastAsia="宋体" w:cs="Times New Roman"/>
            <w:color w:val="000000"/>
            <w:kern w:val="0"/>
            <w:sz w:val="18"/>
            <w:szCs w:val="18"/>
            <w:lang w:val="en-US" w:eastAsia="zh-CN" w:bidi="ar"/>
          </w:rPr>
          <w:t>的</w:t>
        </w:r>
      </w:ins>
      <w:ins w:id="57" w:author="yoyo" w:date="2025-04-29T11:31:25Z">
        <w:r>
          <w:rPr>
            <w:rFonts w:hint="eastAsia" w:ascii="Times New Roman" w:hAnsi="Times New Roman" w:eastAsia="宋体" w:cs="Times New Roman"/>
            <w:color w:val="000000"/>
            <w:kern w:val="0"/>
            <w:sz w:val="18"/>
            <w:szCs w:val="18"/>
            <w:lang w:val="en-US" w:eastAsia="zh-CN" w:bidi="ar"/>
          </w:rPr>
          <w:t>性能</w:t>
        </w:r>
        <w:commentRangeEnd w:id="2"/>
      </w:ins>
      <w:r>
        <w:commentReference w:id="2"/>
      </w:r>
      <w:ins w:id="58" w:author="yoyo" w:date="2025-04-29T11:29:35Z">
        <w:r>
          <w:rPr>
            <w:rFonts w:hint="eastAsia" w:ascii="Times New Roman" w:hAnsi="Times New Roman" w:eastAsia="宋体" w:cs="Times New Roman"/>
            <w:color w:val="000000"/>
            <w:kern w:val="0"/>
            <w:sz w:val="18"/>
            <w:szCs w:val="18"/>
            <w:lang w:bidi="ar"/>
          </w:rPr>
          <w:t>。</w:t>
        </w:r>
      </w:ins>
    </w:p>
    <w:p w14:paraId="30C7517C">
      <w:pPr>
        <w:keepNext w:val="0"/>
        <w:keepLines w:val="0"/>
        <w:widowControl/>
        <w:suppressLineNumbers w:val="0"/>
        <w:ind w:firstLine="360" w:firstLineChars="200"/>
        <w:jc w:val="left"/>
        <w:rPr>
          <w:ins w:id="60" w:author="yoyo" w:date="2025-04-29T11:26:34Z"/>
          <w:rFonts w:hint="eastAsia" w:ascii="Times New Roman" w:hAnsi="Times New Roman" w:eastAsia="宋体" w:cs="Times New Roman"/>
          <w:color w:val="000000"/>
          <w:kern w:val="0"/>
          <w:sz w:val="18"/>
          <w:szCs w:val="18"/>
          <w:lang w:bidi="ar"/>
          <w:rPrChange w:id="61" w:author="yoyo" w:date="2025-04-29T11:26:45Z">
            <w:rPr>
              <w:ins w:id="62" w:author="yoyo" w:date="2025-04-29T11:26:34Z"/>
            </w:rPr>
          </w:rPrChange>
        </w:rPr>
        <w:pPrChange w:id="59" w:author="yoyo" w:date="2025-04-29T11:28:33Z">
          <w:pPr>
            <w:keepNext w:val="0"/>
            <w:keepLines w:val="0"/>
            <w:widowControl/>
            <w:suppressLineNumbers w:val="0"/>
            <w:jc w:val="left"/>
          </w:pPr>
        </w:pPrChange>
      </w:pPr>
      <w:ins w:id="63" w:author="yoyo" w:date="2025-04-29T11:26:34Z">
        <w:commentRangeStart w:id="3"/>
        <w:r>
          <w:rPr>
            <w:rFonts w:hint="eastAsia" w:ascii="Times New Roman" w:hAnsi="Times New Roman" w:eastAsia="宋体" w:cs="Times New Roman"/>
            <w:color w:val="000000"/>
            <w:kern w:val="0"/>
            <w:sz w:val="18"/>
            <w:szCs w:val="18"/>
            <w:lang w:val="en-US" w:eastAsia="zh-CN" w:bidi="ar"/>
            <w:rPrChange w:id="64" w:author="yoyo" w:date="2025-04-29T11:26:45Z">
              <w:rPr>
                <w:rFonts w:hint="eastAsia" w:ascii="宋体" w:hAnsi="宋体" w:eastAsia="宋体" w:cs="宋体"/>
                <w:color w:val="000000"/>
                <w:kern w:val="0"/>
                <w:sz w:val="24"/>
                <w:szCs w:val="24"/>
                <w:lang w:val="en-US" w:eastAsia="zh-CN" w:bidi="ar"/>
              </w:rPr>
            </w:rPrChange>
          </w:rPr>
          <w:t xml:space="preserve">土壤高光谱数据只能捕捉的土壤表面的地物信息，而其他环境协变量，如气候、地形、成土母岩、土壤养分、土壤类型和林分类型等因子与地物信息共同影响 </w:t>
        </w:r>
      </w:ins>
      <w:ins w:id="65" w:author="yoyo" w:date="2025-04-29T11:26:34Z">
        <w:r>
          <w:rPr>
            <w:rFonts w:hint="eastAsia" w:ascii="Times New Roman" w:hAnsi="Times New Roman" w:eastAsia="宋体" w:cs="Times New Roman"/>
            <w:color w:val="000000"/>
            <w:kern w:val="0"/>
            <w:sz w:val="18"/>
            <w:szCs w:val="18"/>
            <w:lang w:val="en-US" w:eastAsia="zh-CN" w:bidi="ar"/>
            <w:rPrChange w:id="66" w:author="yoyo" w:date="2025-04-29T11:26:45Z">
              <w:rPr>
                <w:rFonts w:hint="default" w:ascii="Times New Roman" w:hAnsi="Times New Roman" w:eastAsia="宋体" w:cs="Times New Roman"/>
                <w:color w:val="000000"/>
                <w:kern w:val="0"/>
                <w:sz w:val="24"/>
                <w:szCs w:val="24"/>
                <w:lang w:val="en-US" w:eastAsia="zh-CN" w:bidi="ar"/>
              </w:rPr>
            </w:rPrChange>
          </w:rPr>
          <w:t>SOC</w:t>
        </w:r>
      </w:ins>
      <w:ins w:id="67" w:author="yoyo" w:date="2025-04-29T11:26:34Z">
        <w:r>
          <w:rPr>
            <w:rFonts w:hint="eastAsia" w:ascii="Times New Roman" w:hAnsi="Times New Roman" w:eastAsia="宋体" w:cs="Times New Roman"/>
            <w:color w:val="000000"/>
            <w:kern w:val="0"/>
            <w:sz w:val="18"/>
            <w:szCs w:val="18"/>
            <w:lang w:val="en-US" w:eastAsia="zh-CN" w:bidi="ar"/>
            <w:rPrChange w:id="68" w:author="yoyo" w:date="2025-04-29T11:26:45Z">
              <w:rPr>
                <w:rFonts w:hint="eastAsia" w:ascii="宋体" w:hAnsi="宋体" w:eastAsia="宋体" w:cs="宋体"/>
                <w:color w:val="000000"/>
                <w:kern w:val="0"/>
                <w:sz w:val="24"/>
                <w:szCs w:val="24"/>
                <w:lang w:val="en-US" w:eastAsia="zh-CN" w:bidi="ar"/>
              </w:rPr>
            </w:rPrChange>
          </w:rPr>
          <w:t>。环境协变量越来越多地用于</w:t>
        </w:r>
      </w:ins>
      <w:ins w:id="69" w:author="yoyo" w:date="2025-04-29T11:28:48Z">
        <w:r>
          <w:rPr>
            <w:rFonts w:hint="eastAsia" w:ascii="Times New Roman" w:hAnsi="Times New Roman" w:eastAsia="宋体" w:cs="Times New Roman"/>
            <w:color w:val="000000"/>
            <w:kern w:val="0"/>
            <w:sz w:val="18"/>
            <w:szCs w:val="18"/>
            <w:lang w:val="en-US" w:eastAsia="zh-CN" w:bidi="ar"/>
          </w:rPr>
          <w:t>土壤</w:t>
        </w:r>
      </w:ins>
      <w:ins w:id="70" w:author="yoyo" w:date="2025-04-29T11:28:49Z">
        <w:r>
          <w:rPr>
            <w:rFonts w:hint="eastAsia" w:ascii="Times New Roman" w:hAnsi="Times New Roman" w:eastAsia="宋体" w:cs="Times New Roman"/>
            <w:color w:val="000000"/>
            <w:kern w:val="0"/>
            <w:sz w:val="18"/>
            <w:szCs w:val="18"/>
            <w:lang w:val="en-US" w:eastAsia="zh-CN" w:bidi="ar"/>
          </w:rPr>
          <w:t>属性</w:t>
        </w:r>
      </w:ins>
      <w:ins w:id="71" w:author="yoyo" w:date="2025-04-29T11:28:50Z">
        <w:r>
          <w:rPr>
            <w:rFonts w:hint="eastAsia" w:ascii="Times New Roman" w:hAnsi="Times New Roman" w:eastAsia="宋体" w:cs="Times New Roman"/>
            <w:color w:val="000000"/>
            <w:kern w:val="0"/>
            <w:sz w:val="18"/>
            <w:szCs w:val="18"/>
            <w:lang w:val="en-US" w:eastAsia="zh-CN" w:bidi="ar"/>
          </w:rPr>
          <w:t>的</w:t>
        </w:r>
      </w:ins>
      <w:ins w:id="72" w:author="yoyo" w:date="2025-04-29T11:26:34Z">
        <w:r>
          <w:rPr>
            <w:rFonts w:hint="eastAsia" w:ascii="Times New Roman" w:hAnsi="Times New Roman" w:eastAsia="宋体" w:cs="Times New Roman"/>
            <w:color w:val="000000"/>
            <w:kern w:val="0"/>
            <w:sz w:val="18"/>
            <w:szCs w:val="18"/>
            <w:lang w:val="en-US" w:eastAsia="zh-CN" w:bidi="ar"/>
            <w:rPrChange w:id="73" w:author="yoyo" w:date="2025-04-29T11:26:45Z">
              <w:rPr>
                <w:rFonts w:hint="eastAsia" w:ascii="宋体" w:hAnsi="宋体" w:eastAsia="宋体" w:cs="宋体"/>
                <w:color w:val="000000"/>
                <w:kern w:val="0"/>
                <w:sz w:val="24"/>
                <w:szCs w:val="24"/>
                <w:lang w:val="en-US" w:eastAsia="zh-CN" w:bidi="ar"/>
              </w:rPr>
            </w:rPrChange>
          </w:rPr>
          <w:t>预测，以在样本有限的情况下提高预测精度</w:t>
        </w:r>
      </w:ins>
      <w:ins w:id="74" w:author="yoyo" w:date="2025-04-29T11:26:34Z">
        <w:r>
          <w:rPr>
            <w:rFonts w:hint="eastAsia" w:ascii="Times New Roman" w:hAnsi="Times New Roman" w:eastAsia="宋体" w:cs="Times New Roman"/>
            <w:color w:val="000000"/>
            <w:kern w:val="0"/>
            <w:sz w:val="18"/>
            <w:szCs w:val="18"/>
            <w:lang w:val="en-US" w:eastAsia="zh-CN" w:bidi="ar"/>
            <w:rPrChange w:id="75" w:author="yoyo" w:date="2025-04-29T11:26:45Z">
              <w:rPr>
                <w:rFonts w:hint="eastAsia" w:ascii="宋体" w:hAnsi="宋体" w:eastAsia="宋体" w:cs="宋体"/>
                <w:color w:val="000000"/>
                <w:kern w:val="0"/>
                <w:sz w:val="24"/>
                <w:szCs w:val="24"/>
                <w:lang w:val="en-US" w:eastAsia="zh-CN" w:bidi="ar"/>
              </w:rPr>
            </w:rPrChange>
          </w:rPr>
          <w:t>。</w:t>
        </w:r>
        <w:commentRangeEnd w:id="3"/>
      </w:ins>
      <w:r>
        <w:commentReference w:id="3"/>
      </w:r>
    </w:p>
    <w:p w14:paraId="7DE37BCF">
      <w:pPr>
        <w:widowControl/>
        <w:ind w:firstLine="420"/>
        <w:jc w:val="left"/>
        <w:rPr>
          <w:ins w:id="77" w:author="yoyo" w:date="2025-04-29T11:22:06Z"/>
          <w:rFonts w:hint="default" w:ascii="Times New Roman" w:hAnsi="Times New Roman" w:eastAsia="宋体" w:cs="Times New Roman"/>
          <w:color w:val="000000"/>
          <w:kern w:val="0"/>
          <w:sz w:val="18"/>
          <w:szCs w:val="18"/>
          <w:lang w:val="en-US" w:eastAsia="zh-CN" w:bidi="ar"/>
        </w:rPr>
        <w:pPrChange w:id="76" w:author="yoyo" w:date="2025-04-29T11:19:16Z">
          <w:pPr>
            <w:widowControl/>
            <w:ind w:firstLine="420"/>
          </w:pPr>
        </w:pPrChange>
      </w:pPr>
    </w:p>
    <w:p w14:paraId="378AA4D5">
      <w:pPr>
        <w:widowControl/>
        <w:ind w:firstLine="420"/>
        <w:rPr>
          <w:del w:id="78" w:author="yoyo" w:date="2025-04-29T11:32:08Z"/>
          <w:rFonts w:hint="eastAsia" w:ascii="Times New Roman" w:hAnsi="Times New Roman" w:eastAsia="宋体" w:cs="Times New Roman"/>
          <w:color w:val="000000"/>
          <w:kern w:val="0"/>
          <w:sz w:val="18"/>
          <w:szCs w:val="18"/>
          <w:lang w:bidi="ar"/>
        </w:rPr>
      </w:pPr>
      <w:del w:id="79" w:author="yoyo" w:date="2025-04-29T11:32:08Z">
        <w:r>
          <w:rPr>
            <w:rFonts w:hint="eastAsia" w:ascii="Times New Roman" w:hAnsi="Times New Roman" w:eastAsia="宋体" w:cs="Times New Roman"/>
            <w:color w:val="000000"/>
            <w:kern w:val="0"/>
            <w:sz w:val="18"/>
            <w:szCs w:val="18"/>
            <w:lang w:bidi="ar"/>
          </w:rPr>
          <w:delText>而现代深度学习模型，如卷积神经网络等，虽然预测效果优异，但往往被视为“黑盒”模型，难以解释特征重要性。因此，打开“黑盒”模型，解释其内部机制，成为了当前研究的重要课题。SHAP（SHapley Additive exPlanations）</w:delText>
        </w:r>
      </w:del>
      <w:del w:id="80" w:author="yoyo" w:date="2025-04-29T11:32:08Z">
        <w:r>
          <w:rPr>
            <w:rFonts w:ascii="Times New Roman" w:hAnsi="Times New Roman" w:eastAsia="宋体" w:cs="Times New Roman"/>
            <w:color w:val="000000"/>
            <w:kern w:val="0"/>
            <w:sz w:val="18"/>
            <w:szCs w:val="18"/>
            <w:vertAlign w:val="superscript"/>
            <w:lang w:bidi="ar"/>
          </w:rPr>
          <w:fldChar w:fldCharType="begin"/>
        </w:r>
      </w:del>
      <w:del w:id="81" w:author="yoyo" w:date="2025-04-29T11:32:08Z">
        <w:r>
          <w:rPr>
            <w:rFonts w:ascii="Times New Roman" w:hAnsi="Times New Roman" w:eastAsia="宋体" w:cs="Times New Roman"/>
            <w:color w:val="000000"/>
            <w:kern w:val="0"/>
            <w:sz w:val="18"/>
            <w:szCs w:val="18"/>
            <w:vertAlign w:val="superscript"/>
            <w:lang w:bidi="ar"/>
          </w:rPr>
          <w:delInstrText xml:space="preserve"> </w:delInstrText>
        </w:r>
      </w:del>
      <w:del w:id="82" w:author="yoyo" w:date="2025-04-29T11:32:08Z">
        <w:r>
          <w:rPr>
            <w:rFonts w:hint="eastAsia" w:ascii="Times New Roman" w:hAnsi="Times New Roman" w:eastAsia="宋体" w:cs="Times New Roman"/>
            <w:color w:val="000000"/>
            <w:kern w:val="0"/>
            <w:sz w:val="18"/>
            <w:szCs w:val="18"/>
            <w:vertAlign w:val="superscript"/>
            <w:lang w:bidi="ar"/>
          </w:rPr>
          <w:delInstrText xml:space="preserve">REF _Ref195609276 \r \h</w:delInstrText>
        </w:r>
      </w:del>
      <w:del w:id="83" w:author="yoyo" w:date="2025-04-29T11:32:08Z">
        <w:r>
          <w:rPr>
            <w:rFonts w:ascii="Times New Roman" w:hAnsi="Times New Roman" w:eastAsia="宋体" w:cs="Times New Roman"/>
            <w:color w:val="000000"/>
            <w:kern w:val="0"/>
            <w:sz w:val="18"/>
            <w:szCs w:val="18"/>
            <w:vertAlign w:val="superscript"/>
            <w:lang w:bidi="ar"/>
          </w:rPr>
          <w:delInstrText xml:space="preserve">  \* MERGEFORMAT </w:delInstrText>
        </w:r>
      </w:del>
      <w:del w:id="84" w:author="yoyo" w:date="2025-04-29T11:32:08Z">
        <w:r>
          <w:rPr>
            <w:rFonts w:ascii="Times New Roman" w:hAnsi="Times New Roman" w:eastAsia="宋体" w:cs="Times New Roman"/>
            <w:color w:val="000000"/>
            <w:kern w:val="0"/>
            <w:sz w:val="18"/>
            <w:szCs w:val="18"/>
            <w:vertAlign w:val="superscript"/>
            <w:lang w:bidi="ar"/>
          </w:rPr>
          <w:fldChar w:fldCharType="separate"/>
        </w:r>
      </w:del>
      <w:del w:id="85" w:author="yoyo" w:date="2025-04-29T11:32:08Z">
        <w:r>
          <w:rPr>
            <w:rFonts w:ascii="Times New Roman" w:hAnsi="Times New Roman" w:eastAsia="宋体" w:cs="Times New Roman"/>
            <w:color w:val="000000"/>
            <w:kern w:val="0"/>
            <w:sz w:val="18"/>
            <w:szCs w:val="18"/>
            <w:vertAlign w:val="superscript"/>
            <w:lang w:bidi="ar"/>
          </w:rPr>
          <w:delText>[9]</w:delText>
        </w:r>
      </w:del>
      <w:del w:id="86" w:author="yoyo" w:date="2025-04-29T11:32:08Z">
        <w:r>
          <w:rPr>
            <w:rFonts w:ascii="Times New Roman" w:hAnsi="Times New Roman" w:eastAsia="宋体" w:cs="Times New Roman"/>
            <w:color w:val="000000"/>
            <w:kern w:val="0"/>
            <w:sz w:val="18"/>
            <w:szCs w:val="18"/>
            <w:vertAlign w:val="superscript"/>
            <w:lang w:bidi="ar"/>
          </w:rPr>
          <w:fldChar w:fldCharType="end"/>
        </w:r>
      </w:del>
      <w:del w:id="87" w:author="yoyo" w:date="2025-04-29T11:32:08Z">
        <w:r>
          <w:rPr>
            <w:rFonts w:hint="eastAsia" w:ascii="Times New Roman" w:hAnsi="Times New Roman" w:eastAsia="宋体" w:cs="Times New Roman"/>
            <w:color w:val="000000"/>
            <w:kern w:val="0"/>
            <w:sz w:val="18"/>
            <w:szCs w:val="18"/>
            <w:lang w:bidi="ar"/>
          </w:rPr>
          <w:delText>作为一种经典的事后解释框架，通过计算每个特征变量的Shapley Value，可以实现对模型预测结果的有效解释。这种方法不仅提高了模型的可解释性，也为进一步优化模型提供了重要依据。</w:delText>
        </w:r>
      </w:del>
    </w:p>
    <w:p w14:paraId="39D408BC">
      <w:pPr>
        <w:keepNext w:val="0"/>
        <w:keepLines w:val="0"/>
        <w:widowControl/>
        <w:suppressLineNumbers w:val="0"/>
        <w:jc w:val="left"/>
        <w:rPr>
          <w:ins w:id="88" w:author="yoyo" w:date="2025-04-29T14:33:16Z"/>
          <w:rFonts w:hint="eastAsia" w:ascii="Times New Roman" w:hAnsi="Times New Roman" w:eastAsia="宋体" w:cs="Times New Roman"/>
          <w:color w:val="000000" w:themeColor="text1"/>
          <w:kern w:val="0"/>
          <w:sz w:val="18"/>
          <w:szCs w:val="18"/>
          <w:lang w:bidi="ar"/>
          <w:rPrChange w:id="89" w:author="yoyo" w:date="2025-04-29T14:33:23Z">
            <w:rPr>
              <w:ins w:id="90" w:author="yoyo" w:date="2025-04-29T14:33:16Z"/>
            </w:rPr>
          </w:rPrChange>
          <w14:textFill>
            <w14:solidFill>
              <w14:schemeClr w14:val="tx1"/>
            </w14:solidFill>
          </w14:textFill>
        </w:rPr>
      </w:pPr>
      <w:ins w:id="91" w:author="yoyo" w:date="2025-04-29T11:37:52Z">
        <w:r>
          <w:rPr>
            <w:rFonts w:hint="eastAsia" w:ascii="Times New Roman" w:hAnsi="Times New Roman" w:eastAsia="宋体" w:cs="Times New Roman"/>
            <w:color w:val="000000" w:themeColor="text1"/>
            <w:kern w:val="0"/>
            <w:sz w:val="18"/>
            <w:szCs w:val="18"/>
            <w:lang w:bidi="ar"/>
            <w14:textFill>
              <w14:solidFill>
                <w14:schemeClr w14:val="tx1"/>
              </w14:solidFill>
            </w14:textFill>
          </w:rPr>
          <w:t>综上所述，尽管森林土壤有机碳（SOC）高光谱反演技术在数据预处理和建模算法方面已取得显著进展，现有研究仍存在两个关键科学问题亟待解决：（1）森林生态系统特有的环境因子（如</w:t>
        </w:r>
      </w:ins>
      <w:ins w:id="92" w:author="yoyo" w:date="2025-04-29T11:38:13Z">
        <w:r>
          <w:rPr>
            <w:rFonts w:hint="eastAsia" w:ascii="Times New Roman" w:hAnsi="Times New Roman" w:eastAsia="宋体" w:cs="Times New Roman"/>
            <w:color w:val="000000" w:themeColor="text1"/>
            <w:kern w:val="0"/>
            <w:sz w:val="18"/>
            <w:szCs w:val="18"/>
            <w:lang w:val="en-US" w:eastAsia="zh-CN" w:bidi="ar"/>
            <w14:textFill>
              <w14:solidFill>
                <w14:schemeClr w14:val="tx1"/>
              </w14:solidFill>
            </w14:textFill>
          </w:rPr>
          <w:t>气候</w:t>
        </w:r>
      </w:ins>
      <w:ins w:id="93" w:author="yoyo" w:date="2025-04-29T11:38:22Z">
        <w:r>
          <w:rPr>
            <w:rFonts w:hint="eastAsia" w:ascii="Times New Roman" w:hAnsi="Times New Roman" w:eastAsia="宋体" w:cs="Times New Roman"/>
            <w:color w:val="000000" w:themeColor="text1"/>
            <w:kern w:val="0"/>
            <w:sz w:val="18"/>
            <w:szCs w:val="18"/>
            <w:lang w:val="en-US" w:eastAsia="zh-CN" w:bidi="ar"/>
            <w14:textFill>
              <w14:solidFill>
                <w14:schemeClr w14:val="tx1"/>
              </w14:solidFill>
            </w14:textFill>
          </w:rPr>
          <w:t>、</w:t>
        </w:r>
      </w:ins>
      <w:ins w:id="94" w:author="yoyo" w:date="2025-04-29T11:38:19Z">
        <w:r>
          <w:rPr>
            <w:rFonts w:hint="eastAsia" w:ascii="Times New Roman" w:hAnsi="Times New Roman" w:eastAsia="宋体" w:cs="Times New Roman"/>
            <w:color w:val="000000" w:themeColor="text1"/>
            <w:kern w:val="0"/>
            <w:sz w:val="18"/>
            <w:szCs w:val="18"/>
            <w:lang w:val="en-US" w:eastAsia="zh-CN" w:bidi="ar"/>
            <w14:textFill>
              <w14:solidFill>
                <w14:schemeClr w14:val="tx1"/>
              </w14:solidFill>
            </w14:textFill>
          </w:rPr>
          <w:t>地形</w:t>
        </w:r>
      </w:ins>
      <w:ins w:id="95" w:author="yoyo" w:date="2025-04-29T11:38:28Z">
        <w:r>
          <w:rPr>
            <w:rFonts w:hint="eastAsia" w:ascii="Times New Roman" w:hAnsi="Times New Roman" w:eastAsia="宋体" w:cs="Times New Roman"/>
            <w:color w:val="000000" w:themeColor="text1"/>
            <w:kern w:val="0"/>
            <w:sz w:val="18"/>
            <w:szCs w:val="18"/>
            <w:lang w:val="en-US" w:eastAsia="zh-CN" w:bidi="ar"/>
            <w14:textFill>
              <w14:solidFill>
                <w14:schemeClr w14:val="tx1"/>
              </w14:solidFill>
            </w14:textFill>
          </w:rPr>
          <w:t>条件</w:t>
        </w:r>
      </w:ins>
      <w:ins w:id="96" w:author="yoyo" w:date="2025-04-29T11:37:52Z">
        <w:r>
          <w:rPr>
            <w:rFonts w:hint="eastAsia" w:ascii="Times New Roman" w:hAnsi="Times New Roman" w:eastAsia="宋体" w:cs="Times New Roman"/>
            <w:color w:val="000000" w:themeColor="text1"/>
            <w:kern w:val="0"/>
            <w:sz w:val="18"/>
            <w:szCs w:val="18"/>
            <w:lang w:bidi="ar"/>
            <w14:textFill>
              <w14:solidFill>
                <w14:schemeClr w14:val="tx1"/>
              </w14:solidFill>
            </w14:textFill>
          </w:rPr>
          <w:t>和</w:t>
        </w:r>
      </w:ins>
      <w:ins w:id="97" w:author="yoyo" w:date="2025-04-29T11:38:32Z">
        <w:r>
          <w:rPr>
            <w:rFonts w:hint="eastAsia" w:ascii="Times New Roman" w:hAnsi="Times New Roman" w:eastAsia="宋体" w:cs="Times New Roman"/>
            <w:color w:val="000000" w:themeColor="text1"/>
            <w:kern w:val="0"/>
            <w:sz w:val="18"/>
            <w:szCs w:val="18"/>
            <w:lang w:val="en-US" w:eastAsia="zh-CN" w:bidi="ar"/>
            <w14:textFill>
              <w14:solidFill>
                <w14:schemeClr w14:val="tx1"/>
              </w14:solidFill>
            </w14:textFill>
          </w:rPr>
          <w:t>土壤</w:t>
        </w:r>
      </w:ins>
      <w:ins w:id="98" w:author="yoyo" w:date="2025-04-29T11:38:33Z">
        <w:r>
          <w:rPr>
            <w:rFonts w:hint="eastAsia" w:ascii="Times New Roman" w:hAnsi="Times New Roman" w:eastAsia="宋体" w:cs="Times New Roman"/>
            <w:color w:val="000000" w:themeColor="text1"/>
            <w:kern w:val="0"/>
            <w:sz w:val="18"/>
            <w:szCs w:val="18"/>
            <w:lang w:val="en-US" w:eastAsia="zh-CN" w:bidi="ar"/>
            <w14:textFill>
              <w14:solidFill>
                <w14:schemeClr w14:val="tx1"/>
              </w14:solidFill>
            </w14:textFill>
          </w:rPr>
          <w:t>养分</w:t>
        </w:r>
      </w:ins>
      <w:ins w:id="99" w:author="yoyo" w:date="2025-04-29T11:38:34Z">
        <w:r>
          <w:rPr>
            <w:rFonts w:hint="eastAsia" w:ascii="Times New Roman" w:hAnsi="Times New Roman" w:eastAsia="宋体" w:cs="Times New Roman"/>
            <w:color w:val="000000" w:themeColor="text1"/>
            <w:kern w:val="0"/>
            <w:sz w:val="18"/>
            <w:szCs w:val="18"/>
            <w:lang w:val="en-US" w:eastAsia="zh-CN" w:bidi="ar"/>
            <w14:textFill>
              <w14:solidFill>
                <w14:schemeClr w14:val="tx1"/>
              </w14:solidFill>
            </w14:textFill>
          </w:rPr>
          <w:t>等</w:t>
        </w:r>
      </w:ins>
      <w:ins w:id="100" w:author="yoyo" w:date="2025-04-29T11:37:52Z">
        <w:r>
          <w:rPr>
            <w:rFonts w:hint="eastAsia" w:ascii="Times New Roman" w:hAnsi="Times New Roman" w:eastAsia="宋体" w:cs="Times New Roman"/>
            <w:color w:val="000000" w:themeColor="text1"/>
            <w:kern w:val="0"/>
            <w:sz w:val="18"/>
            <w:szCs w:val="18"/>
            <w:lang w:bidi="ar"/>
            <w14:textFill>
              <w14:solidFill>
                <w14:schemeClr w14:val="tx1"/>
              </w14:solidFill>
            </w14:textFill>
          </w:rPr>
          <w:t>）对SOC形成过程的影响机制尚未被系统整合到高光谱建模中；（2）当前模型多呈现"黑箱"特性，缺乏对模型内部特征提取机制与SOC生物地球化学过程关联性的解释性研究。这些局限性制约了高光谱技术在森林碳循环精准监测中的应用潜力。</w:t>
        </w:r>
      </w:ins>
      <w:ins w:id="101" w:author="yoyo" w:date="2025-04-29T14:28:43Z">
        <w:r>
          <w:rPr>
            <w:rFonts w:hint="eastAsia" w:ascii="Times New Roman" w:hAnsi="Times New Roman" w:eastAsia="宋体" w:cs="Times New Roman"/>
            <w:color w:val="000000" w:themeColor="text1"/>
            <w:kern w:val="0"/>
            <w:sz w:val="18"/>
            <w:szCs w:val="18"/>
            <w:lang w:val="en-US" w:eastAsia="zh-CN" w:bidi="ar"/>
            <w14:textFill>
              <w14:solidFill>
                <w14:schemeClr w14:val="tx1"/>
              </w14:solidFill>
            </w14:textFill>
          </w:rPr>
          <w:t>项目组</w:t>
        </w:r>
      </w:ins>
      <w:del w:id="102" w:author="yoyo" w:date="2025-04-29T11:37:52Z">
        <w:r>
          <w:rPr>
            <w:rFonts w:hint="eastAsia" w:ascii="Times New Roman" w:hAnsi="Times New Roman" w:eastAsia="宋体" w:cs="Times New Roman"/>
            <w:color w:val="000000" w:themeColor="text1"/>
            <w:kern w:val="0"/>
            <w:sz w:val="18"/>
            <w:szCs w:val="18"/>
            <w:lang w:bidi="ar"/>
            <w14:textFill>
              <w14:solidFill>
                <w14:schemeClr w14:val="tx1"/>
              </w14:solidFill>
            </w14:textFill>
          </w:rPr>
          <w:delText>综上所述，森林土壤有机碳高光谱建模</w:delText>
        </w:r>
      </w:del>
      <w:del w:id="103" w:author="yoyo" w:date="2025-04-29T11:37:52Z">
        <w:r>
          <w:rPr>
            <w:rFonts w:hint="eastAsia" w:ascii="Times New Roman" w:hAnsi="Times New Roman" w:eastAsia="宋体" w:cs="Times New Roman"/>
            <w:color w:val="000000" w:themeColor="text1"/>
            <w:kern w:val="0"/>
            <w:sz w:val="18"/>
            <w:szCs w:val="18"/>
            <w:lang w:val="en-US" w:bidi="ar"/>
            <w14:textFill>
              <w14:solidFill>
                <w14:schemeClr w14:val="tx1"/>
              </w14:solidFill>
            </w14:textFill>
          </w:rPr>
          <w:delText>领域</w:delText>
        </w:r>
      </w:del>
      <w:del w:id="104" w:author="yoyo" w:date="2025-04-29T11:37:52Z">
        <w:r>
          <w:rPr>
            <w:rFonts w:hint="eastAsia" w:ascii="Times New Roman" w:hAnsi="Times New Roman" w:eastAsia="宋体" w:cs="Times New Roman"/>
            <w:color w:val="000000" w:themeColor="text1"/>
            <w:kern w:val="0"/>
            <w:sz w:val="18"/>
            <w:szCs w:val="18"/>
            <w:lang w:bidi="ar"/>
            <w14:textFill>
              <w14:solidFill>
                <w14:schemeClr w14:val="tx1"/>
              </w14:solidFill>
            </w14:textFill>
          </w:rPr>
          <w:delText>已取得了显著进展，但仍需不断探索和完善。</w:delText>
        </w:r>
      </w:del>
      <w:r>
        <w:rPr>
          <w:rFonts w:hint="eastAsia" w:ascii="Times New Roman" w:hAnsi="Times New Roman" w:eastAsia="宋体" w:cs="Times New Roman"/>
          <w:color w:val="000000" w:themeColor="text1"/>
          <w:kern w:val="0"/>
          <w:sz w:val="18"/>
          <w:szCs w:val="18"/>
          <w:lang w:bidi="ar"/>
          <w14:textFill>
            <w14:solidFill>
              <w14:schemeClr w14:val="tx1"/>
            </w14:solidFill>
          </w14:textFill>
        </w:rPr>
        <w:t>在前期研究中，已经探明光谱波段经过S-G 平滑结合一阶微分的预处理方式下使用深度学习模型进行建模可以得到较好的预测结果</w:t>
      </w:r>
      <w:r>
        <w:rPr>
          <w:rFonts w:ascii="Times New Roman" w:hAnsi="Times New Roman" w:eastAsia="宋体" w:cs="Times New Roman"/>
          <w:color w:val="000000" w:themeColor="text1"/>
          <w:kern w:val="0"/>
          <w:sz w:val="18"/>
          <w:szCs w:val="18"/>
          <w:vertAlign w:val="superscript"/>
          <w:lang w:bidi="ar"/>
          <w14:textFill>
            <w14:solidFill>
              <w14:schemeClr w14:val="tx1"/>
            </w14:solidFill>
          </w14:textFill>
        </w:rPr>
        <w:fldChar w:fldCharType="begin"/>
      </w:r>
      <w:r>
        <w:rPr>
          <w:rFonts w:ascii="Times New Roman" w:hAnsi="Times New Roman" w:eastAsia="宋体" w:cs="Times New Roman"/>
          <w:color w:val="000000" w:themeColor="text1"/>
          <w:kern w:val="0"/>
          <w:sz w:val="18"/>
          <w:szCs w:val="18"/>
          <w:vertAlign w:val="superscript"/>
          <w:lang w:bidi="ar"/>
          <w14:textFill>
            <w14:solidFill>
              <w14:schemeClr w14:val="tx1"/>
            </w14:solidFill>
          </w14:textFill>
        </w:rPr>
        <w:instrText xml:space="preserve"> </w:instrText>
      </w:r>
      <w:r>
        <w:rPr>
          <w:rFonts w:hint="eastAsia" w:ascii="Times New Roman" w:hAnsi="Times New Roman" w:eastAsia="宋体" w:cs="Times New Roman"/>
          <w:color w:val="000000" w:themeColor="text1"/>
          <w:kern w:val="0"/>
          <w:sz w:val="18"/>
          <w:szCs w:val="18"/>
          <w:vertAlign w:val="superscript"/>
          <w:lang w:bidi="ar"/>
          <w14:textFill>
            <w14:solidFill>
              <w14:schemeClr w14:val="tx1"/>
            </w14:solidFill>
          </w14:textFill>
        </w:rPr>
        <w:instrText xml:space="preserve">REF _Ref195699292 \r \h</w:instrText>
      </w:r>
      <w:r>
        <w:rPr>
          <w:rFonts w:ascii="Times New Roman" w:hAnsi="Times New Roman" w:eastAsia="宋体" w:cs="Times New Roman"/>
          <w:color w:val="000000" w:themeColor="text1"/>
          <w:kern w:val="0"/>
          <w:sz w:val="18"/>
          <w:szCs w:val="18"/>
          <w:vertAlign w:val="superscript"/>
          <w:lang w:bidi="ar"/>
          <w14:textFill>
            <w14:solidFill>
              <w14:schemeClr w14:val="tx1"/>
            </w14:solidFill>
          </w14:textFill>
        </w:rPr>
        <w:instrText xml:space="preserve">  \* MERGEFORMAT </w:instrText>
      </w:r>
      <w:r>
        <w:rPr>
          <w:rFonts w:ascii="Times New Roman" w:hAnsi="Times New Roman" w:eastAsia="宋体" w:cs="Times New Roman"/>
          <w:color w:val="000000" w:themeColor="text1"/>
          <w:kern w:val="0"/>
          <w:sz w:val="18"/>
          <w:szCs w:val="18"/>
          <w:vertAlign w:val="superscript"/>
          <w:lang w:bidi="ar"/>
          <w14:textFill>
            <w14:solidFill>
              <w14:schemeClr w14:val="tx1"/>
            </w14:solidFill>
          </w14:textFill>
        </w:rPr>
        <w:fldChar w:fldCharType="separate"/>
      </w:r>
      <w:r>
        <w:rPr>
          <w:rFonts w:ascii="Times New Roman" w:hAnsi="Times New Roman" w:eastAsia="宋体" w:cs="Times New Roman"/>
          <w:color w:val="000000" w:themeColor="text1"/>
          <w:kern w:val="0"/>
          <w:sz w:val="18"/>
          <w:szCs w:val="18"/>
          <w:vertAlign w:val="superscript"/>
          <w:lang w:bidi="ar"/>
          <w14:textFill>
            <w14:solidFill>
              <w14:schemeClr w14:val="tx1"/>
            </w14:solidFill>
          </w14:textFill>
        </w:rPr>
        <w:t>[10]</w:t>
      </w:r>
      <w:r>
        <w:rPr>
          <w:rFonts w:ascii="Times New Roman" w:hAnsi="Times New Roman" w:eastAsia="宋体" w:cs="Times New Roman"/>
          <w:color w:val="000000" w:themeColor="text1"/>
          <w:kern w:val="0"/>
          <w:sz w:val="18"/>
          <w:szCs w:val="18"/>
          <w:vertAlign w:val="superscript"/>
          <w:lang w:bidi="ar"/>
          <w14:textFill>
            <w14:solidFill>
              <w14:schemeClr w14:val="tx1"/>
            </w14:solidFill>
          </w14:textFill>
        </w:rPr>
        <w:fldChar w:fldCharType="end"/>
      </w:r>
      <w:r>
        <w:rPr>
          <w:rFonts w:hint="eastAsia" w:ascii="Times New Roman" w:hAnsi="Times New Roman" w:eastAsia="宋体" w:cs="Times New Roman"/>
          <w:color w:val="000000" w:themeColor="text1"/>
          <w:kern w:val="0"/>
          <w:sz w:val="18"/>
          <w:szCs w:val="18"/>
          <w:lang w:bidi="ar"/>
          <w14:textFill>
            <w14:solidFill>
              <w14:schemeClr w14:val="tx1"/>
            </w14:solidFill>
          </w14:textFill>
        </w:rPr>
        <w:t>，</w:t>
      </w:r>
      <w:ins w:id="105" w:author="yoyo" w:date="2025-04-29T14:33:16Z">
        <w:r>
          <w:rPr>
            <w:rFonts w:hint="eastAsia" w:ascii="Times New Roman" w:hAnsi="Times New Roman" w:eastAsia="宋体" w:cs="Times New Roman"/>
            <w:color w:val="000000" w:themeColor="text1"/>
            <w:kern w:val="0"/>
            <w:sz w:val="18"/>
            <w:szCs w:val="18"/>
            <w:lang w:val="en-US" w:eastAsia="zh-CN" w:bidi="ar"/>
            <w:rPrChange w:id="106" w:author="yoyo" w:date="2025-04-29T14:33:23Z">
              <w:rPr>
                <w:rFonts w:ascii="宋体" w:hAnsi="宋体" w:eastAsia="宋体" w:cs="宋体"/>
                <w:kern w:val="0"/>
                <w:sz w:val="24"/>
                <w:szCs w:val="24"/>
                <w:lang w:val="en-US" w:eastAsia="zh-CN" w:bidi="ar"/>
              </w:rPr>
            </w:rPrChange>
            <w14:textFill>
              <w14:solidFill>
                <w14:schemeClr w14:val="tx1"/>
              </w14:solidFill>
            </w14:textFill>
          </w:rPr>
          <w:t>本研究在现有高光谱建模方法的基础上，创新性地整合</w:t>
        </w:r>
      </w:ins>
      <w:ins w:id="107" w:author="yoyo" w:date="2025-04-29T14:33:39Z">
        <w:r>
          <w:rPr>
            <w:rFonts w:hint="eastAsia" w:ascii="Times New Roman" w:hAnsi="Times New Roman" w:eastAsia="宋体" w:cs="Times New Roman"/>
            <w:color w:val="000000" w:themeColor="text1"/>
            <w:kern w:val="0"/>
            <w:sz w:val="18"/>
            <w:szCs w:val="18"/>
            <w:lang w:val="en-US" w:eastAsia="zh-CN" w:bidi="ar"/>
            <w14:textFill>
              <w14:solidFill>
                <w14:schemeClr w14:val="tx1"/>
              </w14:solidFill>
            </w14:textFill>
          </w:rPr>
          <w:t>森林</w:t>
        </w:r>
      </w:ins>
      <w:ins w:id="108" w:author="yoyo" w:date="2025-04-29T14:33:40Z">
        <w:r>
          <w:rPr>
            <w:rFonts w:hint="eastAsia" w:ascii="Times New Roman" w:hAnsi="Times New Roman" w:eastAsia="宋体" w:cs="Times New Roman"/>
            <w:color w:val="000000" w:themeColor="text1"/>
            <w:kern w:val="0"/>
            <w:sz w:val="18"/>
            <w:szCs w:val="18"/>
            <w:lang w:val="en-US" w:eastAsia="zh-CN" w:bidi="ar"/>
            <w14:textFill>
              <w14:solidFill>
                <w14:schemeClr w14:val="tx1"/>
              </w14:solidFill>
            </w14:textFill>
          </w:rPr>
          <w:t>土壤</w:t>
        </w:r>
      </w:ins>
      <w:ins w:id="109" w:author="yoyo" w:date="2025-04-29T14:33:41Z">
        <w:r>
          <w:rPr>
            <w:rFonts w:hint="eastAsia" w:ascii="Times New Roman" w:hAnsi="Times New Roman" w:eastAsia="宋体" w:cs="Times New Roman"/>
            <w:color w:val="000000" w:themeColor="text1"/>
            <w:kern w:val="0"/>
            <w:sz w:val="18"/>
            <w:szCs w:val="18"/>
            <w:lang w:val="en-US" w:eastAsia="zh-CN" w:bidi="ar"/>
            <w14:textFill>
              <w14:solidFill>
                <w14:schemeClr w14:val="tx1"/>
              </w14:solidFill>
            </w14:textFill>
          </w:rPr>
          <w:t>S</w:t>
        </w:r>
      </w:ins>
      <w:ins w:id="110" w:author="yoyo" w:date="2025-04-29T14:33:42Z">
        <w:r>
          <w:rPr>
            <w:rFonts w:hint="eastAsia" w:ascii="Times New Roman" w:hAnsi="Times New Roman" w:eastAsia="宋体" w:cs="Times New Roman"/>
            <w:color w:val="000000" w:themeColor="text1"/>
            <w:kern w:val="0"/>
            <w:sz w:val="18"/>
            <w:szCs w:val="18"/>
            <w:lang w:val="en-US" w:eastAsia="zh-CN" w:bidi="ar"/>
            <w14:textFill>
              <w14:solidFill>
                <w14:schemeClr w14:val="tx1"/>
              </w14:solidFill>
            </w14:textFill>
          </w:rPr>
          <w:t>OC</w:t>
        </w:r>
      </w:ins>
      <w:ins w:id="111" w:author="yoyo" w:date="2025-04-29T14:33:16Z">
        <w:r>
          <w:rPr>
            <w:rFonts w:hint="eastAsia" w:ascii="Times New Roman" w:hAnsi="Times New Roman" w:eastAsia="宋体" w:cs="Times New Roman"/>
            <w:color w:val="000000" w:themeColor="text1"/>
            <w:kern w:val="0"/>
            <w:sz w:val="18"/>
            <w:szCs w:val="18"/>
            <w:lang w:val="en-US" w:eastAsia="zh-CN" w:bidi="ar"/>
            <w:rPrChange w:id="112" w:author="yoyo" w:date="2025-04-29T14:33:23Z">
              <w:rPr>
                <w:rFonts w:ascii="宋体" w:hAnsi="宋体" w:eastAsia="宋体" w:cs="宋体"/>
                <w:kern w:val="0"/>
                <w:sz w:val="24"/>
                <w:szCs w:val="24"/>
                <w:lang w:val="en-US" w:eastAsia="zh-CN" w:bidi="ar"/>
              </w:rPr>
            </w:rPrChange>
            <w14:textFill>
              <w14:solidFill>
                <w14:schemeClr w14:val="tx1"/>
              </w14:solidFill>
            </w14:textFill>
          </w:rPr>
          <w:t>环境驱动因子，构建多源数据融合的深度学习预测模型。通过引入SHAP可解释性分析框架，系统解析各</w:t>
        </w:r>
      </w:ins>
      <w:ins w:id="113" w:author="yoyo" w:date="2025-04-29T14:33:58Z">
        <w:r>
          <w:rPr>
            <w:rFonts w:hint="eastAsia" w:ascii="Times New Roman" w:hAnsi="Times New Roman" w:eastAsia="宋体" w:cs="Times New Roman"/>
            <w:color w:val="000000" w:themeColor="text1"/>
            <w:kern w:val="0"/>
            <w:sz w:val="18"/>
            <w:szCs w:val="18"/>
            <w:lang w:val="en-US" w:eastAsia="zh-CN" w:bidi="ar"/>
            <w14:textFill>
              <w14:solidFill>
                <w14:schemeClr w14:val="tx1"/>
              </w14:solidFill>
            </w14:textFill>
          </w:rPr>
          <w:t>光谱</w:t>
        </w:r>
      </w:ins>
      <w:ins w:id="114" w:author="yoyo" w:date="2025-04-29T14:33:59Z">
        <w:r>
          <w:rPr>
            <w:rFonts w:hint="eastAsia" w:ascii="Times New Roman" w:hAnsi="Times New Roman" w:eastAsia="宋体" w:cs="Times New Roman"/>
            <w:color w:val="000000" w:themeColor="text1"/>
            <w:kern w:val="0"/>
            <w:sz w:val="18"/>
            <w:szCs w:val="18"/>
            <w:lang w:val="en-US" w:eastAsia="zh-CN" w:bidi="ar"/>
            <w14:textFill>
              <w14:solidFill>
                <w14:schemeClr w14:val="tx1"/>
              </w14:solidFill>
            </w14:textFill>
          </w:rPr>
          <w:t>波段</w:t>
        </w:r>
      </w:ins>
      <w:ins w:id="115" w:author="yoyo" w:date="2025-04-29T14:34:01Z">
        <w:r>
          <w:rPr>
            <w:rFonts w:hint="eastAsia" w:ascii="Times New Roman" w:hAnsi="Times New Roman" w:eastAsia="宋体" w:cs="Times New Roman"/>
            <w:color w:val="000000" w:themeColor="text1"/>
            <w:kern w:val="0"/>
            <w:sz w:val="18"/>
            <w:szCs w:val="18"/>
            <w:lang w:val="en-US" w:eastAsia="zh-CN" w:bidi="ar"/>
            <w14:textFill>
              <w14:solidFill>
                <w14:schemeClr w14:val="tx1"/>
              </w14:solidFill>
            </w14:textFill>
          </w:rPr>
          <w:t>和</w:t>
        </w:r>
      </w:ins>
      <w:ins w:id="116" w:author="yoyo" w:date="2025-04-29T14:33:16Z">
        <w:r>
          <w:rPr>
            <w:rFonts w:hint="eastAsia" w:ascii="Times New Roman" w:hAnsi="Times New Roman" w:eastAsia="宋体" w:cs="Times New Roman"/>
            <w:color w:val="000000" w:themeColor="text1"/>
            <w:kern w:val="0"/>
            <w:sz w:val="18"/>
            <w:szCs w:val="18"/>
            <w:lang w:val="en-US" w:eastAsia="zh-CN" w:bidi="ar"/>
            <w:rPrChange w:id="117" w:author="yoyo" w:date="2025-04-29T14:33:23Z">
              <w:rPr>
                <w:rFonts w:ascii="宋体" w:hAnsi="宋体" w:eastAsia="宋体" w:cs="宋体"/>
                <w:kern w:val="0"/>
                <w:sz w:val="24"/>
                <w:szCs w:val="24"/>
                <w:lang w:val="en-US" w:eastAsia="zh-CN" w:bidi="ar"/>
              </w:rPr>
            </w:rPrChange>
            <w14:textFill>
              <w14:solidFill>
                <w14:schemeClr w14:val="tx1"/>
              </w14:solidFill>
            </w14:textFill>
          </w:rPr>
          <w:t>环境因子对土壤有机碳（SOC）预测的贡献度及其作用机制，实现模型预测精度与机理解释性的协同提升。</w:t>
        </w:r>
      </w:ins>
      <w:ins w:id="118" w:author="yoyo" w:date="2025-04-29T14:33:16Z">
        <w:r>
          <w:rPr>
            <w:rFonts w:hint="eastAsia" w:ascii="Times New Roman" w:hAnsi="Times New Roman" w:eastAsia="宋体" w:cs="Times New Roman"/>
            <w:color w:val="000000" w:themeColor="text1"/>
            <w:kern w:val="0"/>
            <w:sz w:val="18"/>
            <w:szCs w:val="18"/>
            <w:lang w:val="en-US" w:eastAsia="zh-CN" w:bidi="ar"/>
            <w:rPrChange w:id="119" w:author="yoyo" w:date="2025-04-29T14:33:23Z">
              <w:rPr>
                <w:rFonts w:ascii="宋体" w:hAnsi="宋体" w:eastAsia="宋体" w:cs="宋体"/>
                <w:kern w:val="0"/>
                <w:sz w:val="24"/>
                <w:szCs w:val="24"/>
                <w:lang w:val="en-US" w:eastAsia="zh-CN" w:bidi="ar"/>
              </w:rPr>
            </w:rPrChange>
            <w14:textFill>
              <w14:solidFill>
                <w14:schemeClr w14:val="tx1"/>
              </w14:solidFill>
            </w14:textFill>
          </w:rPr>
          <w:t>多源异构数据的深度融合不仅能显著提高SOC含量预测的准确性，更能揭示环境因子与SOC空间异质性之间的内在关联。本研究提出的方法体系为森林生态系统碳循环的高精度监测提供了新的技术路径，其方法论框架亦可拓展应用于其他生态系统的碳储量评估研究。</w:t>
        </w:r>
      </w:ins>
    </w:p>
    <w:p w14:paraId="2CE59843">
      <w:pPr>
        <w:widowControl/>
        <w:ind w:firstLine="420"/>
        <w:rPr>
          <w:rFonts w:ascii="Times New Roman" w:hAnsi="Times New Roman" w:eastAsia="宋体" w:cs="Times New Roman"/>
          <w:color w:val="000000" w:themeColor="text1"/>
          <w:kern w:val="0"/>
          <w:szCs w:val="21"/>
          <w:lang w:bidi="ar"/>
          <w14:textFill>
            <w14:solidFill>
              <w14:schemeClr w14:val="tx1"/>
            </w14:solidFill>
          </w14:textFill>
        </w:rPr>
      </w:pPr>
      <w:del w:id="120" w:author="yoyo" w:date="2025-04-29T14:33:16Z">
        <w:r>
          <w:rPr>
            <w:rFonts w:hint="eastAsia" w:ascii="Times New Roman" w:hAnsi="Times New Roman" w:eastAsia="宋体" w:cs="Times New Roman"/>
            <w:color w:val="000000" w:themeColor="text1"/>
            <w:kern w:val="0"/>
            <w:sz w:val="18"/>
            <w:szCs w:val="18"/>
            <w:lang w:bidi="ar"/>
            <w14:textFill>
              <w14:solidFill>
                <w14:schemeClr w14:val="tx1"/>
              </w14:solidFill>
            </w14:textFill>
          </w:rPr>
          <w:delText>在建模过程中缺少考虑环境因子与土壤其他元素的影响。本文土壤元素，环境因子对土壤有机碳进行含量预测</w:delText>
        </w:r>
      </w:del>
      <w:del w:id="121" w:author="yoyo" w:date="2025-04-29T14:33:16Z">
        <w:r>
          <w:rPr>
            <w:rFonts w:hint="default" w:ascii="Times New Roman" w:hAnsi="Times New Roman" w:eastAsia="宋体" w:cs="Times New Roman"/>
            <w:color w:val="000000" w:themeColor="text1"/>
            <w:kern w:val="0"/>
            <w:sz w:val="18"/>
            <w:szCs w:val="18"/>
            <w:lang w:val="en-US" w:bidi="ar"/>
            <w14:textFill>
              <w14:solidFill>
                <w14:schemeClr w14:val="tx1"/>
              </w14:solidFill>
            </w14:textFill>
          </w:rPr>
          <w:delText>饼</w:delText>
        </w:r>
      </w:del>
      <w:del w:id="122" w:author="yoyo" w:date="2025-04-29T14:33:16Z">
        <w:r>
          <w:rPr>
            <w:rFonts w:hint="eastAsia" w:ascii="Times New Roman" w:hAnsi="Times New Roman" w:eastAsia="宋体" w:cs="Times New Roman"/>
            <w:color w:val="000000" w:themeColor="text1"/>
            <w:kern w:val="0"/>
            <w:sz w:val="18"/>
            <w:szCs w:val="18"/>
            <w:lang w:bidi="ar"/>
            <w14:textFill>
              <w14:solidFill>
                <w14:schemeClr w14:val="tx1"/>
              </w14:solidFill>
            </w14:textFill>
          </w:rPr>
          <w:delText>使用 SHAP 可解释性分析进行分析，多源数据融合将是未来研究的重要方向，本文旨在通过深入分析森林土壤有机碳的高光谱建模方法及其环境驱动因素，探讨提高模型预测精度和适用性的有效途径，使用深度学习模型构建，并为相关领域的研究提供有益参考。</w:delText>
        </w:r>
      </w:del>
    </w:p>
    <w:p w14:paraId="7F0F00C0">
      <w:pPr>
        <w:spacing w:before="156" w:beforeLines="50" w:after="156" w:afterLines="50"/>
        <w:rPr>
          <w:rFonts w:ascii="Times New Roman" w:hAnsi="Times New Roman" w:eastAsia="黑体" w:cs="Times New Roman"/>
          <w:sz w:val="24"/>
        </w:rPr>
      </w:pPr>
      <w:bookmarkStart w:id="2" w:name="OLE_LINK5"/>
      <w:r>
        <w:rPr>
          <w:rFonts w:ascii="Times New Roman" w:hAnsi="Times New Roman" w:eastAsia="黑体" w:cs="Times New Roman"/>
          <w:sz w:val="24"/>
        </w:rPr>
        <w:t>1.</w:t>
      </w:r>
      <w:r>
        <w:rPr>
          <w:rFonts w:hint="eastAsia" w:ascii="Times New Roman" w:hAnsi="Times New Roman" w:eastAsia="黑体" w:cs="Times New Roman"/>
          <w:sz w:val="24"/>
        </w:rPr>
        <w:t>研究区与采样方式</w:t>
      </w:r>
    </w:p>
    <w:p w14:paraId="7D9CD1B6">
      <w:pPr>
        <w:spacing w:before="156" w:beforeLines="50" w:after="156" w:afterLines="50"/>
        <w:rPr>
          <w:rFonts w:ascii="Times New Roman" w:hAnsi="Times New Roman" w:eastAsia="宋体" w:cs="Times New Roman"/>
          <w:b/>
          <w:szCs w:val="21"/>
        </w:rPr>
      </w:pPr>
      <w:r>
        <w:rPr>
          <w:rFonts w:ascii="Times New Roman" w:hAnsi="Times New Roman" w:eastAsia="宋体" w:cs="Times New Roman"/>
          <w:b/>
          <w:szCs w:val="21"/>
        </w:rPr>
        <w:t>1.1研究区概况</w:t>
      </w:r>
    </w:p>
    <w:p w14:paraId="1AD528BB">
      <w:pPr>
        <w:widowControl/>
        <w:ind w:firstLine="420"/>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研究区位于广西壮族自治区南宁市兴宁区的国有高峰林场</w:t>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kern w:val="0"/>
          <w:sz w:val="18"/>
          <w:szCs w:val="18"/>
          <w:lang w:bidi="ar"/>
        </w:rPr>
        <w:t>22°51′~23°02′N，108°06′~108°31′E），该区地处亚热带地区，年平均气温约 21 °C，年平均降水量为 1 200~1 500 mm，相对湿度为 79%，属丘陵地貌，海拔为 100~460 m，坡度为 6°~35°，具有较厚的赤红壤，适宜亚热带和热带树种生长，森林覆盖率达 87%，主要树种为杉木 Cunninghamia lanceolata、巨尾桉 Eucalyptus grandis × E. urophylla、马尾松Pinus massoniana 等</w:t>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kern w:val="0"/>
          <w:sz w:val="18"/>
          <w:szCs w:val="18"/>
          <w:lang w:bidi="ar"/>
        </w:rPr>
        <w:t>研究区域采样点分布如</w:t>
      </w:r>
      <w:r>
        <w:rPr>
          <w:rFonts w:ascii="Times New Roman" w:hAnsi="Times New Roman" w:eastAsia="宋体" w:cs="Times New Roman"/>
          <w:color w:val="000000"/>
          <w:kern w:val="0"/>
          <w:sz w:val="18"/>
          <w:szCs w:val="18"/>
          <w:lang w:bidi="ar"/>
        </w:rPr>
        <w:fldChar w:fldCharType="begin"/>
      </w:r>
      <w:r>
        <w:rPr>
          <w:rFonts w:ascii="Times New Roman" w:hAnsi="Times New Roman" w:eastAsia="宋体" w:cs="Times New Roman"/>
          <w:color w:val="000000"/>
          <w:kern w:val="0"/>
          <w:sz w:val="18"/>
          <w:szCs w:val="18"/>
          <w:lang w:bidi="ar"/>
        </w:rPr>
        <w:instrText xml:space="preserve"> </w:instrText>
      </w:r>
      <w:r>
        <w:rPr>
          <w:rFonts w:hint="eastAsia" w:ascii="Times New Roman" w:hAnsi="Times New Roman" w:eastAsia="宋体" w:cs="Times New Roman"/>
          <w:color w:val="000000"/>
          <w:kern w:val="0"/>
          <w:sz w:val="18"/>
          <w:szCs w:val="18"/>
          <w:lang w:bidi="ar"/>
        </w:rPr>
        <w:instrText xml:space="preserve">REF _Ref195515753 \h</w:instrText>
      </w:r>
      <w:r>
        <w:rPr>
          <w:rFonts w:ascii="Times New Roman" w:hAnsi="Times New Roman" w:eastAsia="宋体" w:cs="Times New Roman"/>
          <w:color w:val="000000"/>
          <w:kern w:val="0"/>
          <w:sz w:val="18"/>
          <w:szCs w:val="18"/>
          <w:lang w:bidi="ar"/>
        </w:rPr>
        <w:instrText xml:space="preserve">  \* MERGEFORMAT </w:instrText>
      </w:r>
      <w:r>
        <w:rPr>
          <w:rFonts w:ascii="Times New Roman" w:hAnsi="Times New Roman" w:eastAsia="宋体" w:cs="Times New Roman"/>
          <w:color w:val="000000"/>
          <w:kern w:val="0"/>
          <w:sz w:val="18"/>
          <w:szCs w:val="18"/>
          <w:lang w:bidi="ar"/>
        </w:rPr>
        <w:fldChar w:fldCharType="separate"/>
      </w:r>
      <w:r>
        <w:rPr>
          <w:rFonts w:hint="eastAsia" w:ascii="Times New Roman" w:hAnsi="Times New Roman" w:eastAsia="宋体" w:cs="Times New Roman"/>
          <w:color w:val="000000"/>
          <w:kern w:val="0"/>
          <w:sz w:val="18"/>
          <w:szCs w:val="18"/>
          <w:lang w:bidi="ar"/>
        </w:rPr>
        <w:t xml:space="preserve">图 </w:t>
      </w:r>
      <w:r>
        <w:rPr>
          <w:rFonts w:ascii="Times New Roman" w:hAnsi="Times New Roman" w:eastAsia="宋体" w:cs="Times New Roman"/>
          <w:color w:val="000000"/>
          <w:kern w:val="0"/>
          <w:sz w:val="18"/>
          <w:szCs w:val="18"/>
          <w:lang w:bidi="ar"/>
        </w:rPr>
        <w:t>1</w:t>
      </w:r>
      <w:r>
        <w:rPr>
          <w:rFonts w:hint="eastAsia" w:ascii="Times New Roman" w:hAnsi="Times New Roman" w:eastAsia="宋体" w:cs="Times New Roman"/>
          <w:color w:val="000000"/>
          <w:kern w:val="0"/>
          <w:sz w:val="18"/>
          <w:szCs w:val="18"/>
          <w:lang w:bidi="ar"/>
        </w:rPr>
        <w:t>研究区域采样点分布</w:t>
      </w:r>
      <w:r>
        <w:rPr>
          <w:rFonts w:ascii="Times New Roman" w:hAnsi="Times New Roman" w:eastAsia="宋体" w:cs="Times New Roman"/>
          <w:color w:val="000000"/>
          <w:kern w:val="0"/>
          <w:sz w:val="18"/>
          <w:szCs w:val="18"/>
          <w:lang w:bidi="ar"/>
        </w:rPr>
        <w:fldChar w:fldCharType="end"/>
      </w:r>
      <w:r>
        <w:rPr>
          <w:rFonts w:hint="eastAsia" w:ascii="Times New Roman" w:hAnsi="Times New Roman" w:eastAsia="宋体" w:cs="Times New Roman"/>
          <w:color w:val="000000"/>
          <w:kern w:val="0"/>
          <w:sz w:val="18"/>
          <w:szCs w:val="18"/>
          <w:lang w:bidi="ar"/>
        </w:rPr>
        <w:t>所示。</w:t>
      </w:r>
    </w:p>
    <w:p w14:paraId="0CEA43A3">
      <w:pPr>
        <w:keepNext/>
        <w:widowControl/>
        <w:ind w:firstLine="420"/>
        <w:jc w:val="center"/>
      </w:pPr>
      <w:r>
        <w:rPr>
          <w:rFonts w:ascii="Times New Roman" w:hAnsi="Times New Roman" w:eastAsia="宋体" w:cs="Times New Roman"/>
          <w:color w:val="000000"/>
          <w:kern w:val="0"/>
          <w:sz w:val="18"/>
          <w:szCs w:val="18"/>
          <w:lang w:bidi="ar"/>
        </w:rPr>
        <w:drawing>
          <wp:inline distT="0" distB="0" distL="0" distR="0">
            <wp:extent cx="5274310" cy="3726815"/>
            <wp:effectExtent l="0" t="0" r="0" b="0"/>
            <wp:docPr id="47378214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82148" name="图片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274310" cy="3726815"/>
                    </a:xfrm>
                    <a:prstGeom prst="rect">
                      <a:avLst/>
                    </a:prstGeom>
                  </pic:spPr>
                </pic:pic>
              </a:graphicData>
            </a:graphic>
          </wp:inline>
        </w:drawing>
      </w:r>
    </w:p>
    <w:p w14:paraId="70386221">
      <w:pPr>
        <w:pStyle w:val="6"/>
        <w:jc w:val="center"/>
        <w:rPr>
          <w:rFonts w:ascii="Times New Roman" w:hAnsi="Times New Roman" w:eastAsia="宋体" w:cs="Times New Roman"/>
          <w:b/>
          <w:bCs/>
          <w:color w:val="000000"/>
          <w:kern w:val="0"/>
          <w:sz w:val="18"/>
          <w:szCs w:val="18"/>
          <w:lang w:bidi="ar"/>
        </w:rPr>
      </w:pPr>
      <w:bookmarkStart w:id="3" w:name="_Ref195515753"/>
      <w:r>
        <w:rPr>
          <w:rFonts w:hint="eastAsia" w:ascii="Times New Roman" w:hAnsi="Times New Roman" w:eastAsia="宋体" w:cs="Times New Roman"/>
          <w:b/>
          <w:bCs/>
          <w:color w:val="000000"/>
          <w:kern w:val="0"/>
          <w:sz w:val="18"/>
          <w:szCs w:val="18"/>
          <w:lang w:bidi="ar"/>
        </w:rPr>
        <w:t xml:space="preserve">图 </w:t>
      </w:r>
      <w:r>
        <w:rPr>
          <w:rFonts w:ascii="Times New Roman" w:hAnsi="Times New Roman" w:eastAsia="宋体" w:cs="Times New Roman"/>
          <w:b/>
          <w:bCs/>
          <w:color w:val="000000"/>
          <w:kern w:val="0"/>
          <w:sz w:val="18"/>
          <w:szCs w:val="18"/>
          <w:lang w:bidi="ar"/>
        </w:rPr>
        <w:fldChar w:fldCharType="begin"/>
      </w:r>
      <w:r>
        <w:rPr>
          <w:rFonts w:ascii="Times New Roman" w:hAnsi="Times New Roman" w:eastAsia="宋体" w:cs="Times New Roman"/>
          <w:b/>
          <w:bCs/>
          <w:color w:val="000000"/>
          <w:kern w:val="0"/>
          <w:sz w:val="18"/>
          <w:szCs w:val="18"/>
          <w:lang w:bidi="ar"/>
        </w:rPr>
        <w:instrText xml:space="preserve"> </w:instrText>
      </w:r>
      <w:r>
        <w:rPr>
          <w:rFonts w:hint="eastAsia" w:ascii="Times New Roman" w:hAnsi="Times New Roman" w:eastAsia="宋体" w:cs="Times New Roman"/>
          <w:b/>
          <w:bCs/>
          <w:color w:val="000000"/>
          <w:kern w:val="0"/>
          <w:sz w:val="18"/>
          <w:szCs w:val="18"/>
          <w:lang w:bidi="ar"/>
        </w:rPr>
        <w:instrText xml:space="preserve">SEQ 图 \* ARABIC</w:instrText>
      </w:r>
      <w:r>
        <w:rPr>
          <w:rFonts w:ascii="Times New Roman" w:hAnsi="Times New Roman" w:eastAsia="宋体" w:cs="Times New Roman"/>
          <w:b/>
          <w:bCs/>
          <w:color w:val="000000"/>
          <w:kern w:val="0"/>
          <w:sz w:val="18"/>
          <w:szCs w:val="18"/>
          <w:lang w:bidi="ar"/>
        </w:rPr>
        <w:instrText xml:space="preserve"> </w:instrText>
      </w:r>
      <w:r>
        <w:rPr>
          <w:rFonts w:ascii="Times New Roman" w:hAnsi="Times New Roman" w:eastAsia="宋体" w:cs="Times New Roman"/>
          <w:b/>
          <w:bCs/>
          <w:color w:val="000000"/>
          <w:kern w:val="0"/>
          <w:sz w:val="18"/>
          <w:szCs w:val="18"/>
          <w:lang w:bidi="ar"/>
        </w:rPr>
        <w:fldChar w:fldCharType="separate"/>
      </w:r>
      <w:r>
        <w:rPr>
          <w:rFonts w:ascii="Times New Roman" w:hAnsi="Times New Roman" w:eastAsia="宋体" w:cs="Times New Roman"/>
          <w:b/>
          <w:bCs/>
          <w:color w:val="000000"/>
          <w:kern w:val="0"/>
          <w:sz w:val="18"/>
          <w:szCs w:val="18"/>
          <w:lang w:bidi="ar"/>
        </w:rPr>
        <w:t>1</w:t>
      </w:r>
      <w:r>
        <w:rPr>
          <w:rFonts w:ascii="Times New Roman" w:hAnsi="Times New Roman" w:eastAsia="宋体" w:cs="Times New Roman"/>
          <w:b/>
          <w:bCs/>
          <w:color w:val="000000"/>
          <w:kern w:val="0"/>
          <w:sz w:val="18"/>
          <w:szCs w:val="18"/>
          <w:lang w:bidi="ar"/>
        </w:rPr>
        <w:fldChar w:fldCharType="end"/>
      </w:r>
      <w:r>
        <w:rPr>
          <w:rFonts w:hint="eastAsia" w:ascii="Times New Roman" w:hAnsi="Times New Roman" w:eastAsia="宋体" w:cs="Times New Roman"/>
          <w:b/>
          <w:bCs/>
          <w:color w:val="000000"/>
          <w:kern w:val="0"/>
          <w:sz w:val="18"/>
          <w:szCs w:val="18"/>
          <w:lang w:bidi="ar"/>
        </w:rPr>
        <w:t>研究区域采样点分布</w:t>
      </w:r>
      <w:bookmarkEnd w:id="3"/>
    </w:p>
    <w:p w14:paraId="17C1360C">
      <w:pPr>
        <w:pStyle w:val="6"/>
        <w:jc w:val="center"/>
        <w:rPr>
          <w:rFonts w:ascii="Times New Roman" w:hAnsi="Times New Roman" w:eastAsia="宋体" w:cs="Times New Roman"/>
          <w:b/>
          <w:bCs/>
          <w:color w:val="000000"/>
          <w:kern w:val="0"/>
          <w:sz w:val="18"/>
          <w:szCs w:val="18"/>
          <w:lang w:bidi="ar"/>
        </w:rPr>
      </w:pPr>
      <w:r>
        <w:rPr>
          <w:rFonts w:ascii="Times New Roman" w:hAnsi="Times New Roman" w:eastAsia="宋体" w:cs="Times New Roman"/>
          <w:b/>
          <w:bCs/>
          <w:color w:val="000000"/>
          <w:kern w:val="0"/>
          <w:sz w:val="18"/>
          <w:szCs w:val="18"/>
          <w:lang w:bidi="ar"/>
        </w:rPr>
        <w:t xml:space="preserve">Fig. </w:t>
      </w:r>
      <w:r>
        <w:rPr>
          <w:rFonts w:ascii="Times New Roman" w:hAnsi="Times New Roman" w:eastAsia="宋体" w:cs="Times New Roman"/>
          <w:b/>
          <w:bCs/>
          <w:color w:val="000000"/>
          <w:kern w:val="0"/>
          <w:sz w:val="18"/>
          <w:szCs w:val="18"/>
          <w:lang w:bidi="ar"/>
        </w:rPr>
        <w:fldChar w:fldCharType="begin"/>
      </w:r>
      <w:r>
        <w:rPr>
          <w:rFonts w:ascii="Times New Roman" w:hAnsi="Times New Roman" w:eastAsia="宋体" w:cs="Times New Roman"/>
          <w:b/>
          <w:bCs/>
          <w:color w:val="000000"/>
          <w:kern w:val="0"/>
          <w:sz w:val="18"/>
          <w:szCs w:val="18"/>
          <w:lang w:bidi="ar"/>
        </w:rPr>
        <w:instrText xml:space="preserve"> SEQ Fig. \* ARABIC </w:instrText>
      </w:r>
      <w:r>
        <w:rPr>
          <w:rFonts w:ascii="Times New Roman" w:hAnsi="Times New Roman" w:eastAsia="宋体" w:cs="Times New Roman"/>
          <w:b/>
          <w:bCs/>
          <w:color w:val="000000"/>
          <w:kern w:val="0"/>
          <w:sz w:val="18"/>
          <w:szCs w:val="18"/>
          <w:lang w:bidi="ar"/>
        </w:rPr>
        <w:fldChar w:fldCharType="separate"/>
      </w:r>
      <w:r>
        <w:rPr>
          <w:rFonts w:ascii="Times New Roman" w:hAnsi="Times New Roman" w:eastAsia="宋体" w:cs="Times New Roman"/>
          <w:b/>
          <w:bCs/>
          <w:color w:val="000000"/>
          <w:kern w:val="0"/>
          <w:sz w:val="18"/>
          <w:szCs w:val="18"/>
          <w:lang w:bidi="ar"/>
        </w:rPr>
        <w:t>1</w:t>
      </w:r>
      <w:r>
        <w:rPr>
          <w:rFonts w:ascii="Times New Roman" w:hAnsi="Times New Roman" w:eastAsia="宋体" w:cs="Times New Roman"/>
          <w:b/>
          <w:bCs/>
          <w:color w:val="000000"/>
          <w:kern w:val="0"/>
          <w:sz w:val="18"/>
          <w:szCs w:val="18"/>
          <w:lang w:bidi="ar"/>
        </w:rPr>
        <w:fldChar w:fldCharType="end"/>
      </w:r>
      <w:r>
        <w:rPr>
          <w:rFonts w:ascii="Times New Roman" w:hAnsi="Times New Roman" w:eastAsia="宋体" w:cs="Times New Roman"/>
          <w:b/>
          <w:bCs/>
          <w:color w:val="000000"/>
          <w:kern w:val="0"/>
          <w:sz w:val="18"/>
          <w:szCs w:val="18"/>
          <w:lang w:bidi="ar"/>
        </w:rPr>
        <w:t>.Sampling point distribution</w:t>
      </w:r>
    </w:p>
    <w:p w14:paraId="4A4C0E5C">
      <w:pPr>
        <w:spacing w:before="156" w:beforeLines="50" w:after="156" w:afterLines="50"/>
        <w:rPr>
          <w:rFonts w:ascii="Times New Roman" w:hAnsi="Times New Roman" w:eastAsia="宋体" w:cs="Times New Roman"/>
          <w:b/>
          <w:szCs w:val="21"/>
        </w:rPr>
      </w:pPr>
      <w:bookmarkStart w:id="4" w:name="OLE_LINK3"/>
      <w:r>
        <w:rPr>
          <w:rFonts w:ascii="Times New Roman" w:hAnsi="Times New Roman" w:eastAsia="宋体" w:cs="Times New Roman"/>
          <w:b/>
          <w:szCs w:val="21"/>
        </w:rPr>
        <w:t>1.2样点布设方法与土壤采集</w:t>
      </w:r>
    </w:p>
    <w:p w14:paraId="53071914">
      <w:pPr>
        <w:widowControl/>
        <w:ind w:firstLine="420"/>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themeColor="text1"/>
          <w:szCs w:val="21"/>
          <w:shd w:val="clear" w:color="auto" w:fill="FFFFFF"/>
          <w14:textFill>
            <w14:solidFill>
              <w14:schemeClr w14:val="tx1"/>
            </w14:solidFill>
          </w14:textFill>
        </w:rPr>
        <w:t>土</w:t>
      </w:r>
      <w:r>
        <w:rPr>
          <w:rFonts w:hint="eastAsia" w:ascii="Times New Roman" w:hAnsi="Times New Roman" w:eastAsia="宋体" w:cs="Times New Roman"/>
          <w:color w:val="000000"/>
          <w:kern w:val="0"/>
          <w:sz w:val="18"/>
          <w:szCs w:val="18"/>
          <w:lang w:bidi="ar"/>
        </w:rPr>
        <w:t>壤高光谱数据通过ASD FieldSpec 4地物光谱仪进行采集。具体采集过程如下：ASD FieldSpec 4地物光谱仪波长范围设定为350-2500nm，在350-1000nm范围内采样间隔为1.4nm，光谱分辨率为3nm。输出波段数为2150，重采样间隔为1nm。测量时，光谱仪的传感器置于离土壤样本表面约0.3m的垂直上方，视场角设置为8°。同时，设置一个1000W的卤光灯，距土壤表面0.5天顶角15°，以提供几乎平行的光线。在每次测量前，均进行白板定标，以消除仪器自身误差。每个土壤样本连续测定5次，去除异常光谱曲线后进行断点修正，再进行算术平均运算，最后导出ASCII格式文件，得到该样本的光谱反射率数据</w:t>
      </w:r>
      <w:r>
        <w:rPr>
          <w:rFonts w:ascii="Times New Roman" w:hAnsi="Times New Roman" w:eastAsia="宋体" w:cs="Times New Roman"/>
          <w:color w:val="000000"/>
          <w:kern w:val="0"/>
          <w:sz w:val="18"/>
          <w:szCs w:val="18"/>
          <w:lang w:bidi="ar"/>
        </w:rPr>
        <w:t>。</w:t>
      </w:r>
    </w:p>
    <w:p w14:paraId="0B302317">
      <w:pPr>
        <w:spacing w:before="156" w:beforeLines="50" w:after="156" w:afterLines="50"/>
        <w:rPr>
          <w:rFonts w:ascii="Times New Roman" w:hAnsi="Times New Roman" w:eastAsia="黑体" w:cs="Times New Roman"/>
          <w:sz w:val="24"/>
        </w:rPr>
      </w:pPr>
      <w:r>
        <w:rPr>
          <w:rFonts w:hint="eastAsia" w:ascii="Times New Roman" w:hAnsi="Times New Roman" w:eastAsia="黑体" w:cs="Times New Roman"/>
          <w:sz w:val="24"/>
        </w:rPr>
        <w:t>2．实验部分</w:t>
      </w:r>
    </w:p>
    <w:p w14:paraId="586195B9">
      <w:pPr>
        <w:spacing w:before="156" w:beforeLines="50" w:after="156" w:afterLines="50"/>
        <w:rPr>
          <w:rFonts w:ascii="Times New Roman" w:hAnsi="Times New Roman" w:eastAsia="宋体" w:cs="Times New Roman"/>
          <w:b/>
          <w:szCs w:val="21"/>
        </w:rPr>
      </w:pPr>
      <w:r>
        <w:rPr>
          <w:rFonts w:ascii="Times New Roman" w:hAnsi="Times New Roman" w:eastAsia="宋体" w:cs="Times New Roman"/>
          <w:b/>
          <w:szCs w:val="21"/>
        </w:rPr>
        <w:t>2.1</w:t>
      </w:r>
      <w:r>
        <w:rPr>
          <w:rFonts w:hint="eastAsia" w:ascii="Times New Roman" w:hAnsi="Times New Roman" w:eastAsia="宋体" w:cs="Times New Roman"/>
          <w:b/>
          <w:szCs w:val="21"/>
        </w:rPr>
        <w:t>方法</w:t>
      </w:r>
    </w:p>
    <w:p w14:paraId="1AEFD116">
      <w:pPr>
        <w:widowControl/>
        <w:ind w:firstLine="420"/>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本研究所使用的</w:t>
      </w:r>
      <w:r>
        <w:rPr>
          <w:rFonts w:hint="eastAsia" w:ascii="Times New Roman" w:hAnsi="Times New Roman" w:eastAsia="宋体" w:cs="Times New Roman"/>
          <w:color w:val="000000"/>
          <w:kern w:val="0"/>
          <w:sz w:val="18"/>
          <w:szCs w:val="18"/>
          <w:lang w:val="en-US" w:eastAsia="zh-CN" w:bidi="ar"/>
        </w:rPr>
        <w:t>279</w:t>
      </w:r>
      <w:r>
        <w:rPr>
          <w:rFonts w:hint="eastAsia" w:ascii="Times New Roman" w:hAnsi="Times New Roman" w:eastAsia="宋体" w:cs="Times New Roman"/>
          <w:color w:val="000000"/>
          <w:kern w:val="0"/>
          <w:sz w:val="18"/>
          <w:szCs w:val="18"/>
          <w:lang w:bidi="ar"/>
        </w:rPr>
        <w:t>个数据点的</w:t>
      </w:r>
      <w:r>
        <w:rPr>
          <w:rFonts w:hint="eastAsia" w:ascii="Times New Roman" w:hAnsi="Times New Roman" w:eastAsia="宋体" w:cs="Times New Roman"/>
          <w:color w:val="000000"/>
          <w:kern w:val="0"/>
          <w:sz w:val="18"/>
          <w:szCs w:val="18"/>
          <w:lang w:val="en-US" w:eastAsia="zh-CN" w:bidi="ar"/>
        </w:rPr>
        <w:t>土壤养分含量</w:t>
      </w:r>
      <w:r>
        <w:rPr>
          <w:rFonts w:hint="eastAsia" w:ascii="Times New Roman" w:hAnsi="Times New Roman" w:eastAsia="宋体" w:cs="Times New Roman"/>
          <w:color w:val="000000"/>
          <w:kern w:val="0"/>
          <w:sz w:val="18"/>
          <w:szCs w:val="18"/>
          <w:lang w:eastAsia="zh-CN" w:bidi="ar"/>
        </w:rPr>
        <w:t>，</w:t>
      </w:r>
      <w:r>
        <w:rPr>
          <w:rFonts w:hint="eastAsia" w:ascii="Times New Roman" w:hAnsi="Times New Roman" w:eastAsia="宋体" w:cs="Times New Roman"/>
          <w:color w:val="000000"/>
          <w:kern w:val="0"/>
          <w:sz w:val="18"/>
          <w:szCs w:val="18"/>
          <w:lang w:bidi="ar"/>
        </w:rPr>
        <w:t>环境</w:t>
      </w:r>
      <w:r>
        <w:rPr>
          <w:rFonts w:hint="eastAsia" w:ascii="Times New Roman" w:hAnsi="Times New Roman" w:eastAsia="宋体" w:cs="Times New Roman"/>
          <w:color w:val="000000"/>
          <w:kern w:val="0"/>
          <w:sz w:val="18"/>
          <w:szCs w:val="18"/>
          <w:lang w:val="en-US" w:eastAsia="zh-CN" w:bidi="ar"/>
        </w:rPr>
        <w:t>因素</w:t>
      </w:r>
      <w:r>
        <w:rPr>
          <w:rFonts w:hint="eastAsia" w:ascii="Times New Roman" w:hAnsi="Times New Roman" w:eastAsia="宋体" w:cs="Times New Roman"/>
          <w:color w:val="000000"/>
          <w:kern w:val="0"/>
          <w:sz w:val="18"/>
          <w:szCs w:val="18"/>
          <w:lang w:bidi="ar"/>
        </w:rPr>
        <w:t>数据由土壤化学性质、地形因子以及气象因子</w:t>
      </w:r>
      <w:r>
        <w:rPr>
          <w:rFonts w:hint="eastAsia" w:ascii="Times New Roman" w:hAnsi="Times New Roman" w:eastAsia="宋体" w:cs="Times New Roman"/>
          <w:color w:val="000000"/>
          <w:kern w:val="0"/>
          <w:sz w:val="18"/>
          <w:szCs w:val="18"/>
          <w:lang w:val="en-US" w:eastAsia="zh-CN" w:bidi="ar"/>
        </w:rPr>
        <w:t>组成</w:t>
      </w:r>
      <w:r>
        <w:rPr>
          <w:rFonts w:hint="eastAsia" w:ascii="Times New Roman" w:hAnsi="Times New Roman" w:eastAsia="宋体" w:cs="Times New Roman"/>
          <w:color w:val="000000"/>
          <w:kern w:val="0"/>
          <w:sz w:val="18"/>
          <w:szCs w:val="18"/>
          <w:lang w:bidi="ar"/>
        </w:rPr>
        <w:t>。所使用到的土壤化学性质数据是由采集来的土壤数据，经过各类实验室测定方法得到土壤中有机碳含量(SOC)、酸碱度（PH）、全氮（TN）、全磷（TP）、全钾 (TK)、速效氮(AN)、速效磷 (AP)、速效钾 (AK)、硼 (B)、铜(Cu)、锌(Zn)、铁(Fe)、钙(Ca)、镁(Mg)。地形因子主要来源于广西地区的数字高程模型（DEM）数据，使用Arcmap10.8.2中提取值到点工具，将DEM数据与研究区域内的特定点进行关联，获取每个点的海拔(E</w:t>
      </w:r>
      <w:r>
        <w:rPr>
          <w:rFonts w:hint="eastAsia" w:ascii="Times New Roman" w:hAnsi="Times New Roman" w:eastAsia="宋体" w:cs="Times New Roman"/>
          <w:color w:val="000000"/>
          <w:kern w:val="0"/>
          <w:sz w:val="18"/>
          <w:szCs w:val="18"/>
          <w:lang w:val="en-US" w:eastAsia="zh-CN" w:bidi="ar"/>
        </w:rPr>
        <w:t>LEV</w:t>
      </w:r>
      <w:r>
        <w:rPr>
          <w:rFonts w:hint="eastAsia" w:ascii="Times New Roman" w:hAnsi="Times New Roman" w:eastAsia="宋体" w:cs="Times New Roman"/>
          <w:color w:val="000000"/>
          <w:kern w:val="0"/>
          <w:sz w:val="18"/>
          <w:szCs w:val="18"/>
          <w:lang w:bidi="ar"/>
        </w:rPr>
        <w:t>)，以及坡度(S</w:t>
      </w:r>
      <w:r>
        <w:rPr>
          <w:rFonts w:hint="eastAsia" w:ascii="Times New Roman" w:hAnsi="Times New Roman" w:eastAsia="宋体" w:cs="Times New Roman"/>
          <w:color w:val="000000"/>
          <w:kern w:val="0"/>
          <w:sz w:val="18"/>
          <w:szCs w:val="18"/>
          <w:lang w:val="en-US" w:eastAsia="zh-CN" w:bidi="ar"/>
        </w:rPr>
        <w:t>LOPE</w:t>
      </w:r>
      <w:r>
        <w:rPr>
          <w:rFonts w:hint="eastAsia"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kern w:val="0"/>
          <w:sz w:val="18"/>
          <w:szCs w:val="18"/>
          <w:lang w:eastAsia="zh-CN" w:bidi="ar"/>
        </w:rPr>
        <w:t>，</w:t>
      </w:r>
      <w:r>
        <w:rPr>
          <w:rFonts w:hint="eastAsia" w:ascii="Times New Roman" w:hAnsi="Times New Roman" w:eastAsia="宋体" w:cs="Times New Roman"/>
          <w:color w:val="000000"/>
          <w:kern w:val="0"/>
          <w:sz w:val="18"/>
          <w:szCs w:val="18"/>
          <w:lang w:val="en-US" w:eastAsia="zh-CN" w:bidi="ar"/>
        </w:rPr>
        <w:t>经度（</w:t>
      </w:r>
      <w:r>
        <w:rPr>
          <w:rFonts w:hint="default" w:ascii="Times New Roman" w:hAnsi="Times New Roman" w:eastAsia="宋体" w:cs="Times New Roman"/>
          <w:color w:val="000000"/>
          <w:kern w:val="0"/>
          <w:sz w:val="18"/>
          <w:szCs w:val="18"/>
          <w:lang w:val="en-US" w:eastAsia="zh-CN" w:bidi="ar"/>
        </w:rPr>
        <w:t>LONG</w:t>
      </w:r>
      <w:r>
        <w:rPr>
          <w:rFonts w:hint="eastAsia" w:ascii="Times New Roman" w:hAnsi="Times New Roman" w:eastAsia="宋体" w:cs="Times New Roman"/>
          <w:color w:val="000000"/>
          <w:kern w:val="0"/>
          <w:sz w:val="18"/>
          <w:szCs w:val="18"/>
          <w:lang w:val="en-US" w:eastAsia="zh-CN" w:bidi="ar"/>
        </w:rPr>
        <w:t>），纬度（</w:t>
      </w:r>
      <w:r>
        <w:rPr>
          <w:rFonts w:hint="default" w:ascii="Times New Roman" w:hAnsi="Times New Roman" w:eastAsia="宋体" w:cs="Times New Roman"/>
          <w:color w:val="000000"/>
          <w:kern w:val="0"/>
          <w:sz w:val="18"/>
          <w:szCs w:val="18"/>
          <w:lang w:val="en-US" w:eastAsia="zh-CN" w:bidi="ar"/>
        </w:rPr>
        <w:t>'LAT</w:t>
      </w:r>
      <w:r>
        <w:rPr>
          <w:rFonts w:hint="eastAsia" w:ascii="Times New Roman" w:hAnsi="Times New Roman" w:eastAsia="宋体" w:cs="Times New Roman"/>
          <w:color w:val="000000"/>
          <w:kern w:val="0"/>
          <w:sz w:val="18"/>
          <w:szCs w:val="18"/>
          <w:lang w:val="en-US" w:eastAsia="zh-CN" w:bidi="ar"/>
        </w:rPr>
        <w:t>）。</w:t>
      </w:r>
      <w:r>
        <w:rPr>
          <w:rFonts w:hint="eastAsia" w:ascii="Times New Roman" w:hAnsi="Times New Roman" w:eastAsia="宋体" w:cs="Times New Roman"/>
          <w:color w:val="000000"/>
          <w:kern w:val="0"/>
          <w:sz w:val="18"/>
          <w:szCs w:val="18"/>
          <w:lang w:bidi="ar"/>
        </w:rPr>
        <w:t>气候因子来源于以TIF格式存储的广西省气象数据，同样使用Arcmap10.8.2中提取值到点工具，提取样本数据点的大于10度积温（</w:t>
      </w:r>
      <w:r>
        <w:rPr>
          <w:rFonts w:hint="eastAsia" w:ascii="Times New Roman" w:hAnsi="Times New Roman" w:eastAsia="宋体" w:cs="Times New Roman"/>
          <w:color w:val="000000"/>
          <w:kern w:val="0"/>
          <w:sz w:val="18"/>
          <w:szCs w:val="18"/>
          <w:lang w:val="en-US" w:eastAsia="zh-CN" w:bidi="ar"/>
        </w:rPr>
        <w:t>GDD10</w:t>
      </w:r>
      <w:r>
        <w:rPr>
          <w:rFonts w:hint="eastAsia" w:ascii="Times New Roman" w:hAnsi="Times New Roman" w:eastAsia="宋体" w:cs="Times New Roman"/>
          <w:color w:val="000000"/>
          <w:kern w:val="0"/>
          <w:sz w:val="18"/>
          <w:szCs w:val="18"/>
          <w:lang w:bidi="ar"/>
        </w:rPr>
        <w:t>）、 年均降雨（</w:t>
      </w:r>
      <w:r>
        <w:rPr>
          <w:rFonts w:hint="eastAsia" w:ascii="Times New Roman" w:hAnsi="Times New Roman" w:eastAsia="宋体" w:cs="Times New Roman"/>
          <w:color w:val="000000"/>
          <w:kern w:val="0"/>
          <w:sz w:val="18"/>
          <w:szCs w:val="18"/>
          <w:lang w:val="en-US" w:eastAsia="zh-CN" w:bidi="ar"/>
        </w:rPr>
        <w:t>AN</w:t>
      </w:r>
      <w:r>
        <w:rPr>
          <w:rFonts w:hint="default" w:ascii="Times New Roman" w:hAnsi="Times New Roman" w:eastAsia="宋体" w:cs="Times New Roman"/>
          <w:color w:val="000000"/>
          <w:kern w:val="0"/>
          <w:sz w:val="18"/>
          <w:szCs w:val="18"/>
          <w:lang w:val="en-US" w:eastAsia="zh-CN" w:bidi="ar"/>
        </w:rPr>
        <w:t>_RAIN</w:t>
      </w:r>
      <w:r>
        <w:rPr>
          <w:rFonts w:hint="eastAsia" w:ascii="Times New Roman" w:hAnsi="Times New Roman" w:eastAsia="宋体" w:cs="Times New Roman"/>
          <w:color w:val="000000"/>
          <w:kern w:val="0"/>
          <w:sz w:val="18"/>
          <w:szCs w:val="18"/>
          <w:lang w:bidi="ar"/>
        </w:rPr>
        <w:t>）、年均温度（</w:t>
      </w:r>
      <w:r>
        <w:rPr>
          <w:rFonts w:hint="default" w:ascii="Times New Roman" w:hAnsi="Times New Roman" w:eastAsia="宋体" w:cs="Times New Roman"/>
          <w:color w:val="000000"/>
          <w:kern w:val="0"/>
          <w:sz w:val="18"/>
          <w:szCs w:val="18"/>
          <w:lang w:val="en-US" w:bidi="ar"/>
        </w:rPr>
        <w:t>AN_TEMP</w:t>
      </w:r>
      <w:r>
        <w:rPr>
          <w:rFonts w:hint="eastAsia" w:ascii="Times New Roman" w:hAnsi="Times New Roman" w:eastAsia="宋体" w:cs="Times New Roman"/>
          <w:color w:val="000000"/>
          <w:kern w:val="0"/>
          <w:sz w:val="18"/>
          <w:szCs w:val="18"/>
          <w:lang w:bidi="ar"/>
        </w:rPr>
        <w:t>）</w:t>
      </w:r>
      <w:r>
        <w:rPr>
          <w:rFonts w:hint="default" w:ascii="Times New Roman" w:hAnsi="Times New Roman" w:eastAsia="宋体" w:cs="Times New Roman"/>
          <w:color w:val="000000"/>
          <w:kern w:val="0"/>
          <w:sz w:val="18"/>
          <w:szCs w:val="18"/>
          <w:lang w:val="en-US" w:bidi="ar"/>
        </w:rPr>
        <w:t>、</w:t>
      </w:r>
      <w:r>
        <w:rPr>
          <w:rFonts w:hint="eastAsia" w:ascii="Times New Roman" w:hAnsi="Times New Roman" w:eastAsia="宋体" w:cs="Times New Roman"/>
          <w:color w:val="000000"/>
          <w:kern w:val="0"/>
          <w:sz w:val="18"/>
          <w:szCs w:val="18"/>
          <w:lang w:val="en-US" w:eastAsia="zh-CN" w:bidi="ar"/>
        </w:rPr>
        <w:t>种植代数</w:t>
      </w:r>
      <w:r>
        <w:rPr>
          <w:rFonts w:hint="default" w:ascii="Times New Roman" w:hAnsi="Times New Roman" w:eastAsia="宋体" w:cs="Times New Roman"/>
          <w:color w:val="000000"/>
          <w:kern w:val="0"/>
          <w:sz w:val="18"/>
          <w:szCs w:val="18"/>
          <w:lang w:val="en-US" w:eastAsia="zh-CN" w:bidi="ar"/>
        </w:rPr>
        <w:t>(GEN)、</w:t>
      </w:r>
      <w:r>
        <w:rPr>
          <w:rFonts w:hint="eastAsia" w:ascii="Times New Roman" w:hAnsi="Times New Roman" w:eastAsia="宋体" w:cs="Times New Roman"/>
          <w:color w:val="000000"/>
          <w:kern w:val="0"/>
          <w:sz w:val="18"/>
          <w:szCs w:val="18"/>
          <w:lang w:val="en-US" w:eastAsia="zh-CN" w:bidi="ar"/>
        </w:rPr>
        <w:t>林龄（F</w:t>
      </w:r>
      <w:r>
        <w:rPr>
          <w:rFonts w:hint="default" w:ascii="Times New Roman" w:hAnsi="Times New Roman" w:eastAsia="宋体" w:cs="Times New Roman"/>
          <w:color w:val="000000"/>
          <w:kern w:val="0"/>
          <w:sz w:val="18"/>
          <w:szCs w:val="18"/>
          <w:lang w:val="en-US" w:eastAsia="zh-CN" w:bidi="ar"/>
        </w:rPr>
        <w:t>OREST_AGE</w:t>
      </w:r>
      <w:r>
        <w:rPr>
          <w:rFonts w:hint="eastAsia" w:ascii="Times New Roman" w:hAnsi="Times New Roman" w:eastAsia="宋体" w:cs="Times New Roman"/>
          <w:color w:val="000000"/>
          <w:kern w:val="0"/>
          <w:sz w:val="18"/>
          <w:szCs w:val="18"/>
          <w:lang w:val="en-US" w:eastAsia="zh-CN" w:bidi="ar"/>
        </w:rPr>
        <w:t>）将数据划分为土壤养分SNSB、使用土壤养分与环境因素（SNSBE）两种数据集总共进行</w:t>
      </w:r>
      <w:r>
        <w:rPr>
          <w:rFonts w:hint="eastAsia" w:ascii="Times New Roman" w:hAnsi="Times New Roman" w:eastAsia="宋体" w:cs="Times New Roman"/>
          <w:color w:val="000000"/>
          <w:kern w:val="0"/>
          <w:sz w:val="18"/>
          <w:szCs w:val="18"/>
          <w:lang w:bidi="ar"/>
        </w:rPr>
        <w:t>1</w:t>
      </w:r>
      <w:r>
        <w:rPr>
          <w:rFonts w:hint="eastAsia" w:ascii="Times New Roman" w:hAnsi="Times New Roman" w:eastAsia="宋体" w:cs="Times New Roman"/>
          <w:kern w:val="0"/>
          <w:sz w:val="18"/>
          <w:szCs w:val="18"/>
          <w:lang w:bidi="ar"/>
        </w:rPr>
        <w:t>80</w:t>
      </w:r>
      <w:r>
        <w:rPr>
          <w:rFonts w:hint="eastAsia" w:ascii="Times New Roman" w:hAnsi="Times New Roman" w:eastAsia="宋体" w:cs="Times New Roman"/>
          <w:color w:val="000000"/>
          <w:kern w:val="0"/>
          <w:sz w:val="18"/>
          <w:szCs w:val="18"/>
          <w:lang w:bidi="ar"/>
        </w:rPr>
        <w:t>组土壤光谱实验数据，构建了土壤有机碳（SOC）含量的多方法协同预测框架。在数据预处理阶段，系统对比了五类光谱优化方案：降噪处理包含无降噪（RAW）、离散小波变换降噪（DWT）、多元正射矫正（MSC）、Savitzky-Golay平滑去噪（SG）四种方式；数学变换环节设置原始反射率（NONE）、一阶微分（FD）、标准正态变量变换（SNV）和二阶微分（SD）四种方法。同时采用光谱数据增强操作将数据最终扩容为原来的5倍的混合建模方法体系，使用传统机器学习（偏最小二乘回归PLSR、支持向量机SVM、随机森林RF、岭回归</w:t>
      </w:r>
      <w:r>
        <w:rPr>
          <w:rFonts w:ascii="Times New Roman" w:hAnsi="Times New Roman" w:eastAsia="宋体" w:cs="Times New Roman"/>
          <w:color w:val="000000"/>
          <w:kern w:val="0"/>
          <w:sz w:val="18"/>
          <w:szCs w:val="18"/>
          <w:lang w:bidi="ar"/>
        </w:rPr>
        <w:t>Ridge</w:t>
      </w:r>
      <w:r>
        <w:rPr>
          <w:rFonts w:hint="eastAsia" w:ascii="Times New Roman" w:hAnsi="Times New Roman" w:eastAsia="宋体" w:cs="Times New Roman"/>
          <w:color w:val="000000"/>
          <w:kern w:val="0"/>
          <w:sz w:val="18"/>
          <w:szCs w:val="18"/>
          <w:lang w:bidi="ar"/>
        </w:rPr>
        <w:t>、梯度提升</w:t>
      </w:r>
      <w:r>
        <w:rPr>
          <w:rFonts w:ascii="Times New Roman" w:hAnsi="Times New Roman" w:eastAsia="宋体" w:cs="Times New Roman"/>
          <w:color w:val="000000"/>
          <w:kern w:val="0"/>
          <w:sz w:val="18"/>
          <w:szCs w:val="18"/>
          <w:lang w:bidi="ar"/>
        </w:rPr>
        <w:t>GradientBoosting</w:t>
      </w:r>
      <w:r>
        <w:rPr>
          <w:rFonts w:hint="eastAsia" w:ascii="Times New Roman" w:hAnsi="Times New Roman" w:eastAsia="宋体" w:cs="Times New Roman"/>
          <w:color w:val="000000"/>
          <w:kern w:val="0"/>
          <w:sz w:val="18"/>
          <w:szCs w:val="18"/>
          <w:lang w:bidi="ar"/>
        </w:rPr>
        <w:t>）与深度学习（DS-DCNN、残差网络ResNet、堆叠卷积网络</w:t>
      </w:r>
      <w:r>
        <w:rPr>
          <w:rFonts w:ascii="Times New Roman" w:hAnsi="Times New Roman" w:eastAsia="宋体" w:cs="Times New Roman"/>
          <w:color w:val="000000"/>
          <w:kern w:val="0"/>
          <w:sz w:val="18"/>
          <w:szCs w:val="18"/>
          <w:lang w:bidi="ar"/>
        </w:rPr>
        <w:t xml:space="preserve">VGGNet </w:t>
      </w:r>
      <w:r>
        <w:rPr>
          <w:rFonts w:hint="eastAsia"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t>SpectralVisionTransformer</w:t>
      </w:r>
      <w:r>
        <w:rPr>
          <w:rFonts w:hint="eastAsia" w:ascii="Times New Roman" w:hAnsi="Times New Roman" w:eastAsia="宋体" w:cs="Times New Roman"/>
          <w:color w:val="000000"/>
          <w:kern w:val="0"/>
          <w:sz w:val="18"/>
          <w:szCs w:val="18"/>
          <w:lang w:bidi="ar"/>
        </w:rPr>
        <w:t>）两类方法，提出深度可分离动态卷积网络（DS-DCNN）架构。通过皮尔逊相关性分析</w:t>
      </w:r>
      <w:r>
        <w:rPr>
          <w:rFonts w:hint="eastAsia" w:ascii="Times New Roman" w:hAnsi="Times New Roman" w:eastAsia="宋体" w:cs="Times New Roman"/>
          <w:color w:val="000000"/>
          <w:kern w:val="0"/>
          <w:sz w:val="18"/>
          <w:szCs w:val="18"/>
          <w:lang w:val="en-US" w:eastAsia="zh-CN" w:bidi="ar"/>
        </w:rPr>
        <w:t>结合预测结果</w:t>
      </w:r>
      <w:r>
        <w:rPr>
          <w:rFonts w:hint="eastAsia" w:ascii="Times New Roman" w:hAnsi="Times New Roman" w:eastAsia="宋体" w:cs="Times New Roman"/>
          <w:color w:val="000000"/>
          <w:kern w:val="0"/>
          <w:sz w:val="18"/>
          <w:szCs w:val="18"/>
          <w:lang w:bidi="ar"/>
        </w:rPr>
        <w:t>筛选出</w:t>
      </w:r>
      <w:r>
        <w:rPr>
          <w:rFonts w:hint="eastAsia" w:ascii="Times New Roman" w:hAnsi="Times New Roman" w:eastAsia="宋体" w:cs="Times New Roman"/>
          <w:color w:val="000000"/>
          <w:kern w:val="0"/>
          <w:sz w:val="18"/>
          <w:szCs w:val="18"/>
          <w:lang w:val="en-US" w:eastAsia="zh-CN" w:bidi="ar"/>
        </w:rPr>
        <w:t>SG-FD</w:t>
      </w:r>
      <w:r>
        <w:rPr>
          <w:rFonts w:hint="eastAsia" w:ascii="Times New Roman" w:hAnsi="Times New Roman" w:eastAsia="宋体" w:cs="Times New Roman"/>
          <w:color w:val="000000"/>
          <w:kern w:val="0"/>
          <w:sz w:val="18"/>
          <w:szCs w:val="18"/>
          <w:lang w:bidi="ar"/>
        </w:rPr>
        <w:t>预处理方式，</w:t>
      </w:r>
      <w:r>
        <w:rPr>
          <w:rFonts w:hint="eastAsia" w:ascii="Times New Roman" w:hAnsi="Times New Roman" w:eastAsia="宋体" w:cs="Times New Roman"/>
          <w:color w:val="000000"/>
          <w:kern w:val="0"/>
          <w:sz w:val="18"/>
          <w:szCs w:val="18"/>
          <w:lang w:val="en-US" w:eastAsia="zh-CN" w:bidi="ar"/>
        </w:rPr>
        <w:t>对</w:t>
      </w:r>
      <w:r>
        <w:rPr>
          <w:rFonts w:hint="eastAsia" w:ascii="Times New Roman" w:hAnsi="Times New Roman" w:eastAsia="宋体" w:cs="Times New Roman"/>
          <w:color w:val="000000"/>
          <w:kern w:val="0"/>
          <w:sz w:val="18"/>
          <w:szCs w:val="18"/>
          <w:lang w:bidi="ar"/>
        </w:rPr>
        <w:t>光谱</w:t>
      </w:r>
      <w:r>
        <w:rPr>
          <w:rFonts w:hint="eastAsia" w:ascii="Times New Roman" w:hAnsi="Times New Roman" w:eastAsia="宋体" w:cs="Times New Roman"/>
          <w:color w:val="000000"/>
          <w:kern w:val="0"/>
          <w:sz w:val="18"/>
          <w:szCs w:val="18"/>
          <w:lang w:val="en-US" w:eastAsia="zh-CN" w:bidi="ar"/>
        </w:rPr>
        <w:t>波段进行</w:t>
      </w:r>
      <w:r>
        <w:rPr>
          <w:rFonts w:hint="eastAsia" w:ascii="Times New Roman" w:hAnsi="Times New Roman" w:eastAsia="宋体" w:cs="Times New Roman"/>
          <w:color w:val="000000"/>
          <w:kern w:val="0"/>
          <w:sz w:val="18"/>
          <w:szCs w:val="18"/>
          <w:lang w:bidi="ar"/>
        </w:rPr>
        <w:t>数据增强。使用决定系数（R²）、均方根误差（RMSE）和相对分析误差（RPD）验证结果，使用 SHAP 可解释性分析对模型做出解释。通过光谱预处理-特征提取-模型架构的全链路优化，为高维光谱数据挖掘提供了多维度方法融合的创新路径。系统比较七种建模方法的光谱反演精度，最终确定"预处理-建模"协同优化的技术方案。本研究的方法流程如图 2 所示。</w:t>
      </w:r>
    </w:p>
    <w:p w14:paraId="23C2278A">
      <w:pPr>
        <w:keepNext/>
        <w:autoSpaceDN w:val="0"/>
        <w:jc w:val="center"/>
      </w:pPr>
      <w:bookmarkStart w:id="5" w:name="OLE_LINK6"/>
      <w:r>
        <w:rPr>
          <w:rFonts w:ascii="Times New Roman" w:hAnsi="Times New Roman" w:eastAsia="宋体" w:cs="Times New Roman"/>
          <w:b/>
          <w:bCs/>
          <w:color w:val="000000"/>
          <w:kern w:val="0"/>
          <w:sz w:val="18"/>
          <w:szCs w:val="18"/>
          <w:lang w:bidi="ar"/>
        </w:rPr>
        <w:drawing>
          <wp:inline distT="0" distB="0" distL="0" distR="0">
            <wp:extent cx="5274310" cy="2294890"/>
            <wp:effectExtent l="0" t="0" r="0" b="3810"/>
            <wp:docPr id="9588655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65549" name="图片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294890"/>
                    </a:xfrm>
                    <a:prstGeom prst="rect">
                      <a:avLst/>
                    </a:prstGeom>
                  </pic:spPr>
                </pic:pic>
              </a:graphicData>
            </a:graphic>
          </wp:inline>
        </w:drawing>
      </w:r>
    </w:p>
    <w:p w14:paraId="20A88161">
      <w:pPr>
        <w:pStyle w:val="6"/>
        <w:jc w:val="center"/>
        <w:rPr>
          <w:rFonts w:ascii="Times New Roman" w:hAnsi="Times New Roman" w:eastAsia="宋体" w:cs="Times New Roman"/>
          <w:b/>
          <w:bCs/>
          <w:color w:val="000000"/>
          <w:kern w:val="0"/>
          <w:sz w:val="18"/>
          <w:szCs w:val="18"/>
          <w:lang w:bidi="ar"/>
        </w:rPr>
      </w:pPr>
      <w:r>
        <w:rPr>
          <w:rFonts w:hint="eastAsia" w:ascii="Times New Roman" w:hAnsi="Times New Roman" w:eastAsia="宋体" w:cs="Times New Roman"/>
          <w:b/>
          <w:bCs/>
          <w:color w:val="000000"/>
          <w:kern w:val="0"/>
          <w:sz w:val="18"/>
          <w:szCs w:val="18"/>
          <w:lang w:bidi="ar"/>
        </w:rPr>
        <w:t xml:space="preserve">图 </w:t>
      </w:r>
      <w:r>
        <w:rPr>
          <w:rFonts w:ascii="Times New Roman" w:hAnsi="Times New Roman" w:eastAsia="宋体" w:cs="Times New Roman"/>
          <w:b/>
          <w:bCs/>
          <w:color w:val="000000"/>
          <w:kern w:val="0"/>
          <w:sz w:val="18"/>
          <w:szCs w:val="18"/>
          <w:lang w:bidi="ar"/>
        </w:rPr>
        <w:fldChar w:fldCharType="begin"/>
      </w:r>
      <w:r>
        <w:rPr>
          <w:rFonts w:ascii="Times New Roman" w:hAnsi="Times New Roman" w:eastAsia="宋体" w:cs="Times New Roman"/>
          <w:b/>
          <w:bCs/>
          <w:color w:val="000000"/>
          <w:kern w:val="0"/>
          <w:sz w:val="18"/>
          <w:szCs w:val="18"/>
          <w:lang w:bidi="ar"/>
        </w:rPr>
        <w:instrText xml:space="preserve"> </w:instrText>
      </w:r>
      <w:r>
        <w:rPr>
          <w:rFonts w:hint="eastAsia" w:ascii="Times New Roman" w:hAnsi="Times New Roman" w:eastAsia="宋体" w:cs="Times New Roman"/>
          <w:b/>
          <w:bCs/>
          <w:color w:val="000000"/>
          <w:kern w:val="0"/>
          <w:sz w:val="18"/>
          <w:szCs w:val="18"/>
          <w:lang w:bidi="ar"/>
        </w:rPr>
        <w:instrText xml:space="preserve">SEQ 图 \* ARABIC</w:instrText>
      </w:r>
      <w:r>
        <w:rPr>
          <w:rFonts w:ascii="Times New Roman" w:hAnsi="Times New Roman" w:eastAsia="宋体" w:cs="Times New Roman"/>
          <w:b/>
          <w:bCs/>
          <w:color w:val="000000"/>
          <w:kern w:val="0"/>
          <w:sz w:val="18"/>
          <w:szCs w:val="18"/>
          <w:lang w:bidi="ar"/>
        </w:rPr>
        <w:instrText xml:space="preserve"> </w:instrText>
      </w:r>
      <w:r>
        <w:rPr>
          <w:rFonts w:ascii="Times New Roman" w:hAnsi="Times New Roman" w:eastAsia="宋体" w:cs="Times New Roman"/>
          <w:b/>
          <w:bCs/>
          <w:color w:val="000000"/>
          <w:kern w:val="0"/>
          <w:sz w:val="18"/>
          <w:szCs w:val="18"/>
          <w:lang w:bidi="ar"/>
        </w:rPr>
        <w:fldChar w:fldCharType="separate"/>
      </w:r>
      <w:r>
        <w:rPr>
          <w:rFonts w:ascii="Times New Roman" w:hAnsi="Times New Roman" w:eastAsia="宋体" w:cs="Times New Roman"/>
          <w:b/>
          <w:bCs/>
          <w:color w:val="000000"/>
          <w:kern w:val="0"/>
          <w:sz w:val="18"/>
          <w:szCs w:val="18"/>
          <w:lang w:bidi="ar"/>
        </w:rPr>
        <w:t>2</w:t>
      </w:r>
      <w:r>
        <w:rPr>
          <w:rFonts w:ascii="Times New Roman" w:hAnsi="Times New Roman" w:eastAsia="宋体" w:cs="Times New Roman"/>
          <w:b/>
          <w:bCs/>
          <w:color w:val="000000"/>
          <w:kern w:val="0"/>
          <w:sz w:val="18"/>
          <w:szCs w:val="18"/>
          <w:lang w:bidi="ar"/>
        </w:rPr>
        <w:fldChar w:fldCharType="end"/>
      </w:r>
      <w:r>
        <w:rPr>
          <w:rFonts w:ascii="Times New Roman" w:hAnsi="Times New Roman" w:eastAsia="宋体" w:cs="Times New Roman"/>
          <w:b/>
          <w:bCs/>
          <w:color w:val="000000"/>
          <w:kern w:val="0"/>
          <w:sz w:val="18"/>
          <w:szCs w:val="18"/>
          <w:lang w:bidi="ar"/>
        </w:rPr>
        <w:t>.</w:t>
      </w:r>
      <w:r>
        <w:rPr>
          <w:rFonts w:hint="eastAsia" w:ascii="Times New Roman" w:hAnsi="Times New Roman" w:eastAsia="宋体" w:cs="Times New Roman"/>
          <w:b/>
          <w:bCs/>
          <w:color w:val="000000"/>
          <w:kern w:val="0"/>
          <w:sz w:val="18"/>
          <w:szCs w:val="18"/>
          <w:lang w:bidi="ar"/>
        </w:rPr>
        <w:t>方法流程图</w:t>
      </w:r>
    </w:p>
    <w:p w14:paraId="1A9BAAAA">
      <w:pPr>
        <w:pStyle w:val="6"/>
        <w:jc w:val="center"/>
        <w:rPr>
          <w:rFonts w:ascii="Times New Roman" w:hAnsi="Times New Roman" w:eastAsia="宋体" w:cs="Times New Roman"/>
          <w:b/>
          <w:bCs/>
          <w:color w:val="000000"/>
          <w:kern w:val="0"/>
          <w:sz w:val="18"/>
          <w:szCs w:val="18"/>
          <w:lang w:bidi="ar"/>
        </w:rPr>
      </w:pPr>
      <w:r>
        <w:rPr>
          <w:rFonts w:ascii="Times New Roman" w:hAnsi="Times New Roman" w:eastAsia="宋体" w:cs="Times New Roman"/>
          <w:b/>
          <w:bCs/>
          <w:color w:val="000000"/>
          <w:kern w:val="0"/>
          <w:sz w:val="18"/>
          <w:szCs w:val="18"/>
          <w:lang w:bidi="ar"/>
        </w:rPr>
        <w:t xml:space="preserve">Fig. </w:t>
      </w:r>
      <w:r>
        <w:rPr>
          <w:rFonts w:ascii="Times New Roman" w:hAnsi="Times New Roman" w:eastAsia="宋体" w:cs="Times New Roman"/>
          <w:b/>
          <w:bCs/>
          <w:color w:val="000000"/>
          <w:kern w:val="0"/>
          <w:sz w:val="18"/>
          <w:szCs w:val="18"/>
          <w:lang w:bidi="ar"/>
        </w:rPr>
        <w:fldChar w:fldCharType="begin"/>
      </w:r>
      <w:r>
        <w:rPr>
          <w:rFonts w:ascii="Times New Roman" w:hAnsi="Times New Roman" w:eastAsia="宋体" w:cs="Times New Roman"/>
          <w:b/>
          <w:bCs/>
          <w:color w:val="000000"/>
          <w:kern w:val="0"/>
          <w:sz w:val="18"/>
          <w:szCs w:val="18"/>
          <w:lang w:bidi="ar"/>
        </w:rPr>
        <w:instrText xml:space="preserve"> SEQ Fig. \* ARABIC </w:instrText>
      </w:r>
      <w:r>
        <w:rPr>
          <w:rFonts w:ascii="Times New Roman" w:hAnsi="Times New Roman" w:eastAsia="宋体" w:cs="Times New Roman"/>
          <w:b/>
          <w:bCs/>
          <w:color w:val="000000"/>
          <w:kern w:val="0"/>
          <w:sz w:val="18"/>
          <w:szCs w:val="18"/>
          <w:lang w:bidi="ar"/>
        </w:rPr>
        <w:fldChar w:fldCharType="separate"/>
      </w:r>
      <w:r>
        <w:rPr>
          <w:rFonts w:ascii="Times New Roman" w:hAnsi="Times New Roman" w:eastAsia="宋体" w:cs="Times New Roman"/>
          <w:b/>
          <w:bCs/>
          <w:color w:val="000000"/>
          <w:kern w:val="0"/>
          <w:sz w:val="18"/>
          <w:szCs w:val="18"/>
          <w:lang w:bidi="ar"/>
        </w:rPr>
        <w:t>2</w:t>
      </w:r>
      <w:r>
        <w:rPr>
          <w:rFonts w:ascii="Times New Roman" w:hAnsi="Times New Roman" w:eastAsia="宋体" w:cs="Times New Roman"/>
          <w:b/>
          <w:bCs/>
          <w:color w:val="000000"/>
          <w:kern w:val="0"/>
          <w:sz w:val="18"/>
          <w:szCs w:val="18"/>
          <w:lang w:bidi="ar"/>
        </w:rPr>
        <w:fldChar w:fldCharType="end"/>
      </w:r>
      <w:r>
        <w:rPr>
          <w:rFonts w:ascii="Times New Roman" w:hAnsi="Times New Roman" w:eastAsia="宋体" w:cs="Times New Roman"/>
          <w:b/>
          <w:bCs/>
          <w:color w:val="000000"/>
          <w:kern w:val="0"/>
          <w:sz w:val="18"/>
          <w:szCs w:val="18"/>
          <w:lang w:bidi="ar"/>
        </w:rPr>
        <w:t xml:space="preserve">. </w:t>
      </w:r>
      <w:r>
        <w:rPr>
          <w:rFonts w:hint="eastAsia" w:ascii="Times New Roman" w:hAnsi="Times New Roman" w:eastAsia="宋体" w:cs="Times New Roman"/>
          <w:b/>
          <w:bCs/>
          <w:color w:val="000000"/>
          <w:kern w:val="0"/>
          <w:sz w:val="18"/>
          <w:szCs w:val="18"/>
          <w:lang w:bidi="ar"/>
        </w:rPr>
        <w:t>Method flowchart</w:t>
      </w:r>
      <w:bookmarkEnd w:id="5"/>
    </w:p>
    <w:bookmarkEnd w:id="4"/>
    <w:p w14:paraId="426F8E06">
      <w:pPr>
        <w:spacing w:before="156" w:beforeLines="50" w:after="156" w:afterLines="50"/>
        <w:rPr>
          <w:b/>
        </w:rPr>
      </w:pPr>
      <w:r>
        <w:rPr>
          <w:rFonts w:hint="eastAsia" w:ascii="Times New Roman" w:hAnsi="Times New Roman" w:eastAsia="宋体" w:cs="Times New Roman"/>
          <w:b/>
          <w:szCs w:val="21"/>
        </w:rPr>
        <w:t>2.2</w:t>
      </w:r>
      <w:r>
        <w:rPr>
          <w:rFonts w:hint="eastAsia"/>
          <w:b/>
        </w:rPr>
        <w:t xml:space="preserve"> 光谱的预处理方式</w:t>
      </w:r>
    </w:p>
    <w:p w14:paraId="51E4C98E">
      <w:pPr>
        <w:widowControl/>
        <w:ind w:firstLine="420"/>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为提高光谱数据的质量和模型的预测精度，本研究采用多元散射校正（MSC）、离散小波变换（DWT）、Savitzky-Golay平滑去噪</w:t>
      </w:r>
      <w:r>
        <w:rPr>
          <w:rFonts w:hint="eastAsia" w:ascii="Times New Roman" w:hAnsi="Times New Roman" w:eastAsia="宋体" w:cs="Times New Roman"/>
          <w:color w:val="000000"/>
          <w:kern w:val="0"/>
          <w:sz w:val="18"/>
          <w:szCs w:val="18"/>
          <w:lang w:val="en-US" w:eastAsia="zh-CN" w:bidi="ar"/>
        </w:rPr>
        <w:t>多种</w:t>
      </w:r>
      <w:r>
        <w:rPr>
          <w:rFonts w:hint="eastAsia" w:ascii="Times New Roman" w:hAnsi="Times New Roman" w:eastAsia="宋体" w:cs="Times New Roman"/>
          <w:color w:val="000000"/>
          <w:kern w:val="0"/>
          <w:sz w:val="18"/>
          <w:szCs w:val="18"/>
          <w:lang w:bidi="ar"/>
        </w:rPr>
        <w:t>降噪方式与数学变换互相组合的预处理方式。</w:t>
      </w:r>
    </w:p>
    <w:p w14:paraId="5F332750">
      <w:pPr>
        <w:spacing w:before="156" w:beforeLines="50" w:after="156" w:afterLines="50"/>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 xml:space="preserve">2.2.1 </w:t>
      </w:r>
      <w:r>
        <w:rPr>
          <w:rFonts w:ascii="Times New Roman" w:hAnsi="Times New Roman" w:eastAsia="宋体" w:cs="Times New Roman"/>
          <w:color w:val="000000"/>
          <w:kern w:val="0"/>
          <w:sz w:val="18"/>
          <w:szCs w:val="18"/>
          <w:lang w:bidi="ar"/>
        </w:rPr>
        <w:t>多元散射校正</w:t>
      </w:r>
      <w:r>
        <w:rPr>
          <w:rFonts w:hint="eastAsia" w:ascii="Times New Roman" w:hAnsi="Times New Roman" w:eastAsia="宋体" w:cs="Times New Roman"/>
          <w:color w:val="000000"/>
          <w:kern w:val="0"/>
          <w:sz w:val="18"/>
          <w:szCs w:val="18"/>
          <w:lang w:bidi="ar"/>
        </w:rPr>
        <w:t>（MSC）</w:t>
      </w:r>
    </w:p>
    <w:p w14:paraId="460D0F6E">
      <w:pPr>
        <w:spacing w:before="156" w:beforeLines="50" w:after="156" w:afterLines="50"/>
        <w:ind w:firstLine="420"/>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多元散射校正（Multiplicative Scatter Correction,MSC）是高光谱数据预处理常用的算法之一，MSC可以有效的消除由于散射水平不同带来的光谱差异，从而增强光谱与数据之间的相关性。平均光谱计算公式如式</w:t>
      </w:r>
      <w:r>
        <w:rPr>
          <w:rFonts w:ascii="Times New Roman" w:hAnsi="Times New Roman" w:eastAsia="宋体" w:cs="Times New Roman"/>
          <w:color w:val="000000"/>
          <w:kern w:val="0"/>
          <w:sz w:val="18"/>
          <w:szCs w:val="18"/>
          <w:lang w:bidi="ar"/>
        </w:rPr>
        <w:fldChar w:fldCharType="begin"/>
      </w:r>
      <w:r>
        <w:rPr>
          <w:rFonts w:ascii="Times New Roman" w:hAnsi="Times New Roman" w:eastAsia="宋体" w:cs="Times New Roman"/>
          <w:color w:val="000000"/>
          <w:kern w:val="0"/>
          <w:sz w:val="18"/>
          <w:szCs w:val="18"/>
          <w:lang w:bidi="ar"/>
        </w:rPr>
        <w:instrText xml:space="preserve"> </w:instrText>
      </w:r>
      <w:r>
        <w:rPr>
          <w:rFonts w:hint="eastAsia" w:ascii="Times New Roman" w:hAnsi="Times New Roman" w:eastAsia="宋体" w:cs="Times New Roman"/>
          <w:color w:val="000000"/>
          <w:kern w:val="0"/>
          <w:sz w:val="18"/>
          <w:szCs w:val="18"/>
          <w:lang w:bidi="ar"/>
        </w:rPr>
        <w:instrText xml:space="preserve">REF _Ref195515434 \h</w:instrText>
      </w:r>
      <w:r>
        <w:rPr>
          <w:rFonts w:ascii="Times New Roman" w:hAnsi="Times New Roman" w:eastAsia="宋体" w:cs="Times New Roman"/>
          <w:color w:val="000000"/>
          <w:kern w:val="0"/>
          <w:sz w:val="18"/>
          <w:szCs w:val="18"/>
          <w:lang w:bidi="ar"/>
        </w:rPr>
        <w:instrText xml:space="preserve">  \* MERGEFORMAT </w:instrText>
      </w:r>
      <w:r>
        <w:rPr>
          <w:rFonts w:ascii="Times New Roman" w:hAnsi="Times New Roman" w:eastAsia="宋体" w:cs="Times New Roman"/>
          <w:color w:val="000000"/>
          <w:kern w:val="0"/>
          <w:sz w:val="18"/>
          <w:szCs w:val="18"/>
          <w:lang w:bidi="ar"/>
        </w:rPr>
        <w:fldChar w:fldCharType="separate"/>
      </w:r>
      <w:r>
        <w:rPr>
          <w:rFonts w:hint="eastAsia"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t>1</w:t>
      </w:r>
      <w:r>
        <w:rPr>
          <w:rFonts w:hint="eastAsia"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fldChar w:fldCharType="end"/>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40"/>
        <w:gridCol w:w="2841"/>
        <w:gridCol w:w="2841"/>
      </w:tblGrid>
      <w:tr w14:paraId="0664624D">
        <w:tc>
          <w:tcPr>
            <w:tcW w:w="2840" w:type="dxa"/>
            <w:vAlign w:val="center"/>
          </w:tcPr>
          <w:p w14:paraId="22120826">
            <w:pPr>
              <w:spacing w:before="156" w:beforeLines="50" w:after="156" w:afterLines="50"/>
              <w:ind w:right="420"/>
              <w:jc w:val="center"/>
              <w:rPr>
                <w:rFonts w:ascii="Times New Roman" w:hAnsi="Times New Roman" w:eastAsia="宋体" w:cs="Times New Roman"/>
                <w:color w:val="000000"/>
                <w:kern w:val="0"/>
                <w:sz w:val="18"/>
                <w:szCs w:val="18"/>
                <w:lang w:bidi="ar"/>
              </w:rPr>
            </w:pPr>
          </w:p>
        </w:tc>
        <w:tc>
          <w:tcPr>
            <w:tcW w:w="2841" w:type="dxa"/>
            <w:vAlign w:val="center"/>
          </w:tcPr>
          <w:p w14:paraId="28CF6E40">
            <w:pPr>
              <w:pStyle w:val="6"/>
              <w:keepNext/>
              <w:jc w:val="center"/>
              <w:rPr>
                <w:rFonts w:ascii="Times New Roman" w:hAnsi="Times New Roman" w:eastAsia="宋体" w:cs="Times New Roman"/>
                <w:color w:val="000000"/>
                <w:kern w:val="0"/>
                <w:sz w:val="18"/>
                <w:szCs w:val="18"/>
                <w:lang w:bidi="ar"/>
              </w:rPr>
            </w:pPr>
            <m:oMathPara>
              <m:oMath>
                <m:sSub>
                  <m:sSubPr>
                    <m:ctrlPr>
                      <w:rPr>
                        <w:rFonts w:ascii="Cambria Math" w:hAnsi="Cambria Math" w:eastAsia="宋体" w:cs="Times New Roman"/>
                        <w:color w:val="000000"/>
                        <w:kern w:val="0"/>
                        <w:sz w:val="18"/>
                        <w:szCs w:val="18"/>
                        <w:lang w:bidi="ar"/>
                      </w:rPr>
                    </m:ctrlPr>
                  </m:sSubPr>
                  <m:e>
                    <m:acc>
                      <m:accPr>
                        <m:chr m:val="̅"/>
                        <m:ctrlPr>
                          <w:rPr>
                            <w:rFonts w:ascii="Cambria Math" w:hAnsi="Cambria Math" w:eastAsia="宋体" w:cs="Times New Roman"/>
                            <w:color w:val="000000"/>
                            <w:kern w:val="0"/>
                            <w:sz w:val="18"/>
                            <w:szCs w:val="18"/>
                            <w:lang w:bidi="ar"/>
                          </w:rPr>
                        </m:ctrlPr>
                      </m:accPr>
                      <m:e>
                        <m:r>
                          <m:rPr>
                            <m:sty m:val="p"/>
                          </m:rPr>
                          <w:rPr>
                            <w:rFonts w:ascii="Cambria Math" w:hAnsi="Cambria Math" w:eastAsia="宋体" w:cs="Times New Roman"/>
                            <w:color w:val="000000"/>
                            <w:kern w:val="0"/>
                            <w:sz w:val="18"/>
                            <w:szCs w:val="18"/>
                            <w:lang w:bidi="ar"/>
                          </w:rPr>
                          <m:t>x</m:t>
                        </m:r>
                        <m:ctrlPr>
                          <w:rPr>
                            <w:rFonts w:ascii="Cambria Math" w:hAnsi="Cambria Math" w:eastAsia="宋体" w:cs="Times New Roman"/>
                            <w:color w:val="000000"/>
                            <w:kern w:val="0"/>
                            <w:sz w:val="18"/>
                            <w:szCs w:val="18"/>
                            <w:lang w:bidi="ar"/>
                          </w:rPr>
                        </m:ctrlPr>
                      </m:e>
                    </m:acc>
                    <m:ctrlPr>
                      <w:rPr>
                        <w:rFonts w:ascii="Cambria Math" w:hAnsi="Cambria Math" w:eastAsia="宋体" w:cs="Times New Roman"/>
                        <w:color w:val="000000"/>
                        <w:kern w:val="0"/>
                        <w:sz w:val="18"/>
                        <w:szCs w:val="18"/>
                        <w:lang w:bidi="ar"/>
                      </w:rPr>
                    </m:ctrlPr>
                  </m:e>
                  <m:sub>
                    <m:r>
                      <m:rPr>
                        <m:sty m:val="p"/>
                      </m:rPr>
                      <w:rPr>
                        <w:rFonts w:ascii="Cambria Math" w:hAnsi="Cambria Math" w:eastAsia="宋体" w:cs="Times New Roman"/>
                        <w:color w:val="000000"/>
                        <w:kern w:val="0"/>
                        <w:sz w:val="18"/>
                        <w:szCs w:val="18"/>
                        <w:lang w:bidi="ar"/>
                      </w:rPr>
                      <m:t>ref</m:t>
                    </m:r>
                    <m:ctrlPr>
                      <w:rPr>
                        <w:rFonts w:ascii="Cambria Math" w:hAnsi="Cambria Math" w:eastAsia="宋体" w:cs="Times New Roman"/>
                        <w:color w:val="000000"/>
                        <w:kern w:val="0"/>
                        <w:sz w:val="18"/>
                        <w:szCs w:val="18"/>
                        <w:lang w:bidi="ar"/>
                      </w:rPr>
                    </m:ctrlPr>
                  </m:sub>
                </m:sSub>
                <m:r>
                  <m:rPr>
                    <m:sty m:val="p"/>
                  </m:rPr>
                  <w:rPr>
                    <w:rFonts w:ascii="Cambria Math" w:hAnsi="Cambria Math" w:eastAsia="宋体" w:cs="Times New Roman"/>
                    <w:color w:val="000000"/>
                    <w:kern w:val="0"/>
                    <w:sz w:val="18"/>
                    <w:szCs w:val="18"/>
                    <w:lang w:bidi="ar"/>
                  </w:rPr>
                  <m:t>=</m:t>
                </m:r>
                <m:f>
                  <m:fPr>
                    <m:ctrlPr>
                      <w:rPr>
                        <w:rFonts w:ascii="Cambria Math" w:hAnsi="Cambria Math" w:eastAsia="宋体" w:cs="Times New Roman"/>
                        <w:color w:val="000000"/>
                        <w:kern w:val="0"/>
                        <w:sz w:val="18"/>
                        <w:szCs w:val="18"/>
                        <w:lang w:bidi="ar"/>
                      </w:rPr>
                    </m:ctrlPr>
                  </m:fPr>
                  <m:num>
                    <m:r>
                      <m:rPr>
                        <m:sty m:val="p"/>
                      </m:rPr>
                      <w:rPr>
                        <w:rFonts w:ascii="Cambria Math" w:hAnsi="Cambria Math" w:eastAsia="宋体" w:cs="Times New Roman"/>
                        <w:color w:val="000000"/>
                        <w:kern w:val="0"/>
                        <w:sz w:val="18"/>
                        <w:szCs w:val="18"/>
                        <w:lang w:bidi="ar"/>
                      </w:rPr>
                      <m:t>1</m:t>
                    </m:r>
                    <m:ctrlPr>
                      <w:rPr>
                        <w:rFonts w:ascii="Cambria Math" w:hAnsi="Cambria Math" w:eastAsia="宋体" w:cs="Times New Roman"/>
                        <w:color w:val="000000"/>
                        <w:kern w:val="0"/>
                        <w:sz w:val="18"/>
                        <w:szCs w:val="18"/>
                        <w:lang w:bidi="ar"/>
                      </w:rPr>
                    </m:ctrlPr>
                  </m:num>
                  <m:den>
                    <m:r>
                      <m:rPr>
                        <m:sty m:val="p"/>
                      </m:rPr>
                      <w:rPr>
                        <w:rFonts w:ascii="Cambria Math" w:hAnsi="Cambria Math" w:eastAsia="宋体" w:cs="Times New Roman"/>
                        <w:color w:val="000000"/>
                        <w:kern w:val="0"/>
                        <w:sz w:val="18"/>
                        <w:szCs w:val="18"/>
                        <w:lang w:bidi="ar"/>
                      </w:rPr>
                      <m:t>n</m:t>
                    </m:r>
                    <m:ctrlPr>
                      <w:rPr>
                        <w:rFonts w:ascii="Cambria Math" w:hAnsi="Cambria Math" w:eastAsia="宋体" w:cs="Times New Roman"/>
                        <w:color w:val="000000"/>
                        <w:kern w:val="0"/>
                        <w:sz w:val="18"/>
                        <w:szCs w:val="18"/>
                        <w:lang w:bidi="ar"/>
                      </w:rPr>
                    </m:ctrlPr>
                  </m:den>
                </m:f>
                <m:nary>
                  <m:naryPr>
                    <m:chr m:val="∑"/>
                    <m:grow m:val="1"/>
                    <m:limLoc m:val="undOvr"/>
                    <m:ctrlPr>
                      <w:rPr>
                        <w:rFonts w:ascii="Cambria Math" w:hAnsi="Cambria Math" w:eastAsia="宋体" w:cs="Times New Roman"/>
                        <w:color w:val="000000"/>
                        <w:kern w:val="0"/>
                        <w:sz w:val="18"/>
                        <w:szCs w:val="18"/>
                        <w:lang w:bidi="ar"/>
                      </w:rPr>
                    </m:ctrlPr>
                  </m:naryPr>
                  <m:sub>
                    <m:r>
                      <m:rPr>
                        <m:sty m:val="p"/>
                      </m:rPr>
                      <w:rPr>
                        <w:rFonts w:ascii="Cambria Math" w:hAnsi="Cambria Math" w:eastAsia="宋体" w:cs="Times New Roman"/>
                        <w:color w:val="000000"/>
                        <w:kern w:val="0"/>
                        <w:sz w:val="18"/>
                        <w:szCs w:val="18"/>
                        <w:lang w:bidi="ar"/>
                      </w:rPr>
                      <m:t>i=1</m:t>
                    </m:r>
                    <m:ctrlPr>
                      <w:rPr>
                        <w:rFonts w:ascii="Cambria Math" w:hAnsi="Cambria Math" w:eastAsia="宋体" w:cs="Times New Roman"/>
                        <w:color w:val="000000"/>
                        <w:kern w:val="0"/>
                        <w:sz w:val="18"/>
                        <w:szCs w:val="18"/>
                        <w:lang w:bidi="ar"/>
                      </w:rPr>
                    </m:ctrlPr>
                  </m:sub>
                  <m:sup>
                    <m:r>
                      <m:rPr>
                        <m:sty m:val="p"/>
                      </m:rPr>
                      <w:rPr>
                        <w:rFonts w:ascii="Cambria Math" w:hAnsi="Cambria Math" w:eastAsia="宋体" w:cs="Times New Roman"/>
                        <w:color w:val="000000"/>
                        <w:kern w:val="0"/>
                        <w:sz w:val="18"/>
                        <w:szCs w:val="18"/>
                        <w:lang w:bidi="ar"/>
                      </w:rPr>
                      <m:t>n</m:t>
                    </m:r>
                    <m:ctrlPr>
                      <w:rPr>
                        <w:rFonts w:ascii="Cambria Math" w:hAnsi="Cambria Math" w:eastAsia="宋体" w:cs="Times New Roman"/>
                        <w:color w:val="000000"/>
                        <w:kern w:val="0"/>
                        <w:sz w:val="18"/>
                        <w:szCs w:val="18"/>
                        <w:lang w:bidi="ar"/>
                      </w:rPr>
                    </m:ctrlPr>
                  </m:sup>
                  <m:e>
                    <m:r>
                      <m:rPr>
                        <m:sty m:val="p"/>
                      </m:rPr>
                      <w:rPr>
                        <w:rFonts w:ascii="Cambria Math" w:hAnsi="Cambria Math" w:eastAsia="宋体" w:cs="Times New Roman"/>
                        <w:color w:val="000000"/>
                        <w:kern w:val="0"/>
                        <w:sz w:val="18"/>
                        <w:szCs w:val="18"/>
                        <w:lang w:bidi="ar"/>
                      </w:rPr>
                      <m:t> </m:t>
                    </m:r>
                    <m:ctrlPr>
                      <w:rPr>
                        <w:rFonts w:ascii="Cambria Math" w:hAnsi="Cambria Math" w:eastAsia="宋体" w:cs="Times New Roman"/>
                        <w:color w:val="000000"/>
                        <w:kern w:val="0"/>
                        <w:sz w:val="18"/>
                        <w:szCs w:val="18"/>
                        <w:lang w:bidi="ar"/>
                      </w:rPr>
                    </m:ctrlPr>
                  </m:e>
                </m:nary>
                <m:sSub>
                  <m:sSubPr>
                    <m:ctrlPr>
                      <w:rPr>
                        <w:rFonts w:ascii="Cambria Math" w:hAnsi="Cambria Math" w:eastAsia="宋体" w:cs="Times New Roman"/>
                        <w:color w:val="000000"/>
                        <w:kern w:val="0"/>
                        <w:sz w:val="18"/>
                        <w:szCs w:val="18"/>
                        <w:lang w:bidi="ar"/>
                      </w:rPr>
                    </m:ctrlPr>
                  </m:sSubPr>
                  <m:e>
                    <m:r>
                      <m:rPr>
                        <m:sty m:val="p"/>
                      </m:rPr>
                      <w:rPr>
                        <w:rFonts w:ascii="Cambria Math" w:hAnsi="Cambria Math" w:eastAsia="宋体" w:cs="Times New Roman"/>
                        <w:color w:val="000000"/>
                        <w:kern w:val="0"/>
                        <w:sz w:val="18"/>
                        <w:szCs w:val="18"/>
                        <w:lang w:bidi="ar"/>
                      </w:rPr>
                      <m:t>x</m:t>
                    </m:r>
                    <m:ctrlPr>
                      <w:rPr>
                        <w:rFonts w:ascii="Cambria Math" w:hAnsi="Cambria Math" w:eastAsia="宋体" w:cs="Times New Roman"/>
                        <w:color w:val="000000"/>
                        <w:kern w:val="0"/>
                        <w:sz w:val="18"/>
                        <w:szCs w:val="18"/>
                        <w:lang w:bidi="ar"/>
                      </w:rPr>
                    </m:ctrlPr>
                  </m:e>
                  <m:sub>
                    <m:r>
                      <m:rPr>
                        <m:sty m:val="p"/>
                      </m:rPr>
                      <w:rPr>
                        <w:rFonts w:ascii="Cambria Math" w:hAnsi="Cambria Math" w:eastAsia="宋体" w:cs="Times New Roman"/>
                        <w:color w:val="000000"/>
                        <w:kern w:val="0"/>
                        <w:sz w:val="18"/>
                        <w:szCs w:val="18"/>
                        <w:lang w:bidi="ar"/>
                      </w:rPr>
                      <m:t>i</m:t>
                    </m:r>
                    <m:ctrlPr>
                      <w:rPr>
                        <w:rFonts w:ascii="Cambria Math" w:hAnsi="Cambria Math" w:eastAsia="宋体" w:cs="Times New Roman"/>
                        <w:color w:val="000000"/>
                        <w:kern w:val="0"/>
                        <w:sz w:val="18"/>
                        <w:szCs w:val="18"/>
                        <w:lang w:bidi="ar"/>
                      </w:rPr>
                    </m:ctrlPr>
                  </m:sub>
                </m:sSub>
              </m:oMath>
            </m:oMathPara>
          </w:p>
        </w:tc>
        <w:tc>
          <w:tcPr>
            <w:tcW w:w="2841" w:type="dxa"/>
            <w:vAlign w:val="center"/>
          </w:tcPr>
          <w:p w14:paraId="38C55BED">
            <w:pPr>
              <w:spacing w:before="156" w:beforeLines="50" w:after="156" w:afterLines="50"/>
              <w:ind w:firstLine="420"/>
              <w:jc w:val="right"/>
              <w:rPr>
                <w:rFonts w:ascii="Times New Roman" w:hAnsi="Times New Roman" w:eastAsia="宋体" w:cs="Times New Roman"/>
                <w:color w:val="000000"/>
                <w:kern w:val="0"/>
                <w:sz w:val="18"/>
                <w:szCs w:val="18"/>
                <w:lang w:bidi="ar"/>
              </w:rPr>
            </w:pPr>
            <w:bookmarkStart w:id="6" w:name="_Ref195515434"/>
            <w:r>
              <w:rPr>
                <w:rFonts w:hint="eastAsia"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kern w:val="0"/>
                <w:sz w:val="18"/>
                <w:szCs w:val="18"/>
                <w:lang w:bidi="ar"/>
              </w:rPr>
              <w:fldChar w:fldCharType="begin"/>
            </w:r>
            <w:r>
              <w:rPr>
                <w:rFonts w:hint="eastAsia" w:ascii="Times New Roman" w:hAnsi="Times New Roman" w:eastAsia="宋体" w:cs="Times New Roman"/>
                <w:color w:val="000000"/>
                <w:kern w:val="0"/>
                <w:sz w:val="18"/>
                <w:szCs w:val="18"/>
                <w:lang w:bidi="ar"/>
              </w:rPr>
              <w:instrText xml:space="preserve"> SEQ （ \* ARABIC </w:instrText>
            </w:r>
            <w:r>
              <w:rPr>
                <w:rFonts w:hint="eastAsia" w:ascii="Times New Roman" w:hAnsi="Times New Roman" w:eastAsia="宋体" w:cs="Times New Roman"/>
                <w:color w:val="000000"/>
                <w:kern w:val="0"/>
                <w:sz w:val="18"/>
                <w:szCs w:val="18"/>
                <w:lang w:bidi="ar"/>
              </w:rPr>
              <w:fldChar w:fldCharType="separate"/>
            </w:r>
            <w:r>
              <w:rPr>
                <w:rFonts w:hint="eastAsia" w:ascii="Times New Roman" w:hAnsi="Times New Roman" w:eastAsia="宋体" w:cs="Times New Roman"/>
                <w:color w:val="000000"/>
                <w:kern w:val="0"/>
                <w:sz w:val="18"/>
                <w:szCs w:val="18"/>
                <w:lang w:bidi="ar"/>
              </w:rPr>
              <w:t>1</w:t>
            </w:r>
            <w:r>
              <w:rPr>
                <w:rFonts w:hint="eastAsia" w:ascii="Times New Roman" w:hAnsi="Times New Roman" w:eastAsia="宋体" w:cs="Times New Roman"/>
                <w:color w:val="000000"/>
                <w:kern w:val="0"/>
                <w:sz w:val="18"/>
                <w:szCs w:val="18"/>
                <w:lang w:bidi="ar"/>
              </w:rPr>
              <w:fldChar w:fldCharType="end"/>
            </w:r>
            <w:r>
              <w:rPr>
                <w:rFonts w:hint="eastAsia" w:ascii="Times New Roman" w:hAnsi="Times New Roman" w:eastAsia="宋体" w:cs="Times New Roman"/>
                <w:color w:val="000000"/>
                <w:kern w:val="0"/>
                <w:sz w:val="18"/>
                <w:szCs w:val="18"/>
                <w:lang w:bidi="ar"/>
              </w:rPr>
              <w:t>）</w:t>
            </w:r>
            <w:bookmarkEnd w:id="6"/>
          </w:p>
        </w:tc>
      </w:tr>
    </w:tbl>
    <w:p w14:paraId="5C7EADED">
      <w:pPr>
        <w:spacing w:before="156" w:beforeLines="50" w:after="156" w:afterLines="50"/>
        <w:rPr>
          <w:rFonts w:ascii="Times New Roman" w:hAnsi="Times New Roman" w:eastAsia="宋体" w:cs="Times New Roman"/>
          <w:color w:val="000000"/>
          <w:kern w:val="0"/>
          <w:sz w:val="18"/>
          <w:szCs w:val="18"/>
          <w:lang w:bidi="ar"/>
        </w:rPr>
      </w:pPr>
    </w:p>
    <w:p w14:paraId="363F3BE0">
      <w:pPr>
        <w:spacing w:before="156" w:beforeLines="50" w:after="156" w:afterLines="50"/>
        <w:ind w:firstLine="420"/>
        <w:rPr>
          <w:rFonts w:ascii="Times New Roman" w:hAnsi="Times New Roman" w:eastAsia="宋体" w:cs="Times New Roman"/>
          <w:color w:val="000000"/>
          <w:kern w:val="0"/>
          <w:sz w:val="18"/>
          <w:szCs w:val="18"/>
          <w:lang w:bidi="ar"/>
        </w:rPr>
      </w:pPr>
      <w:bookmarkStart w:id="7" w:name="OLE_LINK4"/>
      <w:r>
        <w:rPr>
          <w:rFonts w:hint="eastAsia" w:ascii="Times New Roman" w:hAnsi="Times New Roman" w:eastAsia="宋体" w:cs="Times New Roman"/>
          <w:color w:val="000000"/>
          <w:kern w:val="0"/>
          <w:sz w:val="18"/>
          <w:szCs w:val="18"/>
          <w:lang w:bidi="ar"/>
        </w:rPr>
        <w:t>式</w:t>
      </w:r>
      <w:r>
        <w:rPr>
          <w:rFonts w:ascii="Times New Roman" w:hAnsi="Times New Roman" w:eastAsia="宋体" w:cs="Times New Roman"/>
          <w:color w:val="000000"/>
          <w:kern w:val="0"/>
          <w:sz w:val="18"/>
          <w:szCs w:val="18"/>
          <w:lang w:bidi="ar"/>
        </w:rPr>
        <w:fldChar w:fldCharType="begin"/>
      </w:r>
      <w:r>
        <w:rPr>
          <w:rFonts w:ascii="Times New Roman" w:hAnsi="Times New Roman" w:eastAsia="宋体" w:cs="Times New Roman"/>
          <w:color w:val="000000"/>
          <w:kern w:val="0"/>
          <w:sz w:val="18"/>
          <w:szCs w:val="18"/>
          <w:lang w:bidi="ar"/>
        </w:rPr>
        <w:instrText xml:space="preserve"> </w:instrText>
      </w:r>
      <w:r>
        <w:rPr>
          <w:rFonts w:hint="eastAsia" w:ascii="Times New Roman" w:hAnsi="Times New Roman" w:eastAsia="宋体" w:cs="Times New Roman"/>
          <w:color w:val="000000"/>
          <w:kern w:val="0"/>
          <w:sz w:val="18"/>
          <w:szCs w:val="18"/>
          <w:lang w:bidi="ar"/>
        </w:rPr>
        <w:instrText xml:space="preserve">REF _Ref195515434 \h</w:instrText>
      </w:r>
      <w:r>
        <w:rPr>
          <w:rFonts w:ascii="Times New Roman" w:hAnsi="Times New Roman" w:eastAsia="宋体" w:cs="Times New Roman"/>
          <w:color w:val="000000"/>
          <w:kern w:val="0"/>
          <w:sz w:val="18"/>
          <w:szCs w:val="18"/>
          <w:lang w:bidi="ar"/>
        </w:rPr>
        <w:instrText xml:space="preserve">  \* MERGEFORMAT </w:instrText>
      </w:r>
      <w:r>
        <w:rPr>
          <w:rFonts w:ascii="Times New Roman" w:hAnsi="Times New Roman" w:eastAsia="宋体" w:cs="Times New Roman"/>
          <w:color w:val="000000"/>
          <w:kern w:val="0"/>
          <w:sz w:val="18"/>
          <w:szCs w:val="18"/>
          <w:lang w:bidi="ar"/>
        </w:rPr>
        <w:fldChar w:fldCharType="separate"/>
      </w:r>
      <w:r>
        <w:rPr>
          <w:rFonts w:hint="eastAsia"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t>1</w:t>
      </w:r>
      <w:r>
        <w:rPr>
          <w:rFonts w:hint="eastAsia"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fldChar w:fldCharType="end"/>
      </w:r>
      <w:r>
        <w:rPr>
          <w:rFonts w:hint="eastAsia" w:ascii="Times New Roman" w:hAnsi="Times New Roman" w:eastAsia="宋体" w:cs="Times New Roman"/>
          <w:color w:val="000000"/>
          <w:kern w:val="0"/>
          <w:sz w:val="18"/>
          <w:szCs w:val="18"/>
          <w:lang w:bidi="ar"/>
        </w:rPr>
        <w:t xml:space="preserve">中 </w:t>
      </w:r>
      <m:oMath>
        <m:sSub>
          <m:sSubPr>
            <m:ctrlPr>
              <w:rPr>
                <w:rFonts w:ascii="Cambria Math" w:hAnsi="Cambria Math" w:eastAsia="宋体" w:cs="Times New Roman"/>
                <w:color w:val="000000"/>
                <w:kern w:val="0"/>
                <w:sz w:val="18"/>
                <w:szCs w:val="18"/>
                <w:lang w:bidi="ar"/>
              </w:rPr>
            </m:ctrlPr>
          </m:sSubPr>
          <m:e>
            <m:acc>
              <m:accPr>
                <m:chr m:val="̅"/>
                <m:ctrlPr>
                  <w:rPr>
                    <w:rFonts w:ascii="Cambria Math" w:hAnsi="Cambria Math" w:eastAsia="宋体" w:cs="Times New Roman"/>
                    <w:color w:val="000000"/>
                    <w:kern w:val="0"/>
                    <w:sz w:val="18"/>
                    <w:szCs w:val="18"/>
                    <w:lang w:bidi="ar"/>
                  </w:rPr>
                </m:ctrlPr>
              </m:accPr>
              <m:e>
                <m:r>
                  <m:rPr>
                    <m:sty m:val="bi"/>
                  </m:rPr>
                  <w:rPr>
                    <w:rFonts w:ascii="Cambria Math" w:hAnsi="Cambria Math" w:eastAsia="宋体" w:cs="Times New Roman"/>
                    <w:color w:val="000000"/>
                    <w:kern w:val="0"/>
                    <w:sz w:val="18"/>
                    <w:szCs w:val="18"/>
                    <w:lang w:bidi="ar"/>
                  </w:rPr>
                  <m:t>x</m:t>
                </m:r>
                <m:ctrlPr>
                  <w:rPr>
                    <w:rFonts w:ascii="Cambria Math" w:hAnsi="Cambria Math" w:eastAsia="宋体" w:cs="Times New Roman"/>
                    <w:color w:val="000000"/>
                    <w:kern w:val="0"/>
                    <w:sz w:val="18"/>
                    <w:szCs w:val="18"/>
                    <w:lang w:bidi="ar"/>
                  </w:rPr>
                </m:ctrlPr>
              </m:e>
            </m:acc>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ref</m:t>
            </m:r>
            <m:ctrlPr>
              <w:rPr>
                <w:rFonts w:ascii="Cambria Math" w:hAnsi="Cambria Math" w:eastAsia="宋体" w:cs="Times New Roman"/>
                <w:color w:val="000000"/>
                <w:kern w:val="0"/>
                <w:sz w:val="18"/>
                <w:szCs w:val="18"/>
                <w:lang w:bidi="ar"/>
              </w:rPr>
            </m:ctrlPr>
          </m:sub>
        </m:sSub>
        <m:r>
          <m:rPr>
            <m:sty m:val="p"/>
          </m:rPr>
          <w:rPr>
            <w:rFonts w:ascii="Cambria Math" w:hAnsi="Cambria Math" w:eastAsia="宋体" w:cs="Times New Roman"/>
            <w:color w:val="000000"/>
            <w:kern w:val="0"/>
            <w:sz w:val="18"/>
            <w:szCs w:val="18"/>
            <w:lang w:bidi="ar"/>
          </w:rPr>
          <m:t xml:space="preserve"> </m:t>
        </m:r>
      </m:oMath>
      <w:r>
        <w:rPr>
          <w:rFonts w:hint="eastAsia" w:ascii="Times New Roman" w:hAnsi="Times New Roman" w:eastAsia="宋体" w:cs="Times New Roman"/>
          <w:color w:val="000000"/>
          <w:kern w:val="0"/>
          <w:sz w:val="18"/>
          <w:szCs w:val="18"/>
          <w:lang w:bidi="ar"/>
        </w:rPr>
        <w:t>平均参考光谱 </w:t>
      </w:r>
    </w:p>
    <w:p w14:paraId="3CE6E58D">
      <w:pPr>
        <w:spacing w:before="156" w:beforeLines="50" w:after="156" w:afterLines="50"/>
        <w:rPr>
          <w:rFonts w:ascii="Times New Roman" w:hAnsi="Times New Roman" w:eastAsia="宋体" w:cs="Times New Roman"/>
          <w:b/>
          <w:bCs/>
          <w:color w:val="000000"/>
          <w:kern w:val="0"/>
          <w:sz w:val="18"/>
          <w:szCs w:val="18"/>
          <w:lang w:bidi="ar"/>
        </w:rPr>
      </w:pPr>
      <w:r>
        <w:rPr>
          <w:rFonts w:hint="eastAsia" w:ascii="Times New Roman" w:hAnsi="Times New Roman" w:eastAsia="宋体" w:cs="Times New Roman"/>
          <w:color w:val="000000"/>
          <w:kern w:val="0"/>
          <w:sz w:val="18"/>
          <w:szCs w:val="18"/>
          <w:lang w:bidi="ar"/>
        </w:rPr>
        <w:t xml:space="preserve">2.2.2 </w:t>
      </w:r>
      <w:r>
        <w:rPr>
          <w:rFonts w:ascii="Times New Roman" w:hAnsi="Times New Roman" w:eastAsia="宋体" w:cs="Times New Roman"/>
          <w:color w:val="000000"/>
          <w:kern w:val="0"/>
          <w:sz w:val="18"/>
          <w:szCs w:val="18"/>
          <w:lang w:bidi="ar"/>
        </w:rPr>
        <w:t>离散小波变换（DWT）</w:t>
      </w:r>
    </w:p>
    <w:p w14:paraId="747A589E">
      <w:pPr>
        <w:spacing w:before="156" w:beforeLines="50" w:after="156" w:afterLines="50"/>
        <w:ind w:firstLine="420"/>
        <w:rPr>
          <w:rFonts w:ascii="Times New Roman" w:hAnsi="Times New Roman" w:eastAsia="宋体" w:cs="Times New Roman"/>
          <w:color w:val="000000"/>
          <w:kern w:val="0"/>
          <w:sz w:val="18"/>
          <w:szCs w:val="18"/>
          <w:lang w:bidi="ar"/>
        </w:rPr>
      </w:pPr>
      <w:r>
        <w:rPr>
          <w:rFonts w:ascii="Times New Roman" w:hAnsi="Times New Roman" w:eastAsia="宋体" w:cs="Times New Roman"/>
          <w:color w:val="000000"/>
          <w:kern w:val="0"/>
          <w:sz w:val="18"/>
          <w:szCs w:val="18"/>
          <w:lang w:bidi="ar"/>
        </w:rPr>
        <w:t>离散小波变换（Discrete Wavelet Transform, DWT）通过多尺度分解实现信号去噪与特征提取</w:t>
      </w:r>
      <w:r>
        <w:rPr>
          <w:rFonts w:ascii="Times New Roman" w:hAnsi="Times New Roman" w:eastAsia="宋体" w:cs="Times New Roman"/>
          <w:color w:val="000000"/>
          <w:kern w:val="0"/>
          <w:sz w:val="18"/>
          <w:szCs w:val="18"/>
          <w:vertAlign w:val="superscript"/>
          <w:lang w:bidi="ar"/>
        </w:rPr>
        <w:t>[17]</w:t>
      </w:r>
      <w:r>
        <w:rPr>
          <w:rFonts w:ascii="Times New Roman" w:hAnsi="Times New Roman" w:eastAsia="宋体" w:cs="Times New Roman"/>
          <w:color w:val="000000"/>
          <w:kern w:val="0"/>
          <w:sz w:val="18"/>
          <w:szCs w:val="18"/>
          <w:lang w:bidi="ar"/>
        </w:rPr>
        <w:t>。选用Daubechies小波基函数对光谱进行5层分解，保留低频近似系数重构信号，有效抑制高频噪声干扰，同时保留光谱主要特征。</w:t>
      </w:r>
      <w:r>
        <w:rPr>
          <w:rFonts w:hint="eastAsia" w:ascii="Times New Roman" w:hAnsi="Times New Roman" w:eastAsia="宋体" w:cs="Times New Roman"/>
          <w:color w:val="000000"/>
          <w:kern w:val="0"/>
          <w:sz w:val="18"/>
          <w:szCs w:val="18"/>
          <w:lang w:bidi="ar"/>
        </w:rPr>
        <w:t>阈值的计算公式如式</w:t>
      </w:r>
      <w:r>
        <w:rPr>
          <w:rFonts w:ascii="Times New Roman" w:hAnsi="Times New Roman" w:eastAsia="宋体" w:cs="Times New Roman"/>
          <w:color w:val="000000"/>
          <w:kern w:val="0"/>
          <w:sz w:val="18"/>
          <w:szCs w:val="18"/>
          <w:lang w:bidi="ar"/>
        </w:rPr>
        <w:fldChar w:fldCharType="begin"/>
      </w:r>
      <w:r>
        <w:rPr>
          <w:rFonts w:ascii="Times New Roman" w:hAnsi="Times New Roman" w:eastAsia="宋体" w:cs="Times New Roman"/>
          <w:color w:val="000000"/>
          <w:kern w:val="0"/>
          <w:sz w:val="18"/>
          <w:szCs w:val="18"/>
          <w:lang w:bidi="ar"/>
        </w:rPr>
        <w:instrText xml:space="preserve"> </w:instrText>
      </w:r>
      <w:r>
        <w:rPr>
          <w:rFonts w:hint="eastAsia" w:ascii="Times New Roman" w:hAnsi="Times New Roman" w:eastAsia="宋体" w:cs="Times New Roman"/>
          <w:color w:val="000000"/>
          <w:kern w:val="0"/>
          <w:sz w:val="18"/>
          <w:szCs w:val="18"/>
          <w:lang w:bidi="ar"/>
        </w:rPr>
        <w:instrText xml:space="preserve">REF _Ref195515482 \h</w:instrText>
      </w:r>
      <w:r>
        <w:rPr>
          <w:rFonts w:ascii="Times New Roman" w:hAnsi="Times New Roman" w:eastAsia="宋体" w:cs="Times New Roman"/>
          <w:color w:val="000000"/>
          <w:kern w:val="0"/>
          <w:sz w:val="18"/>
          <w:szCs w:val="18"/>
          <w:lang w:bidi="ar"/>
        </w:rPr>
        <w:instrText xml:space="preserve">  \* MERGEFORMAT </w:instrText>
      </w:r>
      <w:r>
        <w:rPr>
          <w:rFonts w:ascii="Times New Roman" w:hAnsi="Times New Roman" w:eastAsia="宋体" w:cs="Times New Roman"/>
          <w:color w:val="000000"/>
          <w:kern w:val="0"/>
          <w:sz w:val="18"/>
          <w:szCs w:val="18"/>
          <w:lang w:bidi="ar"/>
        </w:rPr>
        <w:fldChar w:fldCharType="separate"/>
      </w:r>
      <w:r>
        <w:rPr>
          <w:rFonts w:hint="eastAsia"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t>2</w:t>
      </w:r>
      <w:r>
        <w:rPr>
          <w:rFonts w:hint="eastAsia"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fldChar w:fldCharType="end"/>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0"/>
        <w:gridCol w:w="7513"/>
        <w:gridCol w:w="759"/>
      </w:tblGrid>
      <w:tr w14:paraId="43184C14">
        <w:tc>
          <w:tcPr>
            <w:tcW w:w="250" w:type="dxa"/>
          </w:tcPr>
          <w:p w14:paraId="0AD6FD2F">
            <w:pPr>
              <w:spacing w:before="156" w:beforeLines="50" w:after="156" w:afterLines="50"/>
              <w:rPr>
                <w:rFonts w:ascii="Times New Roman" w:hAnsi="Times New Roman" w:eastAsia="宋体" w:cs="Times New Roman"/>
                <w:color w:val="000000"/>
                <w:kern w:val="0"/>
                <w:sz w:val="18"/>
                <w:szCs w:val="18"/>
                <w:lang w:bidi="ar"/>
              </w:rPr>
            </w:pPr>
          </w:p>
        </w:tc>
        <w:tc>
          <w:tcPr>
            <w:tcW w:w="7513" w:type="dxa"/>
            <w:vAlign w:val="center"/>
          </w:tcPr>
          <w:p w14:paraId="74BBAB5E">
            <w:pPr>
              <w:pStyle w:val="6"/>
              <w:keepNext/>
              <w:jc w:val="center"/>
              <w:rPr>
                <w:rFonts w:ascii="Times New Roman" w:hAnsi="Times New Roman" w:eastAsia="宋体" w:cs="Times New Roman"/>
                <w:color w:val="000000"/>
                <w:kern w:val="0"/>
                <w:sz w:val="18"/>
                <w:szCs w:val="18"/>
                <w:lang w:bidi="ar"/>
              </w:rPr>
            </w:pPr>
            <m:oMathPara>
              <m:oMath>
                <m:r>
                  <m:rPr/>
                  <w:rPr>
                    <w:rFonts w:ascii="Cambria Math" w:hAnsi="Cambria Math" w:eastAsia="宋体" w:cs="Times New Roman"/>
                    <w:color w:val="000000"/>
                    <w:kern w:val="0"/>
                    <w:sz w:val="18"/>
                    <w:szCs w:val="18"/>
                    <w:lang w:bidi="ar"/>
                  </w:rPr>
                  <m:t>tℎresℎold</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σ</m:t>
                </m:r>
                <m:rad>
                  <m:radPr>
                    <m:degHide m:val="1"/>
                    <m:ctrlPr>
                      <w:rPr>
                        <w:rFonts w:ascii="Cambria Math" w:hAnsi="Cambria Math" w:eastAsia="宋体" w:cs="Times New Roman"/>
                        <w:color w:val="000000"/>
                        <w:kern w:val="0"/>
                        <w:sz w:val="18"/>
                        <w:szCs w:val="18"/>
                        <w:lang w:bidi="ar"/>
                      </w:rPr>
                    </m:ctrlPr>
                  </m:radPr>
                  <m:deg>
                    <m:ctrlPr>
                      <w:rPr>
                        <w:rFonts w:ascii="Cambria Math" w:hAnsi="Cambria Math" w:eastAsia="宋体" w:cs="Times New Roman"/>
                        <w:color w:val="000000"/>
                        <w:kern w:val="0"/>
                        <w:sz w:val="18"/>
                        <w:szCs w:val="18"/>
                        <w:lang w:bidi="ar"/>
                      </w:rPr>
                    </m:ctrlPr>
                  </m:deg>
                  <m:e>
                    <m:r>
                      <m:rPr>
                        <m:sty m:val="p"/>
                      </m:rPr>
                      <w:rPr>
                        <w:rFonts w:ascii="Cambria Math" w:hAnsi="Cambria Math" w:eastAsia="宋体" w:cs="Times New Roman"/>
                        <w:color w:val="000000"/>
                        <w:kern w:val="0"/>
                        <w:sz w:val="18"/>
                        <w:szCs w:val="18"/>
                        <w:lang w:bidi="ar"/>
                      </w:rPr>
                      <m:t>2</m:t>
                    </m:r>
                    <m:r>
                      <m:rPr/>
                      <w:rPr>
                        <w:rFonts w:ascii="Cambria Math" w:hAnsi="Cambria Math" w:eastAsia="宋体" w:cs="Times New Roman"/>
                        <w:color w:val="000000"/>
                        <w:kern w:val="0"/>
                        <w:sz w:val="18"/>
                        <w:szCs w:val="18"/>
                        <w:lang w:bidi="ar"/>
                      </w:rPr>
                      <m:t>lo</m:t>
                    </m:r>
                    <m:sSub>
                      <m:sSubPr>
                        <m:ctrlPr>
                          <w:rPr>
                            <w:rFonts w:ascii="Cambria Math" w:hAnsi="Cambria Math" w:eastAsia="宋体" w:cs="Times New Roman"/>
                            <w:color w:val="000000"/>
                            <w:kern w:val="0"/>
                            <w:sz w:val="18"/>
                            <w:szCs w:val="18"/>
                            <w:lang w:bidi="ar"/>
                          </w:rPr>
                        </m:ctrlPr>
                      </m:sSubPr>
                      <m:e>
                        <m:r>
                          <m:rPr/>
                          <w:rPr>
                            <w:rFonts w:ascii="Cambria Math" w:hAnsi="Cambria Math" w:eastAsia="宋体" w:cs="Times New Roman"/>
                            <w:color w:val="000000"/>
                            <w:kern w:val="0"/>
                            <w:sz w:val="18"/>
                            <w:szCs w:val="18"/>
                            <w:lang w:bidi="ar"/>
                          </w:rPr>
                          <m:t>g</m:t>
                        </m:r>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e</m:t>
                        </m:r>
                        <m:ctrlPr>
                          <w:rPr>
                            <w:rFonts w:ascii="Cambria Math" w:hAnsi="Cambria Math" w:eastAsia="宋体" w:cs="Times New Roman"/>
                            <w:color w:val="000000"/>
                            <w:kern w:val="0"/>
                            <w:sz w:val="18"/>
                            <w:szCs w:val="18"/>
                            <w:lang w:bidi="ar"/>
                          </w:rPr>
                        </m:ctrlPr>
                      </m:sub>
                    </m:sSub>
                    <m:r>
                      <m:rPr/>
                      <w:rPr>
                        <w:rFonts w:ascii="Cambria Math" w:hAnsi="Cambria Math" w:eastAsia="宋体" w:cs="Times New Roman"/>
                        <w:color w:val="000000"/>
                        <w:kern w:val="0"/>
                        <w:sz w:val="18"/>
                        <w:szCs w:val="18"/>
                        <w:lang w:bidi="ar"/>
                      </w:rPr>
                      <m:t>N</m:t>
                    </m:r>
                    <m:ctrlPr>
                      <w:rPr>
                        <w:rFonts w:ascii="Cambria Math" w:hAnsi="Cambria Math" w:eastAsia="宋体" w:cs="Times New Roman"/>
                        <w:color w:val="000000"/>
                        <w:kern w:val="0"/>
                        <w:sz w:val="18"/>
                        <w:szCs w:val="18"/>
                        <w:lang w:bidi="ar"/>
                      </w:rPr>
                    </m:ctrlPr>
                  </m:e>
                </m:rad>
              </m:oMath>
            </m:oMathPara>
          </w:p>
        </w:tc>
        <w:tc>
          <w:tcPr>
            <w:tcW w:w="759" w:type="dxa"/>
            <w:vAlign w:val="center"/>
          </w:tcPr>
          <w:p w14:paraId="5EAA374C">
            <w:pPr>
              <w:pStyle w:val="6"/>
              <w:jc w:val="right"/>
              <w:rPr>
                <w:rFonts w:ascii="Times New Roman" w:hAnsi="Times New Roman" w:eastAsia="宋体" w:cs="Times New Roman"/>
                <w:color w:val="000000"/>
                <w:kern w:val="0"/>
                <w:sz w:val="18"/>
                <w:szCs w:val="18"/>
                <w:lang w:bidi="ar"/>
              </w:rPr>
            </w:pPr>
            <w:bookmarkStart w:id="8" w:name="_Ref195515482"/>
            <w:r>
              <w:rPr>
                <w:rFonts w:hint="eastAsia" w:ascii="Times New Roman" w:hAnsi="Times New Roman" w:eastAsia="宋体" w:cs="Times New Roman"/>
                <w:color w:val="000000"/>
                <w:kern w:val="0"/>
                <w:sz w:val="18"/>
                <w:szCs w:val="18"/>
                <w:lang w:val="en-US" w:eastAsia="zh-CN" w:bidi="ar"/>
              </w:rPr>
              <w:t>（</w:t>
            </w:r>
            <w:r>
              <w:rPr>
                <w:rFonts w:hint="eastAsia" w:ascii="Times New Roman" w:hAnsi="Times New Roman" w:eastAsia="宋体" w:cs="Times New Roman"/>
                <w:color w:val="000000"/>
                <w:kern w:val="0"/>
                <w:sz w:val="18"/>
                <w:szCs w:val="18"/>
                <w:lang w:val="en-US" w:eastAsia="zh-CN" w:bidi="ar"/>
              </w:rPr>
              <w:fldChar w:fldCharType="begin"/>
            </w:r>
            <w:r>
              <w:rPr>
                <w:rFonts w:hint="eastAsia" w:ascii="Times New Roman" w:hAnsi="Times New Roman" w:eastAsia="宋体" w:cs="Times New Roman"/>
                <w:color w:val="000000"/>
                <w:kern w:val="0"/>
                <w:sz w:val="18"/>
                <w:szCs w:val="18"/>
                <w:lang w:val="en-US" w:eastAsia="zh-CN" w:bidi="ar"/>
              </w:rPr>
              <w:instrText xml:space="preserve"> SEQ （ \* ARABIC </w:instrText>
            </w:r>
            <w:r>
              <w:rPr>
                <w:rFonts w:hint="eastAsia" w:ascii="Times New Roman" w:hAnsi="Times New Roman" w:eastAsia="宋体" w:cs="Times New Roman"/>
                <w:color w:val="000000"/>
                <w:kern w:val="0"/>
                <w:sz w:val="18"/>
                <w:szCs w:val="18"/>
                <w:lang w:val="en-US" w:eastAsia="zh-CN" w:bidi="ar"/>
              </w:rPr>
              <w:fldChar w:fldCharType="separate"/>
            </w:r>
            <w:r>
              <w:rPr>
                <w:rFonts w:hint="eastAsia" w:ascii="Times New Roman" w:hAnsi="Times New Roman" w:eastAsia="宋体" w:cs="Times New Roman"/>
                <w:color w:val="000000"/>
                <w:kern w:val="0"/>
                <w:sz w:val="18"/>
                <w:szCs w:val="18"/>
                <w:lang w:val="en-US" w:eastAsia="zh-CN" w:bidi="ar"/>
              </w:rPr>
              <w:t>2</w:t>
            </w:r>
            <w:r>
              <w:rPr>
                <w:rFonts w:hint="eastAsia" w:ascii="Times New Roman" w:hAnsi="Times New Roman" w:eastAsia="宋体" w:cs="Times New Roman"/>
                <w:color w:val="000000"/>
                <w:kern w:val="0"/>
                <w:sz w:val="18"/>
                <w:szCs w:val="18"/>
                <w:lang w:val="en-US" w:eastAsia="zh-CN" w:bidi="ar"/>
              </w:rPr>
              <w:fldChar w:fldCharType="end"/>
            </w:r>
            <w:r>
              <w:rPr>
                <w:rFonts w:hint="eastAsia" w:ascii="Times New Roman" w:hAnsi="Times New Roman" w:eastAsia="宋体" w:cs="Times New Roman"/>
                <w:color w:val="000000"/>
                <w:kern w:val="0"/>
                <w:sz w:val="18"/>
                <w:szCs w:val="18"/>
                <w:lang w:val="en-US" w:eastAsia="zh-CN" w:bidi="ar"/>
              </w:rPr>
              <w:t>）</w:t>
            </w:r>
            <w:bookmarkEnd w:id="8"/>
          </w:p>
        </w:tc>
      </w:tr>
    </w:tbl>
    <w:p w14:paraId="21FC65B3">
      <w:pPr>
        <w:spacing w:before="156" w:beforeLines="50" w:after="156" w:afterLines="50"/>
        <w:ind w:right="90"/>
        <w:jc w:val="left"/>
        <w:rPr>
          <w:rFonts w:ascii="Times New Roman" w:hAnsi="Times New Roman" w:eastAsia="宋体" w:cs="Times New Roman"/>
          <w:color w:val="000000"/>
          <w:kern w:val="0"/>
          <w:sz w:val="18"/>
          <w:szCs w:val="18"/>
          <w:lang w:bidi="ar"/>
        </w:rPr>
        <w:sectPr>
          <w:footerReference r:id="rId5" w:type="first"/>
          <w:type w:val="continuous"/>
          <w:pgSz w:w="11906" w:h="16838"/>
          <w:pgMar w:top="1440" w:right="1800" w:bottom="1440" w:left="1800" w:header="851" w:footer="992" w:gutter="0"/>
          <w:cols w:space="425" w:num="1"/>
          <w:titlePg/>
          <w:docGrid w:type="lines" w:linePitch="312" w:charSpace="0"/>
        </w:sectPr>
      </w:pPr>
    </w:p>
    <w:p w14:paraId="3C4DB4F5">
      <w:pPr>
        <w:spacing w:before="156" w:beforeLines="50" w:after="156" w:afterLines="50"/>
        <w:ind w:right="90" w:firstLine="420"/>
        <w:jc w:val="left"/>
        <w:rPr>
          <w:rFonts w:ascii="Times New Roman" w:hAnsi="Times New Roman" w:eastAsia="宋体" w:cs="Times New Roman"/>
          <w:color w:val="000000"/>
          <w:kern w:val="0"/>
          <w:sz w:val="18"/>
          <w:szCs w:val="18"/>
          <w:lang w:bidi="ar"/>
        </w:rPr>
        <w:sectPr>
          <w:type w:val="continuous"/>
          <w:pgSz w:w="11906" w:h="16838"/>
          <w:pgMar w:top="1440" w:right="1800" w:bottom="1440" w:left="1800" w:header="851" w:footer="992" w:gutter="0"/>
          <w:cols w:space="425" w:num="1"/>
          <w:titlePg/>
          <w:docGrid w:type="lines" w:linePitch="312" w:charSpace="0"/>
        </w:sectPr>
      </w:pPr>
    </w:p>
    <w:p w14:paraId="48C2EC2D">
      <w:pPr>
        <w:spacing w:before="156" w:beforeLines="50" w:after="156" w:afterLines="50"/>
        <w:ind w:right="90" w:firstLine="420"/>
        <w:jc w:val="left"/>
        <w:rPr>
          <w:rFonts w:ascii="Times New Roman" w:hAnsi="Times New Roman" w:eastAsia="宋体" w:cs="Times New Roman"/>
          <w:color w:val="000000"/>
          <w:kern w:val="0"/>
          <w:sz w:val="18"/>
          <w:szCs w:val="18"/>
          <w:lang w:bidi="ar"/>
        </w:rPr>
      </w:pPr>
      <w:r>
        <w:rPr>
          <w:rFonts w:ascii="Times New Roman" w:hAnsi="Times New Roman" w:eastAsia="宋体" w:cs="Times New Roman"/>
          <w:color w:val="000000"/>
          <w:kern w:val="0"/>
          <w:sz w:val="18"/>
          <w:szCs w:val="18"/>
          <w:lang w:bidi="ar"/>
        </w:rPr>
        <w:t>式</w:t>
      </w:r>
      <w:r>
        <w:rPr>
          <w:rFonts w:ascii="Times New Roman" w:hAnsi="Times New Roman" w:eastAsia="宋体" w:cs="Times New Roman"/>
          <w:color w:val="000000"/>
          <w:kern w:val="0"/>
          <w:sz w:val="18"/>
          <w:szCs w:val="18"/>
          <w:lang w:bidi="ar"/>
        </w:rPr>
        <w:fldChar w:fldCharType="begin"/>
      </w:r>
      <w:r>
        <w:rPr>
          <w:rFonts w:ascii="Times New Roman" w:hAnsi="Times New Roman" w:eastAsia="宋体" w:cs="Times New Roman"/>
          <w:color w:val="000000"/>
          <w:kern w:val="0"/>
          <w:sz w:val="18"/>
          <w:szCs w:val="18"/>
          <w:lang w:bidi="ar"/>
        </w:rPr>
        <w:instrText xml:space="preserve"> REF _Ref195515482 \h  \* MERGEFORMAT </w:instrText>
      </w:r>
      <w:r>
        <w:rPr>
          <w:rFonts w:ascii="Times New Roman" w:hAnsi="Times New Roman" w:eastAsia="宋体" w:cs="Times New Roman"/>
          <w:color w:val="000000"/>
          <w:kern w:val="0"/>
          <w:sz w:val="18"/>
          <w:szCs w:val="18"/>
          <w:lang w:bidi="ar"/>
        </w:rPr>
        <w:fldChar w:fldCharType="separate"/>
      </w:r>
      <w:r>
        <w:rPr>
          <w:rFonts w:hint="eastAsia"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t>2</w:t>
      </w:r>
      <w:r>
        <w:rPr>
          <w:rFonts w:hint="eastAsia"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fldChar w:fldCharType="end"/>
      </w:r>
      <w:r>
        <w:rPr>
          <w:rFonts w:ascii="Times New Roman" w:hAnsi="Times New Roman" w:eastAsia="宋体" w:cs="Times New Roman"/>
          <w:color w:val="000000"/>
          <w:kern w:val="0"/>
          <w:sz w:val="18"/>
          <w:szCs w:val="18"/>
          <w:lang w:bidi="ar"/>
        </w:rPr>
        <w:t xml:space="preserve">中，σ为小波系数的标准差的估计值，由小波系数的绝对值的中位数除以0.6745得到，N 为小波系数的个数。降噪阈值设定为 threshold/2使用db4 (Daubechies4 )作为小波函数，设置3层小波变换。 </w:t>
      </w:r>
    </w:p>
    <w:p w14:paraId="261F829B">
      <w:pPr>
        <w:spacing w:before="156" w:beforeLines="50" w:after="156" w:afterLines="50"/>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2.2.3正态分布（SNV）</w:t>
      </w:r>
    </w:p>
    <w:p w14:paraId="35E143A7">
      <w:pPr>
        <w:spacing w:before="156" w:beforeLines="50" w:after="156" w:afterLines="50"/>
        <w:ind w:firstLine="420"/>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标准正态变量（Standard Normal Variate，SNV）是一种常用的光谱数据预处理方法，用于在光谱分析中降低散射效应和仪器响应等不确定性因素的干扰。计算公式如式</w:t>
      </w:r>
      <w:r>
        <w:rPr>
          <w:rFonts w:ascii="Times New Roman" w:hAnsi="Times New Roman" w:eastAsia="宋体" w:cs="Times New Roman"/>
          <w:color w:val="000000"/>
          <w:kern w:val="0"/>
          <w:sz w:val="18"/>
          <w:szCs w:val="18"/>
          <w:lang w:bidi="ar"/>
        </w:rPr>
        <w:fldChar w:fldCharType="begin"/>
      </w:r>
      <w:r>
        <w:rPr>
          <w:rFonts w:ascii="Times New Roman" w:hAnsi="Times New Roman" w:eastAsia="宋体" w:cs="Times New Roman"/>
          <w:color w:val="000000"/>
          <w:kern w:val="0"/>
          <w:sz w:val="18"/>
          <w:szCs w:val="18"/>
          <w:lang w:bidi="ar"/>
        </w:rPr>
        <w:instrText xml:space="preserve"> </w:instrText>
      </w:r>
      <w:r>
        <w:rPr>
          <w:rFonts w:hint="eastAsia" w:ascii="Times New Roman" w:hAnsi="Times New Roman" w:eastAsia="宋体" w:cs="Times New Roman"/>
          <w:color w:val="000000"/>
          <w:kern w:val="0"/>
          <w:sz w:val="18"/>
          <w:szCs w:val="18"/>
          <w:lang w:bidi="ar"/>
        </w:rPr>
        <w:instrText xml:space="preserve">REF _Ref195515526 \h</w:instrText>
      </w:r>
      <w:r>
        <w:rPr>
          <w:rFonts w:ascii="Times New Roman" w:hAnsi="Times New Roman" w:eastAsia="宋体" w:cs="Times New Roman"/>
          <w:color w:val="000000"/>
          <w:kern w:val="0"/>
          <w:sz w:val="18"/>
          <w:szCs w:val="18"/>
          <w:lang w:bidi="ar"/>
        </w:rPr>
        <w:instrText xml:space="preserve">  \* MERGEFORMAT </w:instrText>
      </w:r>
      <w:r>
        <w:rPr>
          <w:rFonts w:ascii="Times New Roman" w:hAnsi="Times New Roman" w:eastAsia="宋体" w:cs="Times New Roman"/>
          <w:color w:val="000000"/>
          <w:kern w:val="0"/>
          <w:sz w:val="18"/>
          <w:szCs w:val="18"/>
          <w:lang w:bidi="ar"/>
        </w:rPr>
        <w:fldChar w:fldCharType="separate"/>
      </w:r>
      <w:r>
        <w:rPr>
          <w:rFonts w:hint="eastAsia"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t>3</w:t>
      </w:r>
      <w:r>
        <w:rPr>
          <w:rFonts w:hint="eastAsia"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fldChar w:fldCharType="end"/>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0"/>
        <w:gridCol w:w="7513"/>
        <w:gridCol w:w="759"/>
      </w:tblGrid>
      <w:tr w14:paraId="406876A2">
        <w:tc>
          <w:tcPr>
            <w:tcW w:w="250" w:type="dxa"/>
            <w:vAlign w:val="center"/>
          </w:tcPr>
          <w:p w14:paraId="6EADCB77">
            <w:pPr>
              <w:pStyle w:val="6"/>
              <w:jc w:val="center"/>
              <w:rPr>
                <w:rFonts w:ascii="Times New Roman" w:hAnsi="Times New Roman" w:eastAsia="宋体" w:cs="Times New Roman"/>
                <w:color w:val="000000"/>
                <w:kern w:val="0"/>
                <w:sz w:val="18"/>
                <w:szCs w:val="18"/>
                <w:lang w:bidi="ar"/>
              </w:rPr>
            </w:pPr>
          </w:p>
        </w:tc>
        <w:tc>
          <w:tcPr>
            <w:tcW w:w="7513" w:type="dxa"/>
            <w:vAlign w:val="center"/>
          </w:tcPr>
          <w:p w14:paraId="1C637677">
            <w:pPr>
              <w:pStyle w:val="6"/>
              <w:keepNext/>
              <w:jc w:val="center"/>
              <w:rPr>
                <w:rFonts w:ascii="Times New Roman" w:hAnsi="Times New Roman" w:eastAsia="宋体" w:cs="Times New Roman"/>
                <w:color w:val="000000"/>
                <w:kern w:val="0"/>
                <w:sz w:val="18"/>
                <w:szCs w:val="18"/>
                <w:lang w:bidi="ar"/>
              </w:rPr>
            </w:pPr>
            <m:oMathPara>
              <m:oMath>
                <m:sSub>
                  <m:sSubPr>
                    <m:ctrlPr>
                      <w:rPr>
                        <w:rFonts w:ascii="Cambria Math" w:hAnsi="Cambria Math" w:eastAsia="宋体" w:cs="Times New Roman"/>
                        <w:color w:val="000000"/>
                        <w:kern w:val="0"/>
                        <w:sz w:val="18"/>
                        <w:szCs w:val="18"/>
                        <w:lang w:bidi="ar"/>
                      </w:rPr>
                    </m:ctrlPr>
                  </m:sSubPr>
                  <m:e>
                    <m:r>
                      <m:rPr/>
                      <w:rPr>
                        <w:rFonts w:ascii="Cambria Math" w:hAnsi="Cambria Math" w:eastAsia="宋体" w:cs="Times New Roman"/>
                        <w:color w:val="000000"/>
                        <w:kern w:val="0"/>
                        <w:sz w:val="18"/>
                        <w:szCs w:val="18"/>
                        <w:lang w:bidi="ar"/>
                      </w:rPr>
                      <m:t>x</m:t>
                    </m:r>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SNV</m:t>
                    </m:r>
                    <m:ctrlPr>
                      <w:rPr>
                        <w:rFonts w:ascii="Cambria Math" w:hAnsi="Cambria Math" w:eastAsia="宋体" w:cs="Times New Roman"/>
                        <w:color w:val="000000"/>
                        <w:kern w:val="0"/>
                        <w:sz w:val="18"/>
                        <w:szCs w:val="18"/>
                        <w:lang w:bidi="ar"/>
                      </w:rPr>
                    </m:ctrlPr>
                  </m:sub>
                </m:sSub>
                <m:r>
                  <m:rPr>
                    <m:sty m:val="p"/>
                  </m:rPr>
                  <w:rPr>
                    <w:rFonts w:ascii="Cambria Math" w:hAnsi="Cambria Math" w:eastAsia="宋体" w:cs="Times New Roman"/>
                    <w:color w:val="000000"/>
                    <w:kern w:val="0"/>
                    <w:sz w:val="18"/>
                    <w:szCs w:val="18"/>
                    <w:lang w:bidi="ar"/>
                  </w:rPr>
                  <m:t>=</m:t>
                </m:r>
                <m:f>
                  <m:fPr>
                    <m:ctrlPr>
                      <w:rPr>
                        <w:rFonts w:ascii="Cambria Math" w:hAnsi="Cambria Math" w:eastAsia="宋体" w:cs="Times New Roman"/>
                        <w:color w:val="000000"/>
                        <w:kern w:val="0"/>
                        <w:sz w:val="18"/>
                        <w:szCs w:val="18"/>
                        <w:lang w:bidi="ar"/>
                      </w:rPr>
                    </m:ctrlPr>
                  </m:fPr>
                  <m:num>
                    <m:sSub>
                      <m:sSubPr>
                        <m:ctrlPr>
                          <w:rPr>
                            <w:rFonts w:ascii="Cambria Math" w:hAnsi="Cambria Math" w:eastAsia="宋体" w:cs="Times New Roman"/>
                            <w:color w:val="000000"/>
                            <w:kern w:val="0"/>
                            <w:sz w:val="18"/>
                            <w:szCs w:val="18"/>
                            <w:lang w:bidi="ar"/>
                          </w:rPr>
                        </m:ctrlPr>
                      </m:sSubPr>
                      <m:e>
                        <m:r>
                          <m:rPr/>
                          <w:rPr>
                            <w:rFonts w:ascii="Cambria Math" w:hAnsi="Cambria Math" w:eastAsia="宋体" w:cs="Times New Roman"/>
                            <w:color w:val="000000"/>
                            <w:kern w:val="0"/>
                            <w:sz w:val="18"/>
                            <w:szCs w:val="18"/>
                            <w:lang w:bidi="ar"/>
                          </w:rPr>
                          <m:t>x</m:t>
                        </m:r>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i</m:t>
                        </m:r>
                        <m:ctrlPr>
                          <w:rPr>
                            <w:rFonts w:ascii="Cambria Math" w:hAnsi="Cambria Math" w:eastAsia="宋体" w:cs="Times New Roman"/>
                            <w:color w:val="000000"/>
                            <w:kern w:val="0"/>
                            <w:sz w:val="18"/>
                            <w:szCs w:val="18"/>
                            <w:lang w:bidi="ar"/>
                          </w:rPr>
                        </m:ctrlPr>
                      </m:sub>
                    </m:sSub>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μ</m:t>
                    </m:r>
                    <m:ctrlPr>
                      <w:rPr>
                        <w:rFonts w:ascii="Cambria Math" w:hAnsi="Cambria Math" w:eastAsia="宋体" w:cs="Times New Roman"/>
                        <w:color w:val="000000"/>
                        <w:kern w:val="0"/>
                        <w:sz w:val="18"/>
                        <w:szCs w:val="18"/>
                        <w:lang w:bidi="ar"/>
                      </w:rPr>
                    </m:ctrlPr>
                  </m:num>
                  <m:den>
                    <m:r>
                      <m:rPr/>
                      <w:rPr>
                        <w:rFonts w:ascii="Cambria Math" w:hAnsi="Cambria Math" w:eastAsia="宋体" w:cs="Times New Roman"/>
                        <w:color w:val="000000"/>
                        <w:kern w:val="0"/>
                        <w:sz w:val="18"/>
                        <w:szCs w:val="18"/>
                        <w:lang w:bidi="ar"/>
                      </w:rPr>
                      <m:t>σ</m:t>
                    </m:r>
                    <m:ctrlPr>
                      <w:rPr>
                        <w:rFonts w:ascii="Cambria Math" w:hAnsi="Cambria Math" w:eastAsia="宋体" w:cs="Times New Roman"/>
                        <w:color w:val="000000"/>
                        <w:kern w:val="0"/>
                        <w:sz w:val="18"/>
                        <w:szCs w:val="18"/>
                        <w:lang w:bidi="ar"/>
                      </w:rPr>
                    </m:ctrlPr>
                  </m:den>
                </m:f>
              </m:oMath>
            </m:oMathPara>
          </w:p>
        </w:tc>
        <w:tc>
          <w:tcPr>
            <w:tcW w:w="759" w:type="dxa"/>
            <w:vAlign w:val="center"/>
          </w:tcPr>
          <w:p w14:paraId="2EC46BCD">
            <w:pPr>
              <w:pStyle w:val="6"/>
              <w:jc w:val="right"/>
              <w:rPr>
                <w:rFonts w:ascii="Times New Roman" w:hAnsi="Times New Roman" w:eastAsia="宋体" w:cs="Times New Roman"/>
                <w:color w:val="000000"/>
                <w:kern w:val="0"/>
                <w:sz w:val="18"/>
                <w:szCs w:val="18"/>
                <w:lang w:bidi="ar"/>
              </w:rPr>
            </w:pPr>
            <w:bookmarkStart w:id="9" w:name="_Ref195515526"/>
            <w:r>
              <w:rPr>
                <w:rFonts w:hint="eastAsia" w:ascii="Times New Roman" w:hAnsi="Times New Roman" w:eastAsia="宋体" w:cs="Times New Roman"/>
                <w:color w:val="000000"/>
                <w:kern w:val="0"/>
                <w:sz w:val="18"/>
                <w:szCs w:val="18"/>
                <w:lang w:val="en-US" w:eastAsia="zh-CN" w:bidi="ar"/>
              </w:rPr>
              <w:t>（</w:t>
            </w:r>
            <w:r>
              <w:rPr>
                <w:rFonts w:hint="eastAsia" w:ascii="Times New Roman" w:hAnsi="Times New Roman" w:eastAsia="宋体" w:cs="Times New Roman"/>
                <w:color w:val="000000"/>
                <w:kern w:val="0"/>
                <w:sz w:val="18"/>
                <w:szCs w:val="18"/>
                <w:lang w:val="en-US" w:eastAsia="zh-CN" w:bidi="ar"/>
              </w:rPr>
              <w:fldChar w:fldCharType="begin"/>
            </w:r>
            <w:r>
              <w:rPr>
                <w:rFonts w:hint="eastAsia" w:ascii="Times New Roman" w:hAnsi="Times New Roman" w:eastAsia="宋体" w:cs="Times New Roman"/>
                <w:color w:val="000000"/>
                <w:kern w:val="0"/>
                <w:sz w:val="18"/>
                <w:szCs w:val="18"/>
                <w:lang w:val="en-US" w:eastAsia="zh-CN" w:bidi="ar"/>
              </w:rPr>
              <w:instrText xml:space="preserve"> SEQ （ \* ARABIC </w:instrText>
            </w:r>
            <w:r>
              <w:rPr>
                <w:rFonts w:hint="eastAsia" w:ascii="Times New Roman" w:hAnsi="Times New Roman" w:eastAsia="宋体" w:cs="Times New Roman"/>
                <w:color w:val="000000"/>
                <w:kern w:val="0"/>
                <w:sz w:val="18"/>
                <w:szCs w:val="18"/>
                <w:lang w:val="en-US" w:eastAsia="zh-CN" w:bidi="ar"/>
              </w:rPr>
              <w:fldChar w:fldCharType="separate"/>
            </w:r>
            <w:r>
              <w:rPr>
                <w:rFonts w:hint="eastAsia" w:ascii="Times New Roman" w:hAnsi="Times New Roman" w:eastAsia="宋体" w:cs="Times New Roman"/>
                <w:color w:val="000000"/>
                <w:kern w:val="0"/>
                <w:sz w:val="18"/>
                <w:szCs w:val="18"/>
                <w:lang w:val="en-US" w:eastAsia="zh-CN" w:bidi="ar"/>
              </w:rPr>
              <w:t>3</w:t>
            </w:r>
            <w:r>
              <w:rPr>
                <w:rFonts w:hint="eastAsia" w:ascii="Times New Roman" w:hAnsi="Times New Roman" w:eastAsia="宋体" w:cs="Times New Roman"/>
                <w:color w:val="000000"/>
                <w:kern w:val="0"/>
                <w:sz w:val="18"/>
                <w:szCs w:val="18"/>
                <w:lang w:val="en-US" w:eastAsia="zh-CN" w:bidi="ar"/>
              </w:rPr>
              <w:fldChar w:fldCharType="end"/>
            </w:r>
            <w:r>
              <w:rPr>
                <w:rFonts w:hint="eastAsia" w:ascii="Times New Roman" w:hAnsi="Times New Roman" w:eastAsia="宋体" w:cs="Times New Roman"/>
                <w:color w:val="000000"/>
                <w:kern w:val="0"/>
                <w:sz w:val="18"/>
                <w:szCs w:val="18"/>
                <w:lang w:val="en-US" w:eastAsia="zh-CN" w:bidi="ar"/>
              </w:rPr>
              <w:t>）</w:t>
            </w:r>
            <w:bookmarkEnd w:id="9"/>
          </w:p>
        </w:tc>
      </w:tr>
    </w:tbl>
    <w:p w14:paraId="2BD0298D">
      <w:pPr>
        <w:spacing w:before="156" w:beforeLines="50" w:after="156" w:afterLines="50"/>
        <w:ind w:firstLine="420"/>
        <w:rPr>
          <w:rFonts w:ascii="Times New Roman" w:hAnsi="Times New Roman" w:eastAsia="宋体" w:cs="Times New Roman"/>
          <w:color w:val="000000"/>
          <w:kern w:val="0"/>
          <w:sz w:val="18"/>
          <w:szCs w:val="18"/>
          <w:lang w:bidi="ar"/>
        </w:rPr>
      </w:pPr>
      <w:r>
        <w:rPr>
          <w:rFonts w:ascii="Times New Roman" w:hAnsi="Times New Roman" w:eastAsia="宋体" w:cs="Times New Roman"/>
          <w:color w:val="000000"/>
          <w:kern w:val="0"/>
          <w:sz w:val="18"/>
          <w:szCs w:val="18"/>
          <w:lang w:bidi="ar"/>
        </w:rPr>
        <w:t>式</w:t>
      </w:r>
      <w:r>
        <w:rPr>
          <w:rFonts w:ascii="Times New Roman" w:hAnsi="Times New Roman" w:eastAsia="宋体" w:cs="Times New Roman"/>
          <w:color w:val="000000"/>
          <w:kern w:val="0"/>
          <w:sz w:val="18"/>
          <w:szCs w:val="18"/>
          <w:lang w:bidi="ar"/>
        </w:rPr>
        <w:fldChar w:fldCharType="begin"/>
      </w:r>
      <w:r>
        <w:rPr>
          <w:rFonts w:ascii="Times New Roman" w:hAnsi="Times New Roman" w:eastAsia="宋体" w:cs="Times New Roman"/>
          <w:color w:val="000000"/>
          <w:kern w:val="0"/>
          <w:sz w:val="18"/>
          <w:szCs w:val="18"/>
          <w:lang w:bidi="ar"/>
        </w:rPr>
        <w:instrText xml:space="preserve"> REF _Ref195515526 \h  \* MERGEFORMAT </w:instrText>
      </w:r>
      <w:r>
        <w:rPr>
          <w:rFonts w:ascii="Times New Roman" w:hAnsi="Times New Roman" w:eastAsia="宋体" w:cs="Times New Roman"/>
          <w:color w:val="000000"/>
          <w:kern w:val="0"/>
          <w:sz w:val="18"/>
          <w:szCs w:val="18"/>
          <w:lang w:bidi="ar"/>
        </w:rPr>
        <w:fldChar w:fldCharType="separate"/>
      </w:r>
      <w:r>
        <w:rPr>
          <w:rFonts w:hint="eastAsia"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t>3</w:t>
      </w:r>
      <w:r>
        <w:rPr>
          <w:rFonts w:hint="eastAsia"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fldChar w:fldCharType="end"/>
      </w:r>
      <w:r>
        <w:rPr>
          <w:rFonts w:ascii="Times New Roman" w:hAnsi="Times New Roman" w:eastAsia="宋体" w:cs="Times New Roman"/>
          <w:color w:val="000000"/>
          <w:kern w:val="0"/>
          <w:sz w:val="18"/>
          <w:szCs w:val="18"/>
          <w:lang w:bidi="ar"/>
        </w:rPr>
        <w:t>中xi​为单样本光谱数据，μ、σ分别为该光谱的均值与标准差。</w:t>
      </w:r>
    </w:p>
    <w:p w14:paraId="7EDF3C23">
      <w:pPr>
        <w:spacing w:before="156" w:beforeLines="50" w:after="156" w:afterLines="50"/>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2.2.4 Savitzky-Golay平滑去噪（SG）</w:t>
      </w:r>
      <w:r>
        <w:rPr>
          <w:rFonts w:ascii="Times New Roman" w:hAnsi="Times New Roman" w:eastAsia="宋体" w:cs="Times New Roman"/>
          <w:color w:val="000000"/>
          <w:kern w:val="0"/>
          <w:sz w:val="18"/>
          <w:szCs w:val="18"/>
          <w:lang w:bidi="ar"/>
        </w:rPr>
        <w:br w:type="textWrapping"/>
      </w:r>
      <w:r>
        <w:rPr>
          <w:rFonts w:ascii="Times New Roman" w:hAnsi="Times New Roman" w:eastAsia="宋体" w:cs="Times New Roman"/>
          <w:color w:val="000000"/>
          <w:kern w:val="0"/>
          <w:sz w:val="18"/>
          <w:szCs w:val="18"/>
          <w:lang w:bidi="ar"/>
        </w:rPr>
        <w:tab/>
      </w:r>
      <w:r>
        <w:rPr>
          <w:rFonts w:hint="eastAsia" w:ascii="Times New Roman" w:hAnsi="Times New Roman" w:eastAsia="宋体" w:cs="Times New Roman"/>
          <w:color w:val="000000"/>
          <w:kern w:val="0"/>
          <w:sz w:val="18"/>
          <w:szCs w:val="18"/>
          <w:lang w:bidi="ar"/>
        </w:rPr>
        <w:t>平滑滤波是光谱分析中常用的预处理方法之一</w:t>
      </w:r>
      <w:r>
        <w:rPr>
          <w:rFonts w:hint="eastAsia" w:ascii="Times New Roman" w:hAnsi="Times New Roman" w:eastAsia="宋体" w:cs="Times New Roman"/>
          <w:color w:val="000000"/>
          <w:kern w:val="0"/>
          <w:sz w:val="18"/>
          <w:szCs w:val="18"/>
          <w:lang w:eastAsia="zh-CN" w:bidi="ar"/>
        </w:rPr>
        <w:t>，</w:t>
      </w:r>
      <w:r>
        <w:rPr>
          <w:rFonts w:hint="eastAsia" w:ascii="Times New Roman" w:hAnsi="Times New Roman" w:eastAsia="宋体" w:cs="Times New Roman"/>
          <w:color w:val="000000"/>
          <w:kern w:val="0"/>
          <w:sz w:val="18"/>
          <w:szCs w:val="18"/>
          <w:lang w:bidi="ar"/>
        </w:rPr>
        <w:t>基于最小二乘原理</w:t>
      </w:r>
      <w:r>
        <w:rPr>
          <w:rFonts w:hint="eastAsia" w:ascii="Times New Roman" w:hAnsi="Times New Roman" w:eastAsia="宋体" w:cs="Times New Roman"/>
          <w:color w:val="000000"/>
          <w:kern w:val="0"/>
          <w:sz w:val="18"/>
          <w:szCs w:val="18"/>
          <w:lang w:val="en-US" w:eastAsia="zh-CN" w:bidi="ar"/>
        </w:rPr>
        <w:t>实现</w:t>
      </w:r>
      <w:r>
        <w:rPr>
          <w:rFonts w:hint="eastAsia" w:ascii="Times New Roman" w:hAnsi="Times New Roman" w:eastAsia="宋体" w:cs="Times New Roman"/>
          <w:color w:val="000000"/>
          <w:kern w:val="0"/>
          <w:sz w:val="18"/>
          <w:szCs w:val="18"/>
          <w:lang w:bidi="ar"/>
        </w:rPr>
        <w:t>。用Savitzky</w:t>
      </w:r>
      <w:r>
        <w:rPr>
          <w:rFonts w:hint="eastAsia" w:ascii="Times New Roman" w:hAnsi="Times New Roman" w:eastAsia="宋体" w:cs="Times New Roman"/>
          <w:color w:val="000000"/>
          <w:kern w:val="0"/>
          <w:sz w:val="18"/>
          <w:szCs w:val="18"/>
          <w:lang w:val="en-US" w:eastAsia="zh-CN" w:bidi="ar"/>
        </w:rPr>
        <w:t>-</w:t>
      </w:r>
      <w:r>
        <w:rPr>
          <w:rFonts w:hint="eastAsia" w:ascii="Times New Roman" w:hAnsi="Times New Roman" w:eastAsia="宋体" w:cs="Times New Roman"/>
          <w:color w:val="000000"/>
          <w:kern w:val="0"/>
          <w:sz w:val="18"/>
          <w:szCs w:val="18"/>
          <w:lang w:bidi="ar"/>
        </w:rPr>
        <w:t>Golay方法进行平滑滤波，可以提高光谱的平滑性，并降低噪音的干扰。SG平滑滤波的效果，随着选取窗宽不同而不同，可以满足多种不同场合的需求。表达式如式</w:t>
      </w:r>
      <w:r>
        <w:rPr>
          <w:rFonts w:ascii="Times New Roman" w:hAnsi="Times New Roman" w:eastAsia="宋体" w:cs="Times New Roman"/>
          <w:color w:val="000000"/>
          <w:kern w:val="0"/>
          <w:sz w:val="18"/>
          <w:szCs w:val="18"/>
          <w:lang w:bidi="ar"/>
        </w:rPr>
        <w:fldChar w:fldCharType="begin"/>
      </w:r>
      <w:r>
        <w:rPr>
          <w:rFonts w:ascii="Times New Roman" w:hAnsi="Times New Roman" w:eastAsia="宋体" w:cs="Times New Roman"/>
          <w:color w:val="000000"/>
          <w:kern w:val="0"/>
          <w:sz w:val="18"/>
          <w:szCs w:val="18"/>
          <w:lang w:bidi="ar"/>
        </w:rPr>
        <w:instrText xml:space="preserve"> </w:instrText>
      </w:r>
      <w:r>
        <w:rPr>
          <w:rFonts w:hint="eastAsia" w:ascii="Times New Roman" w:hAnsi="Times New Roman" w:eastAsia="宋体" w:cs="Times New Roman"/>
          <w:color w:val="000000"/>
          <w:kern w:val="0"/>
          <w:sz w:val="18"/>
          <w:szCs w:val="18"/>
          <w:lang w:bidi="ar"/>
        </w:rPr>
        <w:instrText xml:space="preserve">REF _Ref195515638 \h</w:instrText>
      </w:r>
      <w:r>
        <w:rPr>
          <w:rFonts w:ascii="Times New Roman" w:hAnsi="Times New Roman" w:eastAsia="宋体" w:cs="Times New Roman"/>
          <w:color w:val="000000"/>
          <w:kern w:val="0"/>
          <w:sz w:val="18"/>
          <w:szCs w:val="18"/>
          <w:lang w:bidi="ar"/>
        </w:rPr>
        <w:instrText xml:space="preserve">  \* MERGEFORMAT </w:instrText>
      </w:r>
      <w:r>
        <w:rPr>
          <w:rFonts w:ascii="Times New Roman" w:hAnsi="Times New Roman" w:eastAsia="宋体" w:cs="Times New Roman"/>
          <w:color w:val="000000"/>
          <w:kern w:val="0"/>
          <w:sz w:val="18"/>
          <w:szCs w:val="18"/>
          <w:lang w:bidi="ar"/>
        </w:rPr>
        <w:fldChar w:fldCharType="separate"/>
      </w:r>
      <w:r>
        <w:rPr>
          <w:rFonts w:hint="eastAsia"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t>4</w:t>
      </w:r>
      <w:r>
        <w:rPr>
          <w:rFonts w:hint="eastAsia"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fldChar w:fldCharType="end"/>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0"/>
        <w:gridCol w:w="7513"/>
        <w:gridCol w:w="759"/>
      </w:tblGrid>
      <w:tr w14:paraId="388FF8E7">
        <w:tc>
          <w:tcPr>
            <w:tcW w:w="250" w:type="dxa"/>
            <w:vAlign w:val="center"/>
          </w:tcPr>
          <w:p w14:paraId="07C8F464">
            <w:pPr>
              <w:spacing w:before="156" w:beforeLines="50" w:after="156" w:afterLines="50"/>
              <w:jc w:val="right"/>
              <w:rPr>
                <w:rFonts w:ascii="Times New Roman" w:hAnsi="Times New Roman" w:eastAsia="宋体" w:cs="Times New Roman"/>
                <w:color w:val="000000"/>
                <w:kern w:val="0"/>
                <w:sz w:val="18"/>
                <w:szCs w:val="18"/>
                <w:lang w:bidi="ar"/>
              </w:rPr>
            </w:pPr>
          </w:p>
        </w:tc>
        <w:tc>
          <w:tcPr>
            <w:tcW w:w="7513" w:type="dxa"/>
            <w:vAlign w:val="center"/>
          </w:tcPr>
          <w:p w14:paraId="43545B26">
            <w:pPr>
              <w:keepNext/>
              <w:spacing w:before="156" w:beforeLines="50" w:after="156" w:afterLines="50"/>
              <w:jc w:val="right"/>
              <w:rPr>
                <w:rFonts w:ascii="Times New Roman" w:hAnsi="Times New Roman" w:eastAsia="宋体" w:cs="Times New Roman"/>
                <w:color w:val="000000"/>
                <w:kern w:val="0"/>
                <w:sz w:val="18"/>
                <w:szCs w:val="18"/>
                <w:lang w:bidi="ar"/>
              </w:rPr>
            </w:pPr>
            <m:oMathPara>
              <m:oMath>
                <m:sSubSup>
                  <m:sSubSupPr>
                    <m:ctrlPr>
                      <w:rPr>
                        <w:rFonts w:ascii="Cambria Math" w:hAnsi="Cambria Math" w:eastAsia="宋体" w:cs="Times New Roman"/>
                        <w:color w:val="000000"/>
                        <w:kern w:val="0"/>
                        <w:sz w:val="18"/>
                        <w:szCs w:val="18"/>
                        <w:lang w:bidi="ar"/>
                      </w:rPr>
                    </m:ctrlPr>
                  </m:sSubSupPr>
                  <m:e>
                    <m:r>
                      <m:rPr/>
                      <w:rPr>
                        <w:rFonts w:ascii="Cambria Math" w:hAnsi="Cambria Math" w:eastAsia="宋体" w:cs="Times New Roman"/>
                        <w:color w:val="000000"/>
                        <w:kern w:val="0"/>
                        <w:sz w:val="18"/>
                        <w:szCs w:val="18"/>
                        <w:lang w:bidi="ar"/>
                      </w:rPr>
                      <m:t>Y</m:t>
                    </m:r>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j</m:t>
                    </m:r>
                    <m:ctrlPr>
                      <w:rPr>
                        <w:rFonts w:ascii="Cambria Math" w:hAnsi="Cambria Math" w:eastAsia="宋体" w:cs="Times New Roman"/>
                        <w:color w:val="000000"/>
                        <w:kern w:val="0"/>
                        <w:sz w:val="18"/>
                        <w:szCs w:val="18"/>
                        <w:lang w:bidi="ar"/>
                      </w:rPr>
                    </m:ctrlPr>
                  </m:sub>
                  <m:sup>
                    <m:r>
                      <m:rPr>
                        <m:sty m:val="p"/>
                      </m:rPr>
                      <w:rPr>
                        <w:rFonts w:ascii="Cambria Math" w:hAnsi="Cambria Math" w:eastAsia="宋体" w:cs="Times New Roman"/>
                        <w:color w:val="000000"/>
                        <w:kern w:val="0"/>
                        <w:sz w:val="18"/>
                        <w:szCs w:val="18"/>
                        <w:lang w:bidi="ar"/>
                      </w:rPr>
                      <m:t>⋆</m:t>
                    </m:r>
                    <m:ctrlPr>
                      <w:rPr>
                        <w:rFonts w:ascii="Cambria Math" w:hAnsi="Cambria Math" w:eastAsia="宋体" w:cs="Times New Roman"/>
                        <w:color w:val="000000"/>
                        <w:kern w:val="0"/>
                        <w:sz w:val="18"/>
                        <w:szCs w:val="18"/>
                        <w:lang w:bidi="ar"/>
                      </w:rPr>
                    </m:ctrlPr>
                  </m:sup>
                </m:sSubSup>
                <m:r>
                  <m:rPr>
                    <m:sty m:val="p"/>
                  </m:rPr>
                  <w:rPr>
                    <w:rFonts w:ascii="Cambria Math" w:hAnsi="Cambria Math" w:eastAsia="宋体" w:cs="Times New Roman"/>
                    <w:color w:val="000000"/>
                    <w:kern w:val="0"/>
                    <w:sz w:val="18"/>
                    <w:szCs w:val="18"/>
                    <w:lang w:bidi="ar"/>
                  </w:rPr>
                  <m:t>=</m:t>
                </m:r>
                <m:f>
                  <m:fPr>
                    <m:ctrlPr>
                      <w:rPr>
                        <w:rFonts w:ascii="Cambria Math" w:hAnsi="Cambria Math" w:eastAsia="宋体" w:cs="Times New Roman"/>
                        <w:color w:val="000000"/>
                        <w:kern w:val="0"/>
                        <w:sz w:val="18"/>
                        <w:szCs w:val="18"/>
                        <w:lang w:bidi="ar"/>
                      </w:rPr>
                    </m:ctrlPr>
                  </m:fPr>
                  <m:num>
                    <m:nary>
                      <m:naryPr>
                        <m:chr m:val="∑"/>
                        <m:grow m:val="1"/>
                        <m:limLoc m:val="undOvr"/>
                        <m:ctrlPr>
                          <w:rPr>
                            <w:rFonts w:ascii="Cambria Math" w:hAnsi="Cambria Math" w:eastAsia="宋体" w:cs="Times New Roman"/>
                            <w:color w:val="000000"/>
                            <w:kern w:val="0"/>
                            <w:sz w:val="18"/>
                            <w:szCs w:val="18"/>
                            <w:lang w:bidi="ar"/>
                          </w:rPr>
                        </m:ctrlPr>
                      </m:naryPr>
                      <m:sub>
                        <m:r>
                          <m:rPr/>
                          <w:rPr>
                            <w:rFonts w:ascii="Cambria Math" w:hAnsi="Cambria Math" w:eastAsia="宋体" w:cs="Times New Roman"/>
                            <w:color w:val="000000"/>
                            <w:kern w:val="0"/>
                            <w:sz w:val="18"/>
                            <w:szCs w:val="18"/>
                            <w:lang w:bidi="ar"/>
                          </w:rPr>
                          <m:t>i</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m</m:t>
                        </m:r>
                        <m:ctrlPr>
                          <w:rPr>
                            <w:rFonts w:ascii="Cambria Math" w:hAnsi="Cambria Math" w:eastAsia="宋体" w:cs="Times New Roman"/>
                            <w:color w:val="000000"/>
                            <w:kern w:val="0"/>
                            <w:sz w:val="18"/>
                            <w:szCs w:val="18"/>
                            <w:lang w:bidi="ar"/>
                          </w:rPr>
                        </m:ctrlPr>
                      </m:sub>
                      <m:sup>
                        <m:r>
                          <m:rPr/>
                          <w:rPr>
                            <w:rFonts w:ascii="Cambria Math" w:hAnsi="Cambria Math" w:eastAsia="宋体" w:cs="Times New Roman"/>
                            <w:color w:val="000000"/>
                            <w:kern w:val="0"/>
                            <w:sz w:val="18"/>
                            <w:szCs w:val="18"/>
                            <w:lang w:bidi="ar"/>
                          </w:rPr>
                          <m:t>m</m:t>
                        </m:r>
                        <m:ctrlPr>
                          <w:rPr>
                            <w:rFonts w:ascii="Cambria Math" w:hAnsi="Cambria Math" w:eastAsia="宋体" w:cs="Times New Roman"/>
                            <w:color w:val="000000"/>
                            <w:kern w:val="0"/>
                            <w:sz w:val="18"/>
                            <w:szCs w:val="18"/>
                            <w:lang w:bidi="ar"/>
                          </w:rPr>
                        </m:ctrlPr>
                      </m:sup>
                      <m:e>
                        <m:r>
                          <m:rPr>
                            <m:sty m:val="p"/>
                          </m:rPr>
                          <w:rPr>
                            <w:rFonts w:ascii="Cambria Math" w:hAnsi="Cambria Math" w:eastAsia="宋体" w:cs="Times New Roman"/>
                            <w:color w:val="000000"/>
                            <w:kern w:val="0"/>
                            <w:sz w:val="18"/>
                            <w:szCs w:val="18"/>
                            <w:lang w:bidi="ar"/>
                          </w:rPr>
                          <m:t> </m:t>
                        </m:r>
                        <m:ctrlPr>
                          <w:rPr>
                            <w:rFonts w:ascii="Cambria Math" w:hAnsi="Cambria Math" w:eastAsia="宋体" w:cs="Times New Roman"/>
                            <w:color w:val="000000"/>
                            <w:kern w:val="0"/>
                            <w:sz w:val="18"/>
                            <w:szCs w:val="18"/>
                            <w:lang w:bidi="ar"/>
                          </w:rPr>
                        </m:ctrlPr>
                      </m:e>
                    </m:nary>
                    <m:sSub>
                      <m:sSubPr>
                        <m:ctrlPr>
                          <w:rPr>
                            <w:rFonts w:ascii="Cambria Math" w:hAnsi="Cambria Math" w:eastAsia="宋体" w:cs="Times New Roman"/>
                            <w:color w:val="000000"/>
                            <w:kern w:val="0"/>
                            <w:sz w:val="18"/>
                            <w:szCs w:val="18"/>
                            <w:lang w:bidi="ar"/>
                          </w:rPr>
                        </m:ctrlPr>
                      </m:sSubPr>
                      <m:e>
                        <m:r>
                          <m:rPr/>
                          <w:rPr>
                            <w:rFonts w:ascii="Cambria Math" w:hAnsi="Cambria Math" w:eastAsia="宋体" w:cs="Times New Roman"/>
                            <w:color w:val="000000"/>
                            <w:kern w:val="0"/>
                            <w:sz w:val="18"/>
                            <w:szCs w:val="18"/>
                            <w:lang w:bidi="ar"/>
                          </w:rPr>
                          <m:t>C</m:t>
                        </m:r>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i</m:t>
                        </m:r>
                        <m:ctrlPr>
                          <w:rPr>
                            <w:rFonts w:ascii="Cambria Math" w:hAnsi="Cambria Math" w:eastAsia="宋体" w:cs="Times New Roman"/>
                            <w:color w:val="000000"/>
                            <w:kern w:val="0"/>
                            <w:sz w:val="18"/>
                            <w:szCs w:val="18"/>
                            <w:lang w:bidi="ar"/>
                          </w:rPr>
                        </m:ctrlPr>
                      </m:sub>
                    </m:sSub>
                    <m:sSub>
                      <m:sSubPr>
                        <m:ctrlPr>
                          <w:rPr>
                            <w:rFonts w:ascii="Cambria Math" w:hAnsi="Cambria Math" w:eastAsia="宋体" w:cs="Times New Roman"/>
                            <w:color w:val="000000"/>
                            <w:kern w:val="0"/>
                            <w:sz w:val="18"/>
                            <w:szCs w:val="18"/>
                            <w:lang w:bidi="ar"/>
                          </w:rPr>
                        </m:ctrlPr>
                      </m:sSubPr>
                      <m:e>
                        <m:r>
                          <m:rPr/>
                          <w:rPr>
                            <w:rFonts w:ascii="Cambria Math" w:hAnsi="Cambria Math" w:eastAsia="宋体" w:cs="Times New Roman"/>
                            <w:color w:val="000000"/>
                            <w:kern w:val="0"/>
                            <w:sz w:val="18"/>
                            <w:szCs w:val="18"/>
                            <w:lang w:bidi="ar"/>
                          </w:rPr>
                          <m:t>Y</m:t>
                        </m:r>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j</m:t>
                        </m:r>
                        <m:ctrlPr>
                          <w:rPr>
                            <w:rFonts w:ascii="Cambria Math" w:hAnsi="Cambria Math" w:eastAsia="宋体" w:cs="Times New Roman"/>
                            <w:color w:val="000000"/>
                            <w:kern w:val="0"/>
                            <w:sz w:val="18"/>
                            <w:szCs w:val="18"/>
                            <w:lang w:bidi="ar"/>
                          </w:rPr>
                        </m:ctrlPr>
                      </m:sub>
                    </m:sSub>
                    <m:ctrlPr>
                      <w:rPr>
                        <w:rFonts w:ascii="Cambria Math" w:hAnsi="Cambria Math" w:eastAsia="宋体" w:cs="Times New Roman"/>
                        <w:color w:val="000000"/>
                        <w:kern w:val="0"/>
                        <w:sz w:val="18"/>
                        <w:szCs w:val="18"/>
                        <w:lang w:bidi="ar"/>
                      </w:rPr>
                    </m:ctrlPr>
                  </m:num>
                  <m:den>
                    <m:r>
                      <m:rPr/>
                      <w:rPr>
                        <w:rFonts w:ascii="Cambria Math" w:hAnsi="Cambria Math" w:eastAsia="宋体" w:cs="Times New Roman"/>
                        <w:color w:val="000000"/>
                        <w:kern w:val="0"/>
                        <w:sz w:val="18"/>
                        <w:szCs w:val="18"/>
                        <w:lang w:bidi="ar"/>
                      </w:rPr>
                      <m:t>N</m:t>
                    </m:r>
                    <m:ctrlPr>
                      <w:rPr>
                        <w:rFonts w:ascii="Cambria Math" w:hAnsi="Cambria Math" w:eastAsia="宋体" w:cs="Times New Roman"/>
                        <w:color w:val="000000"/>
                        <w:kern w:val="0"/>
                        <w:sz w:val="18"/>
                        <w:szCs w:val="18"/>
                        <w:lang w:bidi="ar"/>
                      </w:rPr>
                    </m:ctrlPr>
                  </m:den>
                </m:f>
              </m:oMath>
            </m:oMathPara>
          </w:p>
        </w:tc>
        <w:tc>
          <w:tcPr>
            <w:tcW w:w="759" w:type="dxa"/>
            <w:vAlign w:val="center"/>
          </w:tcPr>
          <w:p w14:paraId="16398AD6">
            <w:pPr>
              <w:spacing w:before="156" w:beforeLines="50" w:after="156" w:afterLines="50"/>
              <w:jc w:val="right"/>
              <w:rPr>
                <w:rFonts w:ascii="Times New Roman" w:hAnsi="Times New Roman" w:eastAsia="宋体" w:cs="Times New Roman"/>
                <w:color w:val="000000"/>
                <w:kern w:val="0"/>
                <w:sz w:val="18"/>
                <w:szCs w:val="18"/>
                <w:lang w:bidi="ar"/>
              </w:rPr>
            </w:pPr>
            <w:bookmarkStart w:id="10" w:name="_Ref195515638"/>
            <w:r>
              <w:rPr>
                <w:rFonts w:hint="eastAsia"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kern w:val="0"/>
                <w:sz w:val="18"/>
                <w:szCs w:val="18"/>
                <w:lang w:bidi="ar"/>
              </w:rPr>
              <w:fldChar w:fldCharType="begin"/>
            </w:r>
            <w:r>
              <w:rPr>
                <w:rFonts w:hint="eastAsia" w:ascii="Times New Roman" w:hAnsi="Times New Roman" w:eastAsia="宋体" w:cs="Times New Roman"/>
                <w:color w:val="000000"/>
                <w:kern w:val="0"/>
                <w:sz w:val="18"/>
                <w:szCs w:val="18"/>
                <w:lang w:bidi="ar"/>
              </w:rPr>
              <w:instrText xml:space="preserve"> SEQ （ \* ARABIC </w:instrText>
            </w:r>
            <w:r>
              <w:rPr>
                <w:rFonts w:hint="eastAsia" w:ascii="Times New Roman" w:hAnsi="Times New Roman" w:eastAsia="宋体" w:cs="Times New Roman"/>
                <w:color w:val="000000"/>
                <w:kern w:val="0"/>
                <w:sz w:val="18"/>
                <w:szCs w:val="18"/>
                <w:lang w:bidi="ar"/>
              </w:rPr>
              <w:fldChar w:fldCharType="separate"/>
            </w:r>
            <w:r>
              <w:rPr>
                <w:rFonts w:hint="eastAsia" w:ascii="Times New Roman" w:hAnsi="Times New Roman" w:eastAsia="宋体" w:cs="Times New Roman"/>
                <w:color w:val="000000"/>
                <w:kern w:val="0"/>
                <w:sz w:val="18"/>
                <w:szCs w:val="18"/>
                <w:lang w:bidi="ar"/>
              </w:rPr>
              <w:t>4</w:t>
            </w:r>
            <w:r>
              <w:rPr>
                <w:rFonts w:hint="eastAsia" w:ascii="Times New Roman" w:hAnsi="Times New Roman" w:eastAsia="宋体" w:cs="Times New Roman"/>
                <w:color w:val="000000"/>
                <w:kern w:val="0"/>
                <w:sz w:val="18"/>
                <w:szCs w:val="18"/>
                <w:lang w:bidi="ar"/>
              </w:rPr>
              <w:fldChar w:fldCharType="end"/>
            </w:r>
            <w:r>
              <w:rPr>
                <w:rFonts w:hint="eastAsia" w:ascii="Times New Roman" w:hAnsi="Times New Roman" w:eastAsia="宋体" w:cs="Times New Roman"/>
                <w:color w:val="000000"/>
                <w:kern w:val="0"/>
                <w:sz w:val="18"/>
                <w:szCs w:val="18"/>
                <w:lang w:bidi="ar"/>
              </w:rPr>
              <w:t>）</w:t>
            </w:r>
            <w:bookmarkEnd w:id="10"/>
          </w:p>
        </w:tc>
      </w:tr>
    </w:tbl>
    <w:p w14:paraId="236127CC">
      <w:pPr>
        <w:spacing w:before="156" w:beforeLines="50" w:after="156" w:afterLines="50"/>
        <w:ind w:firstLine="420"/>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式</w:t>
      </w:r>
      <w:r>
        <w:rPr>
          <w:rFonts w:ascii="Times New Roman" w:hAnsi="Times New Roman" w:eastAsia="宋体" w:cs="Times New Roman"/>
          <w:color w:val="000000"/>
          <w:kern w:val="0"/>
          <w:sz w:val="18"/>
          <w:szCs w:val="18"/>
          <w:lang w:bidi="ar"/>
        </w:rPr>
        <w:fldChar w:fldCharType="begin"/>
      </w:r>
      <w:r>
        <w:rPr>
          <w:rFonts w:ascii="Times New Roman" w:hAnsi="Times New Roman" w:eastAsia="宋体" w:cs="Times New Roman"/>
          <w:color w:val="000000"/>
          <w:kern w:val="0"/>
          <w:sz w:val="18"/>
          <w:szCs w:val="18"/>
          <w:lang w:bidi="ar"/>
        </w:rPr>
        <w:instrText xml:space="preserve"> </w:instrText>
      </w:r>
      <w:r>
        <w:rPr>
          <w:rFonts w:hint="eastAsia" w:ascii="Times New Roman" w:hAnsi="Times New Roman" w:eastAsia="宋体" w:cs="Times New Roman"/>
          <w:color w:val="000000"/>
          <w:kern w:val="0"/>
          <w:sz w:val="18"/>
          <w:szCs w:val="18"/>
          <w:lang w:bidi="ar"/>
        </w:rPr>
        <w:instrText xml:space="preserve">REF _Ref195515638 \h</w:instrText>
      </w:r>
      <w:r>
        <w:rPr>
          <w:rFonts w:ascii="Times New Roman" w:hAnsi="Times New Roman" w:eastAsia="宋体" w:cs="Times New Roman"/>
          <w:color w:val="000000"/>
          <w:kern w:val="0"/>
          <w:sz w:val="18"/>
          <w:szCs w:val="18"/>
          <w:lang w:bidi="ar"/>
        </w:rPr>
        <w:instrText xml:space="preserve">  \* MERGEFORMAT </w:instrText>
      </w:r>
      <w:r>
        <w:rPr>
          <w:rFonts w:ascii="Times New Roman" w:hAnsi="Times New Roman" w:eastAsia="宋体" w:cs="Times New Roman"/>
          <w:color w:val="000000"/>
          <w:kern w:val="0"/>
          <w:sz w:val="18"/>
          <w:szCs w:val="18"/>
          <w:lang w:bidi="ar"/>
        </w:rPr>
        <w:fldChar w:fldCharType="separate"/>
      </w:r>
      <w:r>
        <w:rPr>
          <w:rFonts w:hint="eastAsia"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t>4</w:t>
      </w:r>
      <w:r>
        <w:rPr>
          <w:rFonts w:hint="eastAsia"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fldChar w:fldCharType="end"/>
      </w:r>
      <w:r>
        <w:rPr>
          <w:rFonts w:hint="eastAsia" w:ascii="Times New Roman" w:hAnsi="Times New Roman" w:eastAsia="宋体" w:cs="Times New Roman"/>
          <w:color w:val="000000"/>
          <w:kern w:val="0"/>
          <w:sz w:val="18"/>
          <w:szCs w:val="18"/>
          <w:lang w:bidi="ar"/>
        </w:rPr>
        <w:t>中，Y 是原始光谱的数据，Y* 是平滑后的数据，C 是拟合多项式的系数，N 表示滤波窗口的宽度。滤波窗口宽度设为 23，拟合多项式阶数设为 3。</w:t>
      </w:r>
    </w:p>
    <w:p w14:paraId="580CF86E">
      <w:pPr>
        <w:spacing w:before="156" w:beforeLines="50" w:after="156" w:afterLines="50"/>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2.2.5 光谱数据增强</w:t>
      </w:r>
    </w:p>
    <w:p w14:paraId="077CC064">
      <w:pPr>
        <w:spacing w:before="156" w:beforeLines="50" w:after="156" w:afterLines="50"/>
        <w:ind w:firstLine="420"/>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针对高光谱数据，在光谱维上去添加高斯噪声，在光谱维上产生差异和抖动，使网络在学习光谱信息时能获得更好的鲁棒性。</w:t>
      </w:r>
      <w:r>
        <w:rPr>
          <w:rFonts w:ascii="Times New Roman" w:hAnsi="Times New Roman" w:eastAsia="宋体" w:cs="Times New Roman"/>
          <w:color w:val="000000"/>
          <w:kern w:val="0"/>
          <w:sz w:val="18"/>
          <w:szCs w:val="18"/>
          <w:lang w:bidi="ar"/>
        </w:rPr>
        <w:t>本研究提出一种</w:t>
      </w:r>
      <w:r>
        <w:rPr>
          <w:rFonts w:hint="eastAsia" w:ascii="Times New Roman" w:hAnsi="Times New Roman" w:eastAsia="宋体" w:cs="Times New Roman"/>
          <w:color w:val="000000"/>
          <w:kern w:val="0"/>
          <w:sz w:val="18"/>
          <w:szCs w:val="18"/>
          <w:lang w:bidi="ar"/>
        </w:rPr>
        <w:t>组合</w:t>
      </w:r>
      <w:r>
        <w:rPr>
          <w:rFonts w:ascii="Times New Roman" w:hAnsi="Times New Roman" w:eastAsia="宋体" w:cs="Times New Roman"/>
          <w:color w:val="000000"/>
          <w:kern w:val="0"/>
          <w:sz w:val="18"/>
          <w:szCs w:val="18"/>
          <w:lang w:bidi="ar"/>
        </w:rPr>
        <w:t>数据增强策略，旨在提升机器学习模型的泛化性能与鲁棒性。针对传统数据增强方法存在的特征失真与边界伪影问题，设计包含噪声注入、变换的组合式增强框架，实现五倍数据扩容。</w:t>
      </w:r>
    </w:p>
    <w:bookmarkEnd w:id="7"/>
    <w:p w14:paraId="78C3FEEA">
      <w:pPr>
        <w:spacing w:before="156" w:beforeLines="50" w:after="156" w:afterLines="50"/>
        <w:rPr>
          <w:rFonts w:ascii="Times New Roman" w:hAnsi="Times New Roman" w:eastAsia="宋体" w:cs="Times New Roman"/>
          <w:b/>
          <w:szCs w:val="21"/>
        </w:rPr>
      </w:pPr>
      <w:r>
        <w:rPr>
          <w:rFonts w:hint="eastAsia" w:ascii="Times New Roman" w:hAnsi="Times New Roman" w:eastAsia="宋体" w:cs="Times New Roman"/>
          <w:b/>
          <w:szCs w:val="21"/>
        </w:rPr>
        <w:t>2.3 动态深度可分离卷积神经网络模型</w:t>
      </w:r>
    </w:p>
    <w:p w14:paraId="354C6742">
      <w:pPr>
        <w:spacing w:before="156" w:beforeLines="50" w:after="156" w:afterLines="50"/>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2.3.1 深度可分离卷积神经网络</w:t>
      </w:r>
    </w:p>
    <w:p w14:paraId="068C981B">
      <w:pPr>
        <w:spacing w:before="156" w:beforeLines="50" w:after="156" w:afterLines="50"/>
        <w:ind w:firstLine="420"/>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卷积神经网络（CNN）是常用的深度学习模型，由输入层、卷积层、池化层、全连接层和输出层组成。深度可分离卷积神经网络（DCNN）作为其改进形式，是专为高维土壤光谱数据设计的深度学习架构，通过深度可分离卷积的结构创新，在保证特征提取精度的同时显著降低计算复杂度。</w:t>
      </w:r>
    </w:p>
    <w:p w14:paraId="4E17EA84">
      <w:pPr>
        <w:spacing w:before="156" w:beforeLines="50" w:after="156" w:afterLines="50"/>
        <w:rPr>
          <w:rFonts w:ascii="Times New Roman" w:hAnsi="Times New Roman" w:eastAsia="宋体" w:cs="Times New Roman"/>
          <w:color w:val="000000"/>
          <w:kern w:val="0"/>
          <w:sz w:val="18"/>
          <w:szCs w:val="18"/>
          <w:lang w:bidi="ar"/>
        </w:rPr>
      </w:pPr>
      <w:r>
        <w:rPr>
          <w:rFonts w:ascii="Times New Roman" w:hAnsi="Times New Roman" w:eastAsia="宋体" w:cs="Times New Roman"/>
          <w:color w:val="000000"/>
          <w:kern w:val="0"/>
          <w:sz w:val="18"/>
          <w:szCs w:val="18"/>
          <w:lang w:bidi="ar"/>
        </w:rPr>
        <w:t>2.</w:t>
      </w:r>
      <w:r>
        <w:rPr>
          <w:rFonts w:hint="eastAsia" w:ascii="Times New Roman" w:hAnsi="Times New Roman" w:eastAsia="宋体" w:cs="Times New Roman"/>
          <w:color w:val="000000"/>
          <w:kern w:val="0"/>
          <w:sz w:val="18"/>
          <w:szCs w:val="18"/>
          <w:lang w:bidi="ar"/>
        </w:rPr>
        <w:t>3</w:t>
      </w:r>
      <w:r>
        <w:rPr>
          <w:rFonts w:ascii="Times New Roman" w:hAnsi="Times New Roman" w:eastAsia="宋体" w:cs="Times New Roman"/>
          <w:color w:val="000000"/>
          <w:kern w:val="0"/>
          <w:sz w:val="18"/>
          <w:szCs w:val="18"/>
          <w:lang w:bidi="ar"/>
        </w:rPr>
        <w:t xml:space="preserve">.2 </w:t>
      </w:r>
      <w:r>
        <w:rPr>
          <w:rFonts w:hint="eastAsia" w:ascii="Times New Roman" w:hAnsi="Times New Roman" w:eastAsia="宋体" w:cs="Times New Roman"/>
          <w:color w:val="000000"/>
          <w:kern w:val="0"/>
          <w:sz w:val="18"/>
          <w:szCs w:val="18"/>
          <w:lang w:bidi="ar"/>
        </w:rPr>
        <w:t>动态卷积模块</w:t>
      </w:r>
    </w:p>
    <w:p w14:paraId="6E367E1E">
      <w:pPr>
        <w:spacing w:before="156" w:beforeLines="50" w:after="156" w:afterLines="50"/>
        <w:rPr>
          <w:rFonts w:ascii="Times New Roman" w:hAnsi="Times New Roman" w:eastAsia="宋体" w:cs="Times New Roman"/>
          <w:color w:val="000000"/>
          <w:kern w:val="0"/>
          <w:sz w:val="18"/>
          <w:szCs w:val="18"/>
          <w:lang w:bidi="ar"/>
        </w:rPr>
      </w:pPr>
      <w:r>
        <w:rPr>
          <w:rFonts w:ascii="Times New Roman" w:hAnsi="Times New Roman" w:eastAsia="宋体" w:cs="Times New Roman"/>
          <w:color w:val="000000"/>
          <w:kern w:val="0"/>
          <w:sz w:val="18"/>
          <w:szCs w:val="18"/>
          <w:lang w:bidi="ar"/>
        </w:rPr>
        <w:tab/>
      </w:r>
      <w:r>
        <w:rPr>
          <w:rFonts w:hint="eastAsia" w:ascii="Times New Roman" w:hAnsi="Times New Roman" w:eastAsia="宋体" w:cs="Times New Roman"/>
          <w:color w:val="000000"/>
          <w:kern w:val="0"/>
          <w:sz w:val="18"/>
          <w:szCs w:val="18"/>
          <w:lang w:bidi="ar"/>
        </w:rPr>
        <w:t>在传统 CNN 在处理光谱数据时存在一定局限性，主要表现为无法充分学习光谱中与 SOC 含量强相关的光谱特征，噪声干扰较为明显；无法对波段间的相关性与冗余性有充分考虑，空间特征体现不明显；对不同噪声水平下的数据缺乏泛用性。</w:t>
      </w:r>
      <w:r>
        <w:rPr>
          <w:rFonts w:ascii="Times New Roman" w:hAnsi="Times New Roman" w:eastAsia="宋体" w:cs="Times New Roman"/>
          <w:color w:val="000000"/>
          <w:kern w:val="0"/>
          <w:sz w:val="18"/>
          <w:szCs w:val="18"/>
          <w:lang w:bidi="ar"/>
        </w:rPr>
        <w:t>为了执行卷积，已经提出了各种优化技术</w:t>
      </w:r>
      <w:r>
        <w:rPr>
          <w:rFonts w:ascii="Times New Roman" w:hAnsi="Times New Roman" w:eastAsia="宋体" w:cs="Times New Roman"/>
          <w:color w:val="000000"/>
          <w:kern w:val="0"/>
          <w:sz w:val="18"/>
          <w:szCs w:val="18"/>
          <w:vertAlign w:val="superscript"/>
          <w:lang w:bidi="ar"/>
        </w:rPr>
        <w:t> </w:t>
      </w:r>
      <w:r>
        <w:rPr>
          <w:rFonts w:ascii="Times New Roman" w:hAnsi="Times New Roman" w:eastAsia="宋体" w:cs="Times New Roman"/>
          <w:color w:val="000000"/>
          <w:kern w:val="0"/>
          <w:sz w:val="18"/>
          <w:szCs w:val="18"/>
          <w:vertAlign w:val="superscript"/>
          <w:lang w:bidi="ar"/>
        </w:rPr>
        <w:fldChar w:fldCharType="begin"/>
      </w:r>
      <w:r>
        <w:rPr>
          <w:rFonts w:ascii="Times New Roman" w:hAnsi="Times New Roman" w:eastAsia="宋体" w:cs="Times New Roman"/>
          <w:color w:val="000000"/>
          <w:kern w:val="0"/>
          <w:sz w:val="18"/>
          <w:szCs w:val="18"/>
          <w:vertAlign w:val="superscript"/>
          <w:lang w:bidi="ar"/>
        </w:rPr>
        <w:instrText xml:space="preserve"> REF _Ref195690197 \r \h  \* MERGEFORMAT </w:instrText>
      </w:r>
      <w:r>
        <w:rPr>
          <w:rFonts w:ascii="Times New Roman" w:hAnsi="Times New Roman" w:eastAsia="宋体" w:cs="Times New Roman"/>
          <w:color w:val="000000"/>
          <w:kern w:val="0"/>
          <w:sz w:val="18"/>
          <w:szCs w:val="18"/>
          <w:vertAlign w:val="superscript"/>
          <w:lang w:bidi="ar"/>
        </w:rPr>
        <w:fldChar w:fldCharType="separate"/>
      </w:r>
      <w:r>
        <w:rPr>
          <w:rFonts w:ascii="Times New Roman" w:hAnsi="Times New Roman" w:eastAsia="宋体" w:cs="Times New Roman"/>
          <w:color w:val="000000"/>
          <w:kern w:val="0"/>
          <w:sz w:val="18"/>
          <w:szCs w:val="18"/>
          <w:vertAlign w:val="superscript"/>
          <w:lang w:bidi="ar"/>
        </w:rPr>
        <w:t>[11]</w:t>
      </w:r>
      <w:r>
        <w:rPr>
          <w:rFonts w:ascii="Times New Roman" w:hAnsi="Times New Roman" w:eastAsia="宋体" w:cs="Times New Roman"/>
          <w:color w:val="000000"/>
          <w:kern w:val="0"/>
          <w:sz w:val="18"/>
          <w:szCs w:val="18"/>
          <w:vertAlign w:val="superscript"/>
          <w:lang w:bidi="ar"/>
        </w:rPr>
        <w:fldChar w:fldCharType="end"/>
      </w:r>
      <w:r>
        <w:rPr>
          <w:rFonts w:hint="eastAsia" w:ascii="Times New Roman" w:hAnsi="Times New Roman" w:eastAsia="宋体" w:cs="Times New Roman"/>
          <w:color w:val="000000"/>
          <w:kern w:val="0"/>
          <w:sz w:val="18"/>
          <w:szCs w:val="18"/>
          <w:vertAlign w:val="superscript"/>
          <w:lang w:bidi="ar"/>
        </w:rPr>
        <w:t>-</w:t>
      </w:r>
      <w:r>
        <w:rPr>
          <w:rFonts w:ascii="Times New Roman" w:hAnsi="Times New Roman" w:eastAsia="宋体" w:cs="Times New Roman"/>
          <w:color w:val="000000"/>
          <w:kern w:val="0"/>
          <w:sz w:val="18"/>
          <w:szCs w:val="18"/>
          <w:vertAlign w:val="superscript"/>
          <w:lang w:bidi="ar"/>
        </w:rPr>
        <w:t> </w:t>
      </w:r>
      <w:r>
        <w:rPr>
          <w:rFonts w:ascii="Times New Roman" w:hAnsi="Times New Roman" w:eastAsia="宋体" w:cs="Times New Roman"/>
          <w:color w:val="000000"/>
          <w:kern w:val="0"/>
          <w:sz w:val="18"/>
          <w:szCs w:val="18"/>
          <w:vertAlign w:val="superscript"/>
          <w:lang w:bidi="ar"/>
        </w:rPr>
        <w:fldChar w:fldCharType="begin"/>
      </w:r>
      <w:r>
        <w:rPr>
          <w:rFonts w:ascii="Times New Roman" w:hAnsi="Times New Roman" w:eastAsia="宋体" w:cs="Times New Roman"/>
          <w:color w:val="000000"/>
          <w:kern w:val="0"/>
          <w:sz w:val="18"/>
          <w:szCs w:val="18"/>
          <w:vertAlign w:val="superscript"/>
          <w:lang w:bidi="ar"/>
        </w:rPr>
        <w:instrText xml:space="preserve"> REF _Ref195690187 \r \h  \* MERGEFORMAT </w:instrText>
      </w:r>
      <w:r>
        <w:rPr>
          <w:rFonts w:ascii="Times New Roman" w:hAnsi="Times New Roman" w:eastAsia="宋体" w:cs="Times New Roman"/>
          <w:color w:val="000000"/>
          <w:kern w:val="0"/>
          <w:sz w:val="18"/>
          <w:szCs w:val="18"/>
          <w:vertAlign w:val="superscript"/>
          <w:lang w:bidi="ar"/>
        </w:rPr>
        <w:fldChar w:fldCharType="separate"/>
      </w:r>
      <w:r>
        <w:rPr>
          <w:rFonts w:ascii="Times New Roman" w:hAnsi="Times New Roman" w:eastAsia="宋体" w:cs="Times New Roman"/>
          <w:color w:val="000000"/>
          <w:kern w:val="0"/>
          <w:sz w:val="18"/>
          <w:szCs w:val="18"/>
          <w:vertAlign w:val="superscript"/>
          <w:lang w:bidi="ar"/>
        </w:rPr>
        <w:t>[18]</w:t>
      </w:r>
      <w:r>
        <w:rPr>
          <w:rFonts w:ascii="Times New Roman" w:hAnsi="Times New Roman" w:eastAsia="宋体" w:cs="Times New Roman"/>
          <w:color w:val="000000"/>
          <w:kern w:val="0"/>
          <w:sz w:val="18"/>
          <w:szCs w:val="18"/>
          <w:vertAlign w:val="superscript"/>
          <w:lang w:bidi="ar"/>
        </w:rPr>
        <w:fldChar w:fldCharType="end"/>
      </w:r>
      <w:r>
        <w:rPr>
          <w:rFonts w:ascii="Times New Roman" w:hAnsi="Times New Roman" w:eastAsia="宋体" w:cs="Times New Roman"/>
          <w:color w:val="000000"/>
          <w:kern w:val="0"/>
          <w:sz w:val="18"/>
          <w:szCs w:val="18"/>
          <w:vertAlign w:val="superscript"/>
          <w:lang w:bidi="ar"/>
        </w:rPr>
        <w:t> </w:t>
      </w:r>
      <w:r>
        <w:rPr>
          <w:rFonts w:ascii="Times New Roman" w:hAnsi="Times New Roman" w:eastAsia="宋体" w:cs="Times New Roman"/>
          <w:color w:val="000000"/>
          <w:kern w:val="0"/>
          <w:sz w:val="18"/>
          <w:szCs w:val="18"/>
          <w:lang w:bidi="ar"/>
        </w:rPr>
        <w:t>。在这些技术中，快速傅里叶变换（FFT）</w:t>
      </w:r>
      <w:r>
        <w:rPr>
          <w:rFonts w:ascii="Times New Roman" w:hAnsi="Times New Roman" w:eastAsia="宋体" w:cs="Times New Roman"/>
          <w:color w:val="000000"/>
          <w:kern w:val="0"/>
          <w:sz w:val="18"/>
          <w:szCs w:val="18"/>
          <w:vertAlign w:val="superscript"/>
          <w:lang w:bidi="ar"/>
        </w:rPr>
        <w:fldChar w:fldCharType="begin"/>
      </w:r>
      <w:r>
        <w:rPr>
          <w:rFonts w:ascii="Times New Roman" w:hAnsi="Times New Roman" w:eastAsia="宋体" w:cs="Times New Roman"/>
          <w:color w:val="000000"/>
          <w:kern w:val="0"/>
          <w:sz w:val="18"/>
          <w:szCs w:val="18"/>
          <w:vertAlign w:val="superscript"/>
          <w:lang w:bidi="ar"/>
        </w:rPr>
        <w:instrText xml:space="preserve"> REF _Ref195690307 \r \h  \* MERGEFORMAT </w:instrText>
      </w:r>
      <w:r>
        <w:rPr>
          <w:rFonts w:ascii="Times New Roman" w:hAnsi="Times New Roman" w:eastAsia="宋体" w:cs="Times New Roman"/>
          <w:color w:val="000000"/>
          <w:kern w:val="0"/>
          <w:sz w:val="18"/>
          <w:szCs w:val="18"/>
          <w:vertAlign w:val="superscript"/>
          <w:lang w:bidi="ar"/>
        </w:rPr>
        <w:fldChar w:fldCharType="separate"/>
      </w:r>
      <w:r>
        <w:rPr>
          <w:rFonts w:ascii="Times New Roman" w:hAnsi="Times New Roman" w:eastAsia="宋体" w:cs="Times New Roman"/>
          <w:color w:val="000000"/>
          <w:kern w:val="0"/>
          <w:sz w:val="18"/>
          <w:szCs w:val="18"/>
          <w:vertAlign w:val="superscript"/>
          <w:lang w:bidi="ar"/>
        </w:rPr>
        <w:t>[14]</w:t>
      </w:r>
      <w:r>
        <w:rPr>
          <w:rFonts w:ascii="Times New Roman" w:hAnsi="Times New Roman" w:eastAsia="宋体" w:cs="Times New Roman"/>
          <w:color w:val="000000"/>
          <w:kern w:val="0"/>
          <w:sz w:val="18"/>
          <w:szCs w:val="18"/>
          <w:vertAlign w:val="superscript"/>
          <w:lang w:bidi="ar"/>
        </w:rPr>
        <w:fldChar w:fldCharType="end"/>
      </w:r>
      <w:r>
        <w:rPr>
          <w:rFonts w:ascii="Times New Roman" w:hAnsi="Times New Roman" w:eastAsia="宋体" w:cs="Times New Roman"/>
          <w:color w:val="000000"/>
          <w:kern w:val="0"/>
          <w:sz w:val="18"/>
          <w:szCs w:val="18"/>
          <w:lang w:bidi="ar"/>
        </w:rPr>
        <w:t> 、Winograd（Winograd）</w:t>
      </w:r>
      <w:r>
        <w:rPr>
          <w:rFonts w:ascii="Times New Roman" w:hAnsi="Times New Roman" w:eastAsia="宋体" w:cs="Times New Roman"/>
          <w:color w:val="000000"/>
          <w:kern w:val="0"/>
          <w:sz w:val="18"/>
          <w:szCs w:val="18"/>
          <w:vertAlign w:val="superscript"/>
          <w:lang w:bidi="ar"/>
        </w:rPr>
        <w:fldChar w:fldCharType="begin"/>
      </w:r>
      <w:r>
        <w:rPr>
          <w:rFonts w:ascii="Times New Roman" w:hAnsi="Times New Roman" w:eastAsia="宋体" w:cs="Times New Roman"/>
          <w:color w:val="000000"/>
          <w:kern w:val="0"/>
          <w:sz w:val="18"/>
          <w:szCs w:val="18"/>
          <w:vertAlign w:val="superscript"/>
          <w:lang w:bidi="ar"/>
        </w:rPr>
        <w:instrText xml:space="preserve"> REF _Ref195690317 \r \h  \* MERGEFORMAT </w:instrText>
      </w:r>
      <w:r>
        <w:rPr>
          <w:rFonts w:ascii="Times New Roman" w:hAnsi="Times New Roman" w:eastAsia="宋体" w:cs="Times New Roman"/>
          <w:color w:val="000000"/>
          <w:kern w:val="0"/>
          <w:sz w:val="18"/>
          <w:szCs w:val="18"/>
          <w:vertAlign w:val="superscript"/>
          <w:lang w:bidi="ar"/>
        </w:rPr>
        <w:fldChar w:fldCharType="separate"/>
      </w:r>
      <w:r>
        <w:rPr>
          <w:rFonts w:ascii="Times New Roman" w:hAnsi="Times New Roman" w:eastAsia="宋体" w:cs="Times New Roman"/>
          <w:color w:val="000000"/>
          <w:kern w:val="0"/>
          <w:sz w:val="18"/>
          <w:szCs w:val="18"/>
          <w:vertAlign w:val="superscript"/>
          <w:lang w:bidi="ar"/>
        </w:rPr>
        <w:t>[15]</w:t>
      </w:r>
      <w:r>
        <w:rPr>
          <w:rFonts w:ascii="Times New Roman" w:hAnsi="Times New Roman" w:eastAsia="宋体" w:cs="Times New Roman"/>
          <w:color w:val="000000"/>
          <w:kern w:val="0"/>
          <w:sz w:val="18"/>
          <w:szCs w:val="18"/>
          <w:vertAlign w:val="superscript"/>
          <w:lang w:bidi="ar"/>
        </w:rPr>
        <w:fldChar w:fldCharType="end"/>
      </w:r>
      <w:r>
        <w:rPr>
          <w:rFonts w:ascii="Times New Roman" w:hAnsi="Times New Roman" w:eastAsia="宋体" w:cs="Times New Roman"/>
          <w:color w:val="000000"/>
          <w:kern w:val="0"/>
          <w:sz w:val="18"/>
          <w:szCs w:val="18"/>
          <w:vertAlign w:val="superscript"/>
          <w:lang w:bidi="ar"/>
        </w:rPr>
        <w:t> </w:t>
      </w:r>
      <w:r>
        <w:rPr>
          <w:rFonts w:ascii="Times New Roman" w:hAnsi="Times New Roman" w:eastAsia="宋体" w:cs="Times New Roman"/>
          <w:color w:val="000000"/>
          <w:kern w:val="0"/>
          <w:sz w:val="18"/>
          <w:szCs w:val="18"/>
          <w:lang w:bidi="ar"/>
        </w:rPr>
        <w:t>和通用矩阵乘法（GEMM）</w:t>
      </w:r>
      <w:r>
        <w:rPr>
          <w:rFonts w:ascii="Times New Roman" w:hAnsi="Times New Roman" w:eastAsia="宋体" w:cs="Times New Roman"/>
          <w:color w:val="000000"/>
          <w:kern w:val="0"/>
          <w:sz w:val="18"/>
          <w:szCs w:val="18"/>
          <w:vertAlign w:val="superscript"/>
          <w:lang w:bidi="ar"/>
        </w:rPr>
        <w:fldChar w:fldCharType="begin"/>
      </w:r>
      <w:r>
        <w:rPr>
          <w:rFonts w:ascii="Times New Roman" w:hAnsi="Times New Roman" w:eastAsia="宋体" w:cs="Times New Roman"/>
          <w:color w:val="000000"/>
          <w:kern w:val="0"/>
          <w:sz w:val="18"/>
          <w:szCs w:val="18"/>
          <w:vertAlign w:val="superscript"/>
          <w:lang w:bidi="ar"/>
        </w:rPr>
        <w:instrText xml:space="preserve"> REF _Ref195690252 \r \h  \* MERGEFORMAT </w:instrText>
      </w:r>
      <w:r>
        <w:rPr>
          <w:rFonts w:ascii="Times New Roman" w:hAnsi="Times New Roman" w:eastAsia="宋体" w:cs="Times New Roman"/>
          <w:color w:val="000000"/>
          <w:kern w:val="0"/>
          <w:sz w:val="18"/>
          <w:szCs w:val="18"/>
          <w:vertAlign w:val="superscript"/>
          <w:lang w:bidi="ar"/>
        </w:rPr>
        <w:fldChar w:fldCharType="separate"/>
      </w:r>
      <w:r>
        <w:rPr>
          <w:rFonts w:ascii="Times New Roman" w:hAnsi="Times New Roman" w:eastAsia="宋体" w:cs="Times New Roman"/>
          <w:color w:val="000000"/>
          <w:kern w:val="0"/>
          <w:sz w:val="18"/>
          <w:szCs w:val="18"/>
          <w:vertAlign w:val="superscript"/>
          <w:lang w:bidi="ar"/>
        </w:rPr>
        <w:t>[16]</w:t>
      </w:r>
      <w:r>
        <w:rPr>
          <w:rFonts w:ascii="Times New Roman" w:hAnsi="Times New Roman" w:eastAsia="宋体" w:cs="Times New Roman"/>
          <w:color w:val="000000"/>
          <w:kern w:val="0"/>
          <w:sz w:val="18"/>
          <w:szCs w:val="18"/>
          <w:vertAlign w:val="superscript"/>
          <w:lang w:bidi="ar"/>
        </w:rPr>
        <w:fldChar w:fldCharType="end"/>
      </w:r>
      <w:r>
        <w:rPr>
          <w:rFonts w:hint="eastAsia" w:ascii="Times New Roman" w:hAnsi="Times New Roman" w:eastAsia="宋体" w:cs="Times New Roman"/>
          <w:color w:val="000000"/>
          <w:kern w:val="0"/>
          <w:sz w:val="18"/>
          <w:szCs w:val="18"/>
          <w:vertAlign w:val="superscript"/>
          <w:lang w:bidi="ar"/>
        </w:rPr>
        <w:t>-</w:t>
      </w:r>
      <w:r>
        <w:rPr>
          <w:rFonts w:ascii="Times New Roman" w:hAnsi="Times New Roman" w:eastAsia="宋体" w:cs="Times New Roman"/>
          <w:color w:val="000000"/>
          <w:kern w:val="0"/>
          <w:sz w:val="18"/>
          <w:szCs w:val="18"/>
          <w:vertAlign w:val="superscript"/>
          <w:lang w:bidi="ar"/>
        </w:rPr>
        <w:t> </w:t>
      </w:r>
      <w:r>
        <w:rPr>
          <w:rFonts w:ascii="Times New Roman" w:hAnsi="Times New Roman" w:eastAsia="宋体" w:cs="Times New Roman"/>
          <w:color w:val="000000"/>
          <w:kern w:val="0"/>
          <w:sz w:val="18"/>
          <w:szCs w:val="18"/>
          <w:vertAlign w:val="superscript"/>
          <w:lang w:bidi="ar"/>
        </w:rPr>
        <w:fldChar w:fldCharType="begin"/>
      </w:r>
      <w:r>
        <w:rPr>
          <w:rFonts w:ascii="Times New Roman" w:hAnsi="Times New Roman" w:eastAsia="宋体" w:cs="Times New Roman"/>
          <w:color w:val="000000"/>
          <w:kern w:val="0"/>
          <w:sz w:val="18"/>
          <w:szCs w:val="18"/>
          <w:vertAlign w:val="superscript"/>
          <w:lang w:bidi="ar"/>
        </w:rPr>
        <w:instrText xml:space="preserve"> REF _Ref195690187 \r \h  \* MERGEFORMAT </w:instrText>
      </w:r>
      <w:r>
        <w:rPr>
          <w:rFonts w:ascii="Times New Roman" w:hAnsi="Times New Roman" w:eastAsia="宋体" w:cs="Times New Roman"/>
          <w:color w:val="000000"/>
          <w:kern w:val="0"/>
          <w:sz w:val="18"/>
          <w:szCs w:val="18"/>
          <w:vertAlign w:val="superscript"/>
          <w:lang w:bidi="ar"/>
        </w:rPr>
        <w:fldChar w:fldCharType="separate"/>
      </w:r>
      <w:r>
        <w:rPr>
          <w:rFonts w:ascii="Times New Roman" w:hAnsi="Times New Roman" w:eastAsia="宋体" w:cs="Times New Roman"/>
          <w:color w:val="000000"/>
          <w:kern w:val="0"/>
          <w:sz w:val="18"/>
          <w:szCs w:val="18"/>
          <w:vertAlign w:val="superscript"/>
          <w:lang w:bidi="ar"/>
        </w:rPr>
        <w:t>[18]</w:t>
      </w:r>
      <w:r>
        <w:rPr>
          <w:rFonts w:ascii="Times New Roman" w:hAnsi="Times New Roman" w:eastAsia="宋体" w:cs="Times New Roman"/>
          <w:color w:val="000000"/>
          <w:kern w:val="0"/>
          <w:sz w:val="18"/>
          <w:szCs w:val="18"/>
          <w:vertAlign w:val="superscript"/>
          <w:lang w:bidi="ar"/>
        </w:rPr>
        <w:fldChar w:fldCharType="end"/>
      </w:r>
      <w:r>
        <w:rPr>
          <w:rFonts w:ascii="Times New Roman" w:hAnsi="Times New Roman" w:eastAsia="宋体" w:cs="Times New Roman"/>
          <w:color w:val="000000"/>
          <w:kern w:val="0"/>
          <w:sz w:val="18"/>
          <w:szCs w:val="18"/>
          <w:lang w:bidi="ar"/>
        </w:rPr>
        <w:t>被广泛采用。然而，与标准 2D 卷积相比，FFT 和 Winograd 对深度卷积的优化效果有限。这是因为 FFT 和 Winograd 旨在优化算术计算</w:t>
      </w:r>
      <w:r>
        <w:rPr>
          <w:rFonts w:ascii="Times New Roman" w:hAnsi="Times New Roman" w:eastAsia="宋体" w:cs="Times New Roman"/>
          <w:color w:val="000000"/>
          <w:kern w:val="0"/>
          <w:sz w:val="18"/>
          <w:szCs w:val="18"/>
          <w:vertAlign w:val="superscript"/>
          <w:lang w:bidi="ar"/>
        </w:rPr>
        <w:fldChar w:fldCharType="begin"/>
      </w:r>
      <w:r>
        <w:rPr>
          <w:rFonts w:ascii="Times New Roman" w:hAnsi="Times New Roman" w:eastAsia="宋体" w:cs="Times New Roman"/>
          <w:color w:val="000000"/>
          <w:kern w:val="0"/>
          <w:sz w:val="18"/>
          <w:szCs w:val="18"/>
          <w:vertAlign w:val="superscript"/>
          <w:lang w:bidi="ar"/>
        </w:rPr>
        <w:instrText xml:space="preserve"> REF _Ref195690317 \r \h  \* MERGEFORMAT </w:instrText>
      </w:r>
      <w:r>
        <w:rPr>
          <w:rFonts w:ascii="Times New Roman" w:hAnsi="Times New Roman" w:eastAsia="宋体" w:cs="Times New Roman"/>
          <w:color w:val="000000"/>
          <w:kern w:val="0"/>
          <w:sz w:val="18"/>
          <w:szCs w:val="18"/>
          <w:vertAlign w:val="superscript"/>
          <w:lang w:bidi="ar"/>
        </w:rPr>
        <w:fldChar w:fldCharType="separate"/>
      </w:r>
      <w:r>
        <w:rPr>
          <w:rFonts w:ascii="Times New Roman" w:hAnsi="Times New Roman" w:eastAsia="宋体" w:cs="Times New Roman"/>
          <w:color w:val="000000"/>
          <w:kern w:val="0"/>
          <w:sz w:val="18"/>
          <w:szCs w:val="18"/>
          <w:vertAlign w:val="superscript"/>
          <w:lang w:bidi="ar"/>
        </w:rPr>
        <w:t>[15]</w:t>
      </w:r>
      <w:r>
        <w:rPr>
          <w:rFonts w:ascii="Times New Roman" w:hAnsi="Times New Roman" w:eastAsia="宋体" w:cs="Times New Roman"/>
          <w:color w:val="000000"/>
          <w:kern w:val="0"/>
          <w:sz w:val="18"/>
          <w:szCs w:val="18"/>
          <w:vertAlign w:val="superscript"/>
          <w:lang w:bidi="ar"/>
        </w:rPr>
        <w:fldChar w:fldCharType="end"/>
      </w:r>
      <w:r>
        <w:rPr>
          <w:rFonts w:hint="eastAsia" w:ascii="Times New Roman" w:hAnsi="Times New Roman" w:eastAsia="宋体" w:cs="Times New Roman"/>
          <w:color w:val="000000"/>
          <w:kern w:val="0"/>
          <w:sz w:val="18"/>
          <w:szCs w:val="18"/>
          <w:vertAlign w:val="superscript"/>
          <w:lang w:bidi="ar"/>
        </w:rPr>
        <w:t>，</w:t>
      </w:r>
      <w:r>
        <w:rPr>
          <w:rFonts w:ascii="Times New Roman" w:hAnsi="Times New Roman" w:eastAsia="宋体" w:cs="Times New Roman"/>
          <w:color w:val="000000"/>
          <w:kern w:val="0"/>
          <w:sz w:val="18"/>
          <w:szCs w:val="18"/>
          <w:vertAlign w:val="superscript"/>
          <w:lang w:bidi="ar"/>
        </w:rPr>
        <w:fldChar w:fldCharType="begin"/>
      </w:r>
      <w:r>
        <w:rPr>
          <w:rFonts w:ascii="Times New Roman" w:hAnsi="Times New Roman" w:eastAsia="宋体" w:cs="Times New Roman"/>
          <w:color w:val="000000"/>
          <w:kern w:val="0"/>
          <w:sz w:val="18"/>
          <w:szCs w:val="18"/>
          <w:vertAlign w:val="superscript"/>
          <w:lang w:bidi="ar"/>
        </w:rPr>
        <w:instrText xml:space="preserve"> REF _Ref195690216 \r \h  \* MERGEFORMAT </w:instrText>
      </w:r>
      <w:r>
        <w:rPr>
          <w:rFonts w:ascii="Times New Roman" w:hAnsi="Times New Roman" w:eastAsia="宋体" w:cs="Times New Roman"/>
          <w:color w:val="000000"/>
          <w:kern w:val="0"/>
          <w:sz w:val="18"/>
          <w:szCs w:val="18"/>
          <w:vertAlign w:val="superscript"/>
          <w:lang w:bidi="ar"/>
        </w:rPr>
        <w:fldChar w:fldCharType="separate"/>
      </w:r>
      <w:r>
        <w:rPr>
          <w:rFonts w:ascii="Times New Roman" w:hAnsi="Times New Roman" w:eastAsia="宋体" w:cs="Times New Roman"/>
          <w:color w:val="000000"/>
          <w:kern w:val="0"/>
          <w:sz w:val="18"/>
          <w:szCs w:val="18"/>
          <w:vertAlign w:val="superscript"/>
          <w:lang w:bidi="ar"/>
        </w:rPr>
        <w:t>[19]</w:t>
      </w:r>
      <w:r>
        <w:rPr>
          <w:rFonts w:ascii="Times New Roman" w:hAnsi="Times New Roman" w:eastAsia="宋体" w:cs="Times New Roman"/>
          <w:color w:val="000000"/>
          <w:kern w:val="0"/>
          <w:sz w:val="18"/>
          <w:szCs w:val="18"/>
          <w:vertAlign w:val="superscript"/>
          <w:lang w:bidi="ar"/>
        </w:rPr>
        <w:fldChar w:fldCharType="end"/>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kern w:val="0"/>
          <w:sz w:val="18"/>
          <w:szCs w:val="18"/>
          <w:lang w:bidi="ar"/>
        </w:rPr>
        <w:t>却未针对内存访问延迟问题，而在深度卷积中，内存访问延迟往往主导执行时间。此外，这两种方法对点卷积（1×1 内核）适配性差：FFT 适用于大滤波器，Winograd 在 3×3 滤波器下表现最佳。为解决上述问题，本研究引入动态卷积模块，通过计算各波段重要性权重，在动态调整波段输出特征的同时减少空间维度，增强特征全局性，进而构建动态深度可分离卷积，其拓扑结构如所示。</w:t>
      </w:r>
    </w:p>
    <w:p w14:paraId="34C0BE38">
      <w:r>
        <w:rPr>
          <w:lang w:bidi="ar"/>
        </w:rPr>
        <w:drawing>
          <wp:inline distT="0" distB="0" distL="0" distR="0">
            <wp:extent cx="5274310" cy="1932940"/>
            <wp:effectExtent l="0" t="0" r="0" b="0"/>
            <wp:docPr id="4474230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23096" name="图片 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1932940"/>
                    </a:xfrm>
                    <a:prstGeom prst="rect">
                      <a:avLst/>
                    </a:prstGeom>
                  </pic:spPr>
                </pic:pic>
              </a:graphicData>
            </a:graphic>
          </wp:inline>
        </w:drawing>
      </w:r>
    </w:p>
    <w:p w14:paraId="79FABAE7">
      <w:pPr>
        <w:autoSpaceDN w:val="0"/>
        <w:jc w:val="center"/>
        <w:rPr>
          <w:rFonts w:ascii="Times New Roman" w:hAnsi="Times New Roman" w:eastAsia="宋体" w:cs="Times New Roman"/>
          <w:b/>
          <w:bCs/>
          <w:color w:val="000000"/>
          <w:kern w:val="0"/>
          <w:sz w:val="18"/>
          <w:szCs w:val="18"/>
          <w:lang w:bidi="ar"/>
        </w:rPr>
      </w:pPr>
      <w:bookmarkStart w:id="11" w:name="_Ref196393872"/>
      <w:r>
        <w:rPr>
          <w:rFonts w:hint="eastAsia" w:ascii="Times New Roman" w:hAnsi="Times New Roman" w:eastAsia="宋体" w:cs="Times New Roman"/>
          <w:b/>
          <w:bCs/>
          <w:color w:val="000000"/>
          <w:kern w:val="0"/>
          <w:sz w:val="18"/>
          <w:szCs w:val="18"/>
          <w:lang w:bidi="ar"/>
        </w:rPr>
        <w:t xml:space="preserve">图 </w:t>
      </w:r>
      <w:r>
        <w:rPr>
          <w:rFonts w:ascii="Times New Roman" w:hAnsi="Times New Roman" w:eastAsia="宋体" w:cs="Times New Roman"/>
          <w:b/>
          <w:bCs/>
          <w:color w:val="000000"/>
          <w:kern w:val="0"/>
          <w:sz w:val="18"/>
          <w:szCs w:val="18"/>
          <w:lang w:bidi="ar"/>
        </w:rPr>
        <w:fldChar w:fldCharType="begin"/>
      </w:r>
      <w:r>
        <w:rPr>
          <w:rFonts w:ascii="Times New Roman" w:hAnsi="Times New Roman" w:eastAsia="宋体" w:cs="Times New Roman"/>
          <w:b/>
          <w:bCs/>
          <w:color w:val="000000"/>
          <w:kern w:val="0"/>
          <w:sz w:val="18"/>
          <w:szCs w:val="18"/>
          <w:lang w:bidi="ar"/>
        </w:rPr>
        <w:instrText xml:space="preserve"> </w:instrText>
      </w:r>
      <w:r>
        <w:rPr>
          <w:rFonts w:hint="eastAsia" w:ascii="Times New Roman" w:hAnsi="Times New Roman" w:eastAsia="宋体" w:cs="Times New Roman"/>
          <w:b/>
          <w:bCs/>
          <w:color w:val="000000"/>
          <w:kern w:val="0"/>
          <w:sz w:val="18"/>
          <w:szCs w:val="18"/>
          <w:lang w:bidi="ar"/>
        </w:rPr>
        <w:instrText xml:space="preserve">SEQ 图 \* ARABIC</w:instrText>
      </w:r>
      <w:r>
        <w:rPr>
          <w:rFonts w:ascii="Times New Roman" w:hAnsi="Times New Roman" w:eastAsia="宋体" w:cs="Times New Roman"/>
          <w:b/>
          <w:bCs/>
          <w:color w:val="000000"/>
          <w:kern w:val="0"/>
          <w:sz w:val="18"/>
          <w:szCs w:val="18"/>
          <w:lang w:bidi="ar"/>
        </w:rPr>
        <w:instrText xml:space="preserve"> </w:instrText>
      </w:r>
      <w:r>
        <w:rPr>
          <w:rFonts w:ascii="Times New Roman" w:hAnsi="Times New Roman" w:eastAsia="宋体" w:cs="Times New Roman"/>
          <w:b/>
          <w:bCs/>
          <w:color w:val="000000"/>
          <w:kern w:val="0"/>
          <w:sz w:val="18"/>
          <w:szCs w:val="18"/>
          <w:lang w:bidi="ar"/>
        </w:rPr>
        <w:fldChar w:fldCharType="separate"/>
      </w:r>
      <w:r>
        <w:rPr>
          <w:rFonts w:ascii="Times New Roman" w:hAnsi="Times New Roman" w:eastAsia="宋体" w:cs="Times New Roman"/>
          <w:b/>
          <w:bCs/>
          <w:color w:val="000000"/>
          <w:kern w:val="0"/>
          <w:sz w:val="18"/>
          <w:szCs w:val="18"/>
          <w:lang w:bidi="ar"/>
        </w:rPr>
        <w:t>3</w:t>
      </w:r>
      <w:r>
        <w:rPr>
          <w:rFonts w:ascii="Times New Roman" w:hAnsi="Times New Roman" w:eastAsia="宋体" w:cs="Times New Roman"/>
          <w:b/>
          <w:bCs/>
          <w:color w:val="000000"/>
          <w:kern w:val="0"/>
          <w:sz w:val="18"/>
          <w:szCs w:val="18"/>
          <w:lang w:bidi="ar"/>
        </w:rPr>
        <w:fldChar w:fldCharType="end"/>
      </w:r>
      <w:r>
        <w:rPr>
          <w:rFonts w:hint="eastAsia" w:ascii="Times New Roman" w:hAnsi="Times New Roman" w:eastAsia="宋体" w:cs="Times New Roman"/>
          <w:b/>
          <w:bCs/>
          <w:color w:val="000000"/>
          <w:kern w:val="0"/>
          <w:sz w:val="18"/>
          <w:szCs w:val="18"/>
          <w:lang w:bidi="ar"/>
        </w:rPr>
        <w:t>动态卷积结构</w:t>
      </w:r>
      <w:bookmarkEnd w:id="11"/>
    </w:p>
    <w:p w14:paraId="1EC5CF9D">
      <w:pPr>
        <w:autoSpaceDN w:val="0"/>
        <w:jc w:val="center"/>
        <w:rPr>
          <w:rFonts w:ascii="Times New Roman" w:hAnsi="Times New Roman" w:eastAsia="宋体" w:cs="Times New Roman"/>
          <w:color w:val="FF0000"/>
          <w:kern w:val="0"/>
          <w:sz w:val="18"/>
          <w:szCs w:val="18"/>
          <w:lang w:bidi="ar"/>
        </w:rPr>
      </w:pPr>
      <w:r>
        <w:rPr>
          <w:rFonts w:ascii="Times New Roman" w:hAnsi="Times New Roman" w:eastAsia="宋体" w:cs="Times New Roman"/>
          <w:b/>
          <w:bCs/>
          <w:color w:val="000000"/>
          <w:kern w:val="0"/>
          <w:sz w:val="18"/>
          <w:szCs w:val="18"/>
          <w:lang w:bidi="ar"/>
        </w:rPr>
        <w:t xml:space="preserve">Fig. </w:t>
      </w:r>
      <w:r>
        <w:rPr>
          <w:rFonts w:ascii="Times New Roman" w:hAnsi="Times New Roman" w:eastAsia="宋体" w:cs="Times New Roman"/>
          <w:b/>
          <w:bCs/>
          <w:color w:val="000000"/>
          <w:kern w:val="0"/>
          <w:sz w:val="18"/>
          <w:szCs w:val="18"/>
          <w:lang w:bidi="ar"/>
        </w:rPr>
        <w:fldChar w:fldCharType="begin"/>
      </w:r>
      <w:r>
        <w:rPr>
          <w:rFonts w:ascii="Times New Roman" w:hAnsi="Times New Roman" w:eastAsia="宋体" w:cs="Times New Roman"/>
          <w:b/>
          <w:bCs/>
          <w:color w:val="000000"/>
          <w:kern w:val="0"/>
          <w:sz w:val="18"/>
          <w:szCs w:val="18"/>
          <w:lang w:bidi="ar"/>
        </w:rPr>
        <w:instrText xml:space="preserve"> SEQ Fig. \* ARABIC </w:instrText>
      </w:r>
      <w:r>
        <w:rPr>
          <w:rFonts w:ascii="Times New Roman" w:hAnsi="Times New Roman" w:eastAsia="宋体" w:cs="Times New Roman"/>
          <w:b/>
          <w:bCs/>
          <w:color w:val="000000"/>
          <w:kern w:val="0"/>
          <w:sz w:val="18"/>
          <w:szCs w:val="18"/>
          <w:lang w:bidi="ar"/>
        </w:rPr>
        <w:fldChar w:fldCharType="separate"/>
      </w:r>
      <w:r>
        <w:rPr>
          <w:rFonts w:ascii="Times New Roman" w:hAnsi="Times New Roman" w:eastAsia="宋体" w:cs="Times New Roman"/>
          <w:b/>
          <w:bCs/>
          <w:color w:val="000000"/>
          <w:kern w:val="0"/>
          <w:sz w:val="18"/>
          <w:szCs w:val="18"/>
          <w:lang w:bidi="ar"/>
        </w:rPr>
        <w:t>3</w:t>
      </w:r>
      <w:r>
        <w:rPr>
          <w:rFonts w:ascii="Times New Roman" w:hAnsi="Times New Roman" w:eastAsia="宋体" w:cs="Times New Roman"/>
          <w:b/>
          <w:bCs/>
          <w:color w:val="000000"/>
          <w:kern w:val="0"/>
          <w:sz w:val="18"/>
          <w:szCs w:val="18"/>
          <w:lang w:bidi="ar"/>
        </w:rPr>
        <w:fldChar w:fldCharType="end"/>
      </w:r>
      <w:r>
        <w:rPr>
          <w:rFonts w:ascii="Times New Roman" w:hAnsi="Times New Roman" w:eastAsia="宋体" w:cs="Times New Roman"/>
          <w:b/>
          <w:bCs/>
          <w:color w:val="000000"/>
          <w:kern w:val="0"/>
          <w:sz w:val="18"/>
          <w:szCs w:val="18"/>
          <w:lang w:bidi="ar"/>
        </w:rPr>
        <w:t xml:space="preserve"> .Dynamic convolutional structure</w:t>
      </w:r>
    </w:p>
    <w:p w14:paraId="284A281D">
      <w:pPr>
        <w:spacing w:before="156" w:beforeLines="50" w:after="156" w:afterLines="50"/>
        <w:ind w:firstLine="420"/>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整体步骤为用</w:t>
      </w:r>
      <m:oMath>
        <m:sSub>
          <m:sSubPr>
            <m:ctrlPr>
              <w:rPr>
                <w:rFonts w:ascii="Cambria Math" w:hAnsi="Cambria Math" w:eastAsia="宋体" w:cs="Times New Roman"/>
                <w:color w:val="000000"/>
                <w:kern w:val="0"/>
                <w:sz w:val="18"/>
                <w:szCs w:val="18"/>
                <w:lang w:bidi="ar"/>
              </w:rPr>
            </m:ctrlPr>
          </m:sSubPr>
          <m:e>
            <m:r>
              <m:rPr/>
              <w:rPr>
                <w:rFonts w:ascii="Cambria Math" w:hAnsi="Cambria Math" w:eastAsia="宋体" w:cs="Times New Roman"/>
                <w:color w:val="000000"/>
                <w:kern w:val="0"/>
                <w:sz w:val="18"/>
                <w:szCs w:val="18"/>
                <w:lang w:bidi="ar"/>
              </w:rPr>
              <m:t>F</m:t>
            </m:r>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p</m:t>
            </m:r>
            <m:ctrlPr>
              <w:rPr>
                <w:rFonts w:ascii="Cambria Math" w:hAnsi="Cambria Math" w:eastAsia="宋体" w:cs="Times New Roman"/>
                <w:color w:val="000000"/>
                <w:kern w:val="0"/>
                <w:sz w:val="18"/>
                <w:szCs w:val="18"/>
                <w:lang w:bidi="ar"/>
              </w:rPr>
            </m:ctrlPr>
          </m:sub>
        </m:sSub>
        <m:r>
          <m:rPr/>
          <w:rPr>
            <w:rFonts w:ascii="Cambria Math" w:hAnsi="Cambria Math" w:eastAsia="宋体" w:cs="Times New Roman"/>
            <w:color w:val="000000"/>
            <w:kern w:val="0"/>
            <w:sz w:val="18"/>
            <w:szCs w:val="18"/>
            <w:lang w:bidi="ar"/>
          </w:rPr>
          <m:t>∈</m:t>
        </m:r>
        <m:sSup>
          <m:sSupPr>
            <m:ctrlPr>
              <w:rPr>
                <w:rFonts w:ascii="Cambria Math" w:hAnsi="Cambria Math" w:eastAsia="宋体" w:cs="Times New Roman"/>
                <w:color w:val="000000"/>
                <w:kern w:val="0"/>
                <w:sz w:val="18"/>
                <w:szCs w:val="18"/>
                <w:lang w:bidi="ar"/>
              </w:rPr>
            </m:ctrlPr>
          </m:sSupPr>
          <m:e>
            <m:r>
              <m:rPr>
                <m:sty m:val="p"/>
                <m:scr m:val="double-struck"/>
              </m:rPr>
              <w:rPr>
                <w:rFonts w:ascii="Cambria Math" w:hAnsi="Cambria Math" w:eastAsia="宋体" w:cs="Times New Roman"/>
                <w:color w:val="000000"/>
                <w:kern w:val="0"/>
                <w:sz w:val="18"/>
                <w:szCs w:val="18"/>
                <w:lang w:bidi="ar"/>
              </w:rPr>
              <m:t>ℝ</m:t>
            </m:r>
            <m:ctrlPr>
              <w:rPr>
                <w:rFonts w:ascii="Cambria Math" w:hAnsi="Cambria Math" w:eastAsia="宋体" w:cs="Times New Roman"/>
                <w:color w:val="000000"/>
                <w:kern w:val="0"/>
                <w:sz w:val="18"/>
                <w:szCs w:val="18"/>
                <w:lang w:bidi="ar"/>
              </w:rPr>
            </m:ctrlPr>
          </m:e>
          <m:sup>
            <m:sSub>
              <m:sSubPr>
                <m:ctrlPr>
                  <w:rPr>
                    <w:rFonts w:ascii="Cambria Math" w:hAnsi="Cambria Math" w:eastAsia="宋体" w:cs="Times New Roman"/>
                    <w:color w:val="000000"/>
                    <w:kern w:val="0"/>
                    <w:sz w:val="18"/>
                    <w:szCs w:val="18"/>
                    <w:lang w:bidi="ar"/>
                  </w:rPr>
                </m:ctrlPr>
              </m:sSubPr>
              <m:e>
                <m:r>
                  <m:rPr/>
                  <w:rPr>
                    <w:rFonts w:ascii="Cambria Math" w:hAnsi="Cambria Math" w:eastAsia="宋体" w:cs="Times New Roman"/>
                    <w:color w:val="000000"/>
                    <w:kern w:val="0"/>
                    <w:sz w:val="18"/>
                    <w:szCs w:val="18"/>
                    <w:lang w:bidi="ar"/>
                  </w:rPr>
                  <m:t>C</m:t>
                </m:r>
                <m:ctrlPr>
                  <w:rPr>
                    <w:rFonts w:ascii="Cambria Math" w:hAnsi="Cambria Math" w:eastAsia="宋体" w:cs="Times New Roman"/>
                    <w:color w:val="000000"/>
                    <w:kern w:val="0"/>
                    <w:sz w:val="18"/>
                    <w:szCs w:val="18"/>
                    <w:lang w:bidi="ar"/>
                  </w:rPr>
                </m:ctrlPr>
              </m:e>
              <m:sub>
                <m:r>
                  <m:rPr>
                    <m:sty m:val="p"/>
                  </m:rPr>
                  <w:rPr>
                    <w:rFonts w:ascii="Cambria Math" w:hAnsi="Cambria Math" w:eastAsia="宋体" w:cs="Times New Roman"/>
                    <w:color w:val="000000"/>
                    <w:kern w:val="0"/>
                    <w:sz w:val="18"/>
                    <w:szCs w:val="18"/>
                    <w:lang w:bidi="ar"/>
                  </w:rPr>
                  <m:t>in</m:t>
                </m:r>
                <m:ctrlPr>
                  <w:rPr>
                    <w:rFonts w:ascii="Cambria Math" w:hAnsi="Cambria Math" w:eastAsia="宋体" w:cs="Times New Roman"/>
                    <w:color w:val="000000"/>
                    <w:kern w:val="0"/>
                    <w:sz w:val="18"/>
                    <w:szCs w:val="18"/>
                    <w:lang w:bidi="ar"/>
                  </w:rPr>
                </m:ctrlPr>
              </m:sub>
            </m:sSub>
            <m:r>
              <m:rPr/>
              <w:rPr>
                <w:rFonts w:ascii="Cambria Math" w:hAnsi="Cambria Math" w:eastAsia="宋体" w:cs="Times New Roman"/>
                <w:color w:val="000000"/>
                <w:kern w:val="0"/>
                <w:sz w:val="18"/>
                <w:szCs w:val="18"/>
                <w:lang w:bidi="ar"/>
              </w:rPr>
              <m:t>×K×</m:t>
            </m:r>
            <m:sSub>
              <m:sSubPr>
                <m:ctrlPr>
                  <w:rPr>
                    <w:rFonts w:ascii="Cambria Math" w:hAnsi="Cambria Math" w:eastAsia="宋体" w:cs="Times New Roman"/>
                    <w:color w:val="000000"/>
                    <w:kern w:val="0"/>
                    <w:sz w:val="18"/>
                    <w:szCs w:val="18"/>
                    <w:lang w:bidi="ar"/>
                  </w:rPr>
                </m:ctrlPr>
              </m:sSubPr>
              <m:e>
                <m:r>
                  <m:rPr/>
                  <w:rPr>
                    <w:rFonts w:ascii="Cambria Math" w:hAnsi="Cambria Math" w:eastAsia="宋体" w:cs="Times New Roman"/>
                    <w:color w:val="000000"/>
                    <w:kern w:val="0"/>
                    <w:sz w:val="18"/>
                    <w:szCs w:val="18"/>
                    <w:lang w:bidi="ar"/>
                  </w:rPr>
                  <m:t>D</m:t>
                </m:r>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1</m:t>
                </m:r>
                <m:ctrlPr>
                  <w:rPr>
                    <w:rFonts w:ascii="Cambria Math" w:hAnsi="Cambria Math" w:eastAsia="宋体" w:cs="Times New Roman"/>
                    <w:color w:val="000000"/>
                    <w:kern w:val="0"/>
                    <w:sz w:val="18"/>
                    <w:szCs w:val="18"/>
                    <w:lang w:bidi="ar"/>
                  </w:rPr>
                </m:ctrlPr>
              </m:sub>
            </m:sSub>
            <m:r>
              <m:rPr/>
              <w:rPr>
                <w:rFonts w:ascii="Cambria Math" w:hAnsi="Cambria Math" w:eastAsia="宋体" w:cs="Times New Roman"/>
                <w:color w:val="000000"/>
                <w:kern w:val="0"/>
                <w:sz w:val="18"/>
                <w:szCs w:val="18"/>
                <w:lang w:bidi="ar"/>
              </w:rPr>
              <m:t>×</m:t>
            </m:r>
            <m:sSub>
              <m:sSubPr>
                <m:ctrlPr>
                  <w:rPr>
                    <w:rFonts w:ascii="Cambria Math" w:hAnsi="Cambria Math" w:eastAsia="宋体" w:cs="Times New Roman"/>
                    <w:color w:val="000000"/>
                    <w:kern w:val="0"/>
                    <w:sz w:val="18"/>
                    <w:szCs w:val="18"/>
                    <w:lang w:bidi="ar"/>
                  </w:rPr>
                </m:ctrlPr>
              </m:sSubPr>
              <m:e>
                <m:r>
                  <m:rPr/>
                  <w:rPr>
                    <w:rFonts w:ascii="Cambria Math" w:hAnsi="Cambria Math" w:eastAsia="宋体" w:cs="Times New Roman"/>
                    <w:color w:val="000000"/>
                    <w:kern w:val="0"/>
                    <w:sz w:val="18"/>
                    <w:szCs w:val="18"/>
                    <w:lang w:bidi="ar"/>
                  </w:rPr>
                  <m:t>D</m:t>
                </m:r>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2</m:t>
                </m:r>
                <m:ctrlPr>
                  <w:rPr>
                    <w:rFonts w:ascii="Cambria Math" w:hAnsi="Cambria Math" w:eastAsia="宋体" w:cs="Times New Roman"/>
                    <w:color w:val="000000"/>
                    <w:kern w:val="0"/>
                    <w:sz w:val="18"/>
                    <w:szCs w:val="18"/>
                    <w:lang w:bidi="ar"/>
                  </w:rPr>
                </m:ctrlPr>
              </m:sub>
            </m:sSub>
            <m:ctrlPr>
              <w:rPr>
                <w:rFonts w:ascii="Cambria Math" w:hAnsi="Cambria Math" w:eastAsia="宋体" w:cs="Times New Roman"/>
                <w:color w:val="000000"/>
                <w:kern w:val="0"/>
                <w:sz w:val="18"/>
                <w:szCs w:val="18"/>
                <w:lang w:bidi="ar"/>
              </w:rPr>
            </m:ctrlPr>
          </m:sup>
        </m:sSup>
      </m:oMath>
      <w:r>
        <w:rPr>
          <w:rFonts w:hint="eastAsia" w:ascii="Times New Roman" w:hAnsi="Times New Roman" w:eastAsia="宋体" w:cs="Times New Roman"/>
          <w:color w:val="000000"/>
          <w:kern w:val="0"/>
          <w:sz w:val="18"/>
          <w:szCs w:val="18"/>
          <w:lang w:bidi="ar"/>
        </w:rPr>
        <w:t>表示第</w:t>
      </w:r>
      <m:oMath>
        <m:r>
          <m:rPr/>
          <w:rPr>
            <w:rFonts w:ascii="Cambria Math" w:hAnsi="Cambria Math" w:eastAsia="宋体" w:cs="Times New Roman"/>
            <w:color w:val="000000"/>
            <w:kern w:val="0"/>
            <w:sz w:val="18"/>
            <w:szCs w:val="18"/>
            <w:lang w:bidi="ar"/>
          </w:rPr>
          <m:t>p</m:t>
        </m:r>
      </m:oMath>
      <w:r>
        <w:rPr>
          <w:rFonts w:hint="eastAsia" w:ascii="Times New Roman" w:hAnsi="Times New Roman" w:eastAsia="宋体" w:cs="Times New Roman"/>
          <w:color w:val="000000"/>
          <w:kern w:val="0"/>
          <w:sz w:val="18"/>
          <w:szCs w:val="18"/>
          <w:lang w:bidi="ar"/>
        </w:rPr>
        <w:t xml:space="preserve">个深度可分离动态卷积滤波器集。 </w:t>
      </w:r>
      <m:oMath>
        <m:r>
          <m:rPr/>
          <w:rPr>
            <w:rFonts w:ascii="Cambria Math" w:hAnsi="Cambria Math" w:eastAsia="宋体" w:cs="Times New Roman"/>
            <w:color w:val="000000"/>
            <w:kern w:val="0"/>
            <w:sz w:val="18"/>
            <w:szCs w:val="18"/>
            <w:lang w:bidi="ar"/>
          </w:rPr>
          <m:t>p∈{1,2,…,T}</m:t>
        </m:r>
      </m:oMath>
      <w:r>
        <w:rPr>
          <w:rFonts w:hint="eastAsia" w:ascii="Times New Roman" w:hAnsi="Times New Roman" w:eastAsia="宋体" w:cs="Times New Roman"/>
          <w:color w:val="000000"/>
          <w:kern w:val="0"/>
          <w:sz w:val="18"/>
          <w:szCs w:val="18"/>
          <w:lang w:bidi="ar"/>
        </w:rPr>
        <w:t>是具有</w:t>
      </w:r>
      <m:oMath>
        <m:sSub>
          <m:sSubPr>
            <m:ctrlPr>
              <w:rPr>
                <w:rFonts w:ascii="Cambria Math" w:hAnsi="Cambria Math" w:eastAsia="宋体" w:cs="Times New Roman"/>
                <w:i/>
                <w:color w:val="000000"/>
                <w:kern w:val="0"/>
                <w:sz w:val="18"/>
                <w:szCs w:val="18"/>
                <w:lang w:bidi="ar"/>
              </w:rPr>
            </m:ctrlPr>
          </m:sSubPr>
          <m:e>
            <m:r>
              <m:rPr/>
              <w:rPr>
                <w:rFonts w:ascii="Cambria Math" w:hAnsi="Cambria Math" w:eastAsia="宋体" w:cs="Times New Roman"/>
                <w:color w:val="000000"/>
                <w:kern w:val="0"/>
                <w:sz w:val="18"/>
                <w:szCs w:val="18"/>
                <w:lang w:bidi="ar"/>
              </w:rPr>
              <m:t xml:space="preserve"> D</m:t>
            </m:r>
            <m:ctrlPr>
              <w:rPr>
                <w:rFonts w:ascii="Cambria Math" w:hAnsi="Cambria Math" w:eastAsia="宋体" w:cs="Times New Roman"/>
                <w:i/>
                <w:color w:val="000000"/>
                <w:kern w:val="0"/>
                <w:sz w:val="18"/>
                <w:szCs w:val="18"/>
                <w:lang w:bidi="ar"/>
              </w:rPr>
            </m:ctrlPr>
          </m:e>
          <m:sub>
            <m:r>
              <m:rPr/>
              <w:rPr>
                <w:rFonts w:ascii="Cambria Math" w:hAnsi="Cambria Math" w:eastAsia="宋体" w:cs="Times New Roman"/>
                <w:color w:val="000000"/>
                <w:kern w:val="0"/>
                <w:sz w:val="18"/>
                <w:szCs w:val="18"/>
                <w:lang w:bidi="ar"/>
              </w:rPr>
              <m:t>1</m:t>
            </m:r>
            <m:ctrlPr>
              <w:rPr>
                <w:rFonts w:ascii="Cambria Math" w:hAnsi="Cambria Math" w:eastAsia="宋体" w:cs="Times New Roman"/>
                <w:i/>
                <w:color w:val="000000"/>
                <w:kern w:val="0"/>
                <w:sz w:val="18"/>
                <w:szCs w:val="18"/>
                <w:lang w:bidi="ar"/>
              </w:rPr>
            </m:ctrlPr>
          </m:sub>
        </m:sSub>
      </m:oMath>
      <w:r>
        <w:rPr>
          <w:rFonts w:hint="eastAsia" w:ascii="Times New Roman" w:hAnsi="Times New Roman" w:eastAsia="宋体" w:cs="Times New Roman"/>
          <w:color w:val="000000"/>
          <w:kern w:val="0"/>
          <w:sz w:val="18"/>
          <w:szCs w:val="18"/>
          <w:lang w:bidi="ar"/>
        </w:rPr>
        <w:t>个扩张率的尺度金字塔中的扩张率。</w:t>
      </w:r>
      <m:oMath>
        <m:sSub>
          <m:sSubPr>
            <m:ctrlPr>
              <w:rPr>
                <w:rFonts w:ascii="Cambria Math" w:hAnsi="Cambria Math" w:eastAsia="宋体" w:cs="Times New Roman"/>
                <w:i/>
                <w:color w:val="000000"/>
                <w:kern w:val="0"/>
                <w:sz w:val="18"/>
                <w:szCs w:val="18"/>
                <w:lang w:bidi="ar"/>
              </w:rPr>
            </m:ctrlPr>
          </m:sSubPr>
          <m:e>
            <m:r>
              <m:rPr/>
              <w:rPr>
                <w:rFonts w:ascii="Cambria Math" w:hAnsi="Cambria Math" w:eastAsia="宋体" w:cs="Times New Roman"/>
                <w:color w:val="000000"/>
                <w:kern w:val="0"/>
                <w:sz w:val="18"/>
                <w:szCs w:val="18"/>
                <w:lang w:bidi="ar"/>
              </w:rPr>
              <m:t>D</m:t>
            </m:r>
            <m:ctrlPr>
              <w:rPr>
                <w:rFonts w:ascii="Cambria Math" w:hAnsi="Cambria Math" w:eastAsia="宋体" w:cs="Times New Roman"/>
                <w:i/>
                <w:color w:val="000000"/>
                <w:kern w:val="0"/>
                <w:sz w:val="18"/>
                <w:szCs w:val="18"/>
                <w:lang w:bidi="ar"/>
              </w:rPr>
            </m:ctrlPr>
          </m:e>
          <m:sub>
            <m:r>
              <m:rPr/>
              <w:rPr>
                <w:rFonts w:ascii="Cambria Math" w:hAnsi="Cambria Math" w:eastAsia="宋体" w:cs="Times New Roman"/>
                <w:color w:val="000000"/>
                <w:kern w:val="0"/>
                <w:sz w:val="18"/>
                <w:szCs w:val="18"/>
                <w:lang w:bidi="ar"/>
              </w:rPr>
              <m:t>1</m:t>
            </m:r>
            <m:ctrlPr>
              <w:rPr>
                <w:rFonts w:ascii="Cambria Math" w:hAnsi="Cambria Math" w:eastAsia="宋体" w:cs="Times New Roman"/>
                <w:i/>
                <w:color w:val="000000"/>
                <w:kern w:val="0"/>
                <w:sz w:val="18"/>
                <w:szCs w:val="18"/>
                <w:lang w:bidi="ar"/>
              </w:rPr>
            </m:ctrlPr>
          </m:sub>
        </m:sSub>
      </m:oMath>
      <w:r>
        <w:rPr>
          <w:rFonts w:hint="eastAsia" w:ascii="Times New Roman" w:hAnsi="Times New Roman" w:eastAsia="宋体" w:cs="Times New Roman"/>
          <w:color w:val="000000"/>
          <w:kern w:val="0"/>
          <w:sz w:val="18"/>
          <w:szCs w:val="18"/>
          <w:lang w:bidi="ar"/>
        </w:rPr>
        <w:t xml:space="preserve"> 和 </w:t>
      </w:r>
      <m:oMath>
        <m:sSub>
          <m:sSubPr>
            <m:ctrlPr>
              <w:rPr>
                <w:rFonts w:ascii="Cambria Math" w:hAnsi="Cambria Math" w:eastAsia="宋体" w:cs="Times New Roman"/>
                <w:i/>
                <w:color w:val="000000"/>
                <w:kern w:val="0"/>
                <w:sz w:val="18"/>
                <w:szCs w:val="18"/>
                <w:lang w:bidi="ar"/>
              </w:rPr>
            </m:ctrlPr>
          </m:sSubPr>
          <m:e>
            <m:r>
              <m:rPr/>
              <w:rPr>
                <w:rFonts w:hint="eastAsia" w:ascii="Cambria Math" w:hAnsi="Cambria Math" w:eastAsia="宋体" w:cs="Times New Roman"/>
                <w:color w:val="000000"/>
                <w:kern w:val="0"/>
                <w:sz w:val="18"/>
                <w:szCs w:val="18"/>
                <w:lang w:bidi="ar"/>
              </w:rPr>
              <m:t>D</m:t>
            </m:r>
            <m:ctrlPr>
              <w:rPr>
                <w:rFonts w:ascii="Cambria Math" w:hAnsi="Cambria Math" w:eastAsia="宋体" w:cs="Times New Roman"/>
                <w:i/>
                <w:color w:val="000000"/>
                <w:kern w:val="0"/>
                <w:sz w:val="18"/>
                <w:szCs w:val="18"/>
                <w:lang w:bidi="ar"/>
              </w:rPr>
            </m:ctrlPr>
          </m:e>
          <m:sub>
            <m:r>
              <m:rPr/>
              <w:rPr>
                <w:rFonts w:ascii="Cambria Math" w:hAnsi="Cambria Math" w:eastAsia="宋体" w:cs="Times New Roman"/>
                <w:color w:val="000000"/>
                <w:kern w:val="0"/>
                <w:sz w:val="18"/>
                <w:szCs w:val="18"/>
                <w:lang w:bidi="ar"/>
              </w:rPr>
              <m:t>2</m:t>
            </m:r>
            <m:ctrlPr>
              <w:rPr>
                <w:rFonts w:ascii="Cambria Math" w:hAnsi="Cambria Math" w:eastAsia="宋体" w:cs="Times New Roman"/>
                <w:i/>
                <w:color w:val="000000"/>
                <w:kern w:val="0"/>
                <w:sz w:val="18"/>
                <w:szCs w:val="18"/>
                <w:lang w:bidi="ar"/>
              </w:rPr>
            </m:ctrlPr>
          </m:sub>
        </m:sSub>
      </m:oMath>
      <w:r>
        <w:rPr>
          <w:rFonts w:hint="eastAsia" w:ascii="Times New Roman" w:hAnsi="Times New Roman" w:eastAsia="宋体" w:cs="Times New Roman"/>
          <w:color w:val="000000"/>
          <w:kern w:val="0"/>
          <w:sz w:val="18"/>
          <w:szCs w:val="18"/>
          <w:lang w:bidi="ar"/>
        </w:rPr>
        <w:t xml:space="preserve"> 是索引不同滤波器的维度，</w:t>
      </w:r>
      <m:oMath>
        <m:r>
          <m:rPr/>
          <w:rPr>
            <w:rFonts w:hint="eastAsia" w:ascii="Cambria Math" w:hAnsi="Cambria Math" w:eastAsia="宋体" w:cs="Times New Roman"/>
            <w:color w:val="000000"/>
            <w:kern w:val="0"/>
            <w:sz w:val="18"/>
            <w:szCs w:val="18"/>
            <w:lang w:bidi="ar"/>
          </w:rPr>
          <m:t>K</m:t>
        </m:r>
        <m:r>
          <m:rPr/>
          <w:rPr>
            <w:rFonts w:ascii="Cambria Math" w:hAnsi="Cambria Math" w:eastAsia="宋体" w:cs="Times New Roman"/>
            <w:color w:val="000000"/>
            <w:kern w:val="0"/>
            <w:sz w:val="18"/>
            <w:szCs w:val="18"/>
            <w:lang w:bidi="ar"/>
          </w:rPr>
          <m:t>×</m:t>
        </m:r>
        <m:r>
          <m:rPr/>
          <w:rPr>
            <w:rFonts w:hint="eastAsia" w:ascii="Cambria Math" w:hAnsi="Cambria Math" w:eastAsia="宋体" w:cs="Times New Roman"/>
            <w:color w:val="000000"/>
            <w:kern w:val="0"/>
            <w:sz w:val="18"/>
            <w:szCs w:val="18"/>
            <w:lang w:bidi="ar"/>
          </w:rPr>
          <m:t>K</m:t>
        </m:r>
      </m:oMath>
      <w:r>
        <w:rPr>
          <w:rFonts w:hint="eastAsia" w:ascii="Times New Roman" w:hAnsi="Times New Roman" w:eastAsia="宋体" w:cs="Times New Roman"/>
          <w:color w:val="000000"/>
          <w:kern w:val="0"/>
          <w:sz w:val="18"/>
          <w:szCs w:val="18"/>
          <w:lang w:bidi="ar"/>
        </w:rPr>
        <w:t>是内核大小。当</w:t>
      </w:r>
      <m:oMath>
        <m:sSub>
          <m:sSubPr>
            <m:ctrlPr>
              <w:rPr>
                <w:rFonts w:ascii="Cambria Math" w:hAnsi="Cambria Math" w:eastAsia="宋体" w:cs="Times New Roman"/>
                <w:color w:val="000000"/>
                <w:kern w:val="0"/>
                <w:sz w:val="18"/>
                <w:szCs w:val="18"/>
                <w:lang w:bidi="ar"/>
              </w:rPr>
            </m:ctrlPr>
          </m:sSubPr>
          <m:e>
            <m:r>
              <m:rPr/>
              <w:rPr>
                <w:rFonts w:ascii="Cambria Math" w:hAnsi="Cambria Math" w:eastAsia="宋体" w:cs="Times New Roman"/>
                <w:color w:val="000000"/>
                <w:kern w:val="0"/>
                <w:sz w:val="18"/>
                <w:szCs w:val="18"/>
                <w:lang w:bidi="ar"/>
              </w:rPr>
              <m:t>D</m:t>
            </m:r>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1</m:t>
            </m:r>
            <m:ctrlPr>
              <w:rPr>
                <w:rFonts w:ascii="Cambria Math" w:hAnsi="Cambria Math" w:eastAsia="宋体" w:cs="Times New Roman"/>
                <w:color w:val="000000"/>
                <w:kern w:val="0"/>
                <w:sz w:val="18"/>
                <w:szCs w:val="18"/>
                <w:lang w:bidi="ar"/>
              </w:rPr>
            </m:ctrlPr>
          </m:sub>
        </m:sSub>
        <m:r>
          <m:rPr/>
          <w:rPr>
            <w:rFonts w:ascii="Cambria Math" w:hAnsi="Cambria Math" w:eastAsia="宋体" w:cs="Times New Roman"/>
            <w:color w:val="000000"/>
            <w:kern w:val="0"/>
            <w:sz w:val="18"/>
            <w:szCs w:val="18"/>
            <w:lang w:bidi="ar"/>
          </w:rPr>
          <m:t>=H</m:t>
        </m:r>
      </m:oMath>
      <w:r>
        <w:rPr>
          <w:rFonts w:hint="eastAsia" w:ascii="Times New Roman" w:hAnsi="Times New Roman" w:eastAsia="宋体" w:cs="Times New Roman"/>
          <w:color w:val="000000"/>
          <w:kern w:val="0"/>
          <w:sz w:val="18"/>
          <w:szCs w:val="18"/>
          <w:lang w:bidi="ar"/>
        </w:rPr>
        <w:t xml:space="preserve">和 </w:t>
      </w:r>
      <m:oMath>
        <m:r>
          <m:rPr>
            <m:nor/>
            <m:sty m:val="p"/>
          </m:rPr>
          <w:rPr>
            <w:rFonts w:ascii="Times New Roman" w:hAnsi="Times New Roman" w:eastAsia="宋体" w:cs="Times New Roman"/>
            <w:b w:val="0"/>
            <w:i w:val="0"/>
            <w:color w:val="000000"/>
            <w:kern w:val="0"/>
            <w:sz w:val="18"/>
            <w:szCs w:val="18"/>
            <w:lang w:bidi="ar"/>
          </w:rPr>
          <m:t xml:space="preserve">和 </m:t>
        </m:r>
        <m:sSub>
          <m:sSubPr>
            <m:ctrlPr>
              <w:rPr>
                <w:rFonts w:ascii="Cambria Math" w:hAnsi="Cambria Math" w:eastAsia="宋体" w:cs="Times New Roman"/>
                <w:color w:val="000000"/>
                <w:kern w:val="0"/>
                <w:sz w:val="18"/>
                <w:szCs w:val="18"/>
                <w:lang w:bidi="ar"/>
              </w:rPr>
            </m:ctrlPr>
          </m:sSubPr>
          <m:e>
            <m:r>
              <m:rPr/>
              <w:rPr>
                <w:rFonts w:ascii="Cambria Math" w:hAnsi="Cambria Math" w:eastAsia="宋体" w:cs="Times New Roman"/>
                <w:color w:val="000000"/>
                <w:kern w:val="0"/>
                <w:sz w:val="18"/>
                <w:szCs w:val="18"/>
                <w:lang w:bidi="ar"/>
              </w:rPr>
              <m:t>D</m:t>
            </m:r>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2</m:t>
            </m:r>
            <m:ctrlPr>
              <w:rPr>
                <w:rFonts w:ascii="Cambria Math" w:hAnsi="Cambria Math" w:eastAsia="宋体" w:cs="Times New Roman"/>
                <w:color w:val="000000"/>
                <w:kern w:val="0"/>
                <w:sz w:val="18"/>
                <w:szCs w:val="18"/>
                <w:lang w:bidi="ar"/>
              </w:rPr>
            </m:ctrlPr>
          </m:sub>
        </m:sSub>
        <m:r>
          <m:rPr/>
          <w:rPr>
            <w:rFonts w:ascii="Cambria Math" w:hAnsi="Cambria Math" w:eastAsia="宋体" w:cs="Times New Roman"/>
            <w:color w:val="000000"/>
            <w:kern w:val="0"/>
            <w:sz w:val="18"/>
            <w:szCs w:val="18"/>
            <w:lang w:bidi="ar"/>
          </w:rPr>
          <m:t>=W</m:t>
        </m:r>
        <m:r>
          <m:rPr>
            <m:nor/>
            <m:sty m:val="p"/>
          </m:rPr>
          <w:rPr>
            <w:rFonts w:ascii="Times New Roman" w:hAnsi="Times New Roman" w:eastAsia="宋体" w:cs="Times New Roman"/>
            <w:b w:val="0"/>
            <w:i w:val="0"/>
            <w:color w:val="000000"/>
            <w:kern w:val="0"/>
            <w:sz w:val="18"/>
            <w:szCs w:val="18"/>
            <w:lang w:bidi="ar"/>
          </w:rPr>
          <m:t xml:space="preserve"> </m:t>
        </m:r>
      </m:oMath>
      <w:r>
        <w:rPr>
          <w:rFonts w:hint="eastAsia" w:ascii="Times New Roman" w:hAnsi="Times New Roman" w:eastAsia="宋体" w:cs="Times New Roman"/>
          <w:color w:val="000000"/>
          <w:kern w:val="0"/>
          <w:sz w:val="18"/>
          <w:szCs w:val="18"/>
          <w:lang w:bidi="ar"/>
        </w:rPr>
        <w:t xml:space="preserve"> 时，滤波器将是空间变化的，这正是此处的情况。当设置 </w:t>
      </w:r>
      <m:oMath>
        <m:sSub>
          <m:sSubPr>
            <m:ctrlPr>
              <w:rPr>
                <w:rFonts w:ascii="Cambria Math" w:hAnsi="Cambria Math" w:eastAsia="宋体" w:cs="Times New Roman"/>
                <w:color w:val="000000"/>
                <w:kern w:val="0"/>
                <w:sz w:val="18"/>
                <w:szCs w:val="18"/>
                <w:lang w:bidi="ar"/>
              </w:rPr>
            </m:ctrlPr>
          </m:sSubPr>
          <m:e>
            <m:r>
              <m:rPr/>
              <w:rPr>
                <w:rFonts w:ascii="Cambria Math" w:hAnsi="Cambria Math" w:eastAsia="宋体" w:cs="Times New Roman"/>
                <w:color w:val="000000"/>
                <w:kern w:val="0"/>
                <w:sz w:val="18"/>
                <w:szCs w:val="18"/>
                <w:lang w:bidi="ar"/>
              </w:rPr>
              <m:t>D</m:t>
            </m:r>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1</m:t>
            </m:r>
            <m:ctrlPr>
              <w:rPr>
                <w:rFonts w:ascii="Cambria Math" w:hAnsi="Cambria Math" w:eastAsia="宋体" w:cs="Times New Roman"/>
                <w:color w:val="000000"/>
                <w:kern w:val="0"/>
                <w:sz w:val="18"/>
                <w:szCs w:val="18"/>
                <w:lang w:bidi="ar"/>
              </w:rPr>
            </m:ctrlPr>
          </m:sub>
        </m:sSub>
        <m:r>
          <m:rPr/>
          <w:rPr>
            <w:rFonts w:ascii="Cambria Math" w:hAnsi="Cambria Math" w:eastAsia="宋体" w:cs="Times New Roman"/>
            <w:color w:val="000000"/>
            <w:kern w:val="0"/>
            <w:sz w:val="18"/>
            <w:szCs w:val="18"/>
            <w:lang w:bidi="ar"/>
          </w:rPr>
          <m:t>=1</m:t>
        </m:r>
        <m:r>
          <m:rPr>
            <m:nor/>
            <m:sty m:val="p"/>
          </m:rPr>
          <w:rPr>
            <w:rFonts w:ascii="Times New Roman" w:hAnsi="Times New Roman" w:eastAsia="宋体" w:cs="Times New Roman"/>
            <w:b w:val="0"/>
            <w:i w:val="0"/>
            <w:color w:val="000000"/>
            <w:kern w:val="0"/>
            <w:sz w:val="18"/>
            <w:szCs w:val="18"/>
            <w:lang w:bidi="ar"/>
          </w:rPr>
          <m:t xml:space="preserve"> </m:t>
        </m:r>
      </m:oMath>
      <w:r>
        <w:rPr>
          <w:rFonts w:hint="eastAsia" w:ascii="Times New Roman" w:hAnsi="Times New Roman" w:eastAsia="宋体" w:cs="Times New Roman"/>
          <w:color w:val="000000"/>
          <w:kern w:val="0"/>
          <w:sz w:val="18"/>
          <w:szCs w:val="18"/>
          <w:lang w:bidi="ar"/>
        </w:rPr>
        <w:t>和</w:t>
      </w:r>
      <m:oMath>
        <m:sSub>
          <m:sSubPr>
            <m:ctrlPr>
              <w:rPr>
                <w:rFonts w:ascii="Cambria Math" w:hAnsi="Cambria Math" w:eastAsia="宋体" w:cs="Times New Roman"/>
                <w:color w:val="000000"/>
                <w:kern w:val="0"/>
                <w:sz w:val="18"/>
                <w:szCs w:val="18"/>
                <w:lang w:bidi="ar"/>
              </w:rPr>
            </m:ctrlPr>
          </m:sSubPr>
          <m:e>
            <m:r>
              <m:rPr/>
              <w:rPr>
                <w:rFonts w:ascii="Cambria Math" w:hAnsi="Cambria Math" w:eastAsia="宋体" w:cs="Times New Roman"/>
                <w:color w:val="000000"/>
                <w:kern w:val="0"/>
                <w:sz w:val="18"/>
                <w:szCs w:val="18"/>
                <w:lang w:bidi="ar"/>
              </w:rPr>
              <m:t xml:space="preserve"> D</m:t>
            </m:r>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2</m:t>
            </m:r>
            <m:ctrlPr>
              <w:rPr>
                <w:rFonts w:ascii="Cambria Math" w:hAnsi="Cambria Math" w:eastAsia="宋体" w:cs="Times New Roman"/>
                <w:color w:val="000000"/>
                <w:kern w:val="0"/>
                <w:sz w:val="18"/>
                <w:szCs w:val="18"/>
                <w:lang w:bidi="ar"/>
              </w:rPr>
            </m:ctrlPr>
          </m:sub>
        </m:sSub>
        <m:r>
          <m:rPr/>
          <w:rPr>
            <w:rFonts w:ascii="Cambria Math" w:hAnsi="Cambria Math" w:eastAsia="宋体" w:cs="Times New Roman"/>
            <w:color w:val="000000"/>
            <w:kern w:val="0"/>
            <w:sz w:val="18"/>
            <w:szCs w:val="18"/>
            <w:lang w:bidi="ar"/>
          </w:rPr>
          <m:t>=1</m:t>
        </m:r>
      </m:oMath>
      <w:r>
        <w:rPr>
          <w:rFonts w:hint="eastAsia" w:ascii="Times New Roman" w:hAnsi="Times New Roman" w:eastAsia="宋体" w:cs="Times New Roman"/>
          <w:color w:val="000000"/>
          <w:kern w:val="0"/>
          <w:sz w:val="18"/>
          <w:szCs w:val="18"/>
          <w:lang w:bidi="ar"/>
        </w:rPr>
        <w:t xml:space="preserve"> 时，操作退化为常规深度可分离卷积滤波器。动态深度可分离卷积的公式如式</w:t>
      </w:r>
      <w:r>
        <w:rPr>
          <w:rFonts w:ascii="Times New Roman" w:hAnsi="Times New Roman" w:eastAsia="宋体" w:cs="Times New Roman"/>
          <w:color w:val="000000"/>
          <w:kern w:val="0"/>
          <w:sz w:val="18"/>
          <w:szCs w:val="18"/>
          <w:lang w:bidi="ar"/>
        </w:rPr>
        <w:fldChar w:fldCharType="begin"/>
      </w:r>
      <w:r>
        <w:rPr>
          <w:rFonts w:ascii="Times New Roman" w:hAnsi="Times New Roman" w:eastAsia="宋体" w:cs="Times New Roman"/>
          <w:color w:val="000000"/>
          <w:kern w:val="0"/>
          <w:sz w:val="18"/>
          <w:szCs w:val="18"/>
          <w:lang w:bidi="ar"/>
        </w:rPr>
        <w:instrText xml:space="preserve"> </w:instrText>
      </w:r>
      <w:r>
        <w:rPr>
          <w:rFonts w:hint="eastAsia" w:ascii="Times New Roman" w:hAnsi="Times New Roman" w:eastAsia="宋体" w:cs="Times New Roman"/>
          <w:color w:val="000000"/>
          <w:kern w:val="0"/>
          <w:sz w:val="18"/>
          <w:szCs w:val="18"/>
          <w:lang w:bidi="ar"/>
        </w:rPr>
        <w:instrText xml:space="preserve">REF _Ref195516010 \h</w:instrText>
      </w:r>
      <w:r>
        <w:rPr>
          <w:rFonts w:ascii="Times New Roman" w:hAnsi="Times New Roman" w:eastAsia="宋体" w:cs="Times New Roman"/>
          <w:color w:val="000000"/>
          <w:kern w:val="0"/>
          <w:sz w:val="18"/>
          <w:szCs w:val="18"/>
          <w:lang w:bidi="ar"/>
        </w:rPr>
        <w:instrText xml:space="preserve"> </w:instrText>
      </w:r>
      <w:r>
        <w:rPr>
          <w:rFonts w:ascii="Times New Roman" w:hAnsi="Times New Roman" w:eastAsia="宋体" w:cs="Times New Roman"/>
          <w:color w:val="000000"/>
          <w:kern w:val="0"/>
          <w:sz w:val="18"/>
          <w:szCs w:val="18"/>
          <w:lang w:bidi="ar"/>
        </w:rPr>
        <w:fldChar w:fldCharType="separate"/>
      </w:r>
      <w:r>
        <w:rPr>
          <w:rFonts w:hint="eastAsia"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t>5</w:t>
      </w:r>
      <w:r>
        <w:rPr>
          <w:rFonts w:hint="eastAsia"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fldChar w:fldCharType="end"/>
      </w:r>
      <w:r>
        <w:rPr>
          <w:rFonts w:hint="eastAsia" w:ascii="Times New Roman" w:hAnsi="Times New Roman" w:eastAsia="宋体" w:cs="Times New Roman"/>
          <w:color w:val="000000"/>
          <w:kern w:val="0"/>
          <w:sz w:val="18"/>
          <w:szCs w:val="18"/>
          <w:lang w:bidi="ar"/>
        </w:rPr>
        <w:t>所示</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0"/>
        <w:gridCol w:w="7513"/>
        <w:gridCol w:w="759"/>
      </w:tblGrid>
      <w:tr w14:paraId="6E8D5529">
        <w:tc>
          <w:tcPr>
            <w:tcW w:w="250" w:type="dxa"/>
            <w:vAlign w:val="center"/>
          </w:tcPr>
          <w:p w14:paraId="5766DCFC">
            <w:pPr>
              <w:spacing w:before="156" w:beforeLines="50" w:after="156" w:afterLines="50"/>
              <w:jc w:val="right"/>
              <w:rPr>
                <w:rFonts w:ascii="Times New Roman" w:hAnsi="Times New Roman" w:eastAsia="宋体" w:cs="Times New Roman"/>
                <w:color w:val="000000"/>
                <w:kern w:val="0"/>
                <w:sz w:val="18"/>
                <w:szCs w:val="18"/>
                <w:lang w:bidi="ar"/>
              </w:rPr>
            </w:pPr>
          </w:p>
        </w:tc>
        <w:tc>
          <w:tcPr>
            <w:tcW w:w="7513" w:type="dxa"/>
            <w:vAlign w:val="center"/>
          </w:tcPr>
          <w:p w14:paraId="20389C32">
            <w:pPr>
              <w:spacing w:before="156" w:beforeLines="50" w:after="156" w:afterLines="50"/>
              <w:jc w:val="right"/>
              <w:rPr>
                <w:rFonts w:ascii="Times New Roman" w:hAnsi="Times New Roman" w:eastAsia="宋体" w:cs="Times New Roman"/>
                <w:color w:val="000000"/>
                <w:kern w:val="0"/>
                <w:sz w:val="18"/>
                <w:szCs w:val="18"/>
                <w:lang w:bidi="ar"/>
              </w:rPr>
            </w:pPr>
            <m:oMathPara>
              <m:oMath>
                <m:eqArr>
                  <m:eqArrPr>
                    <m:ctrlPr>
                      <w:rPr>
                        <w:rFonts w:ascii="Cambria Math" w:hAnsi="Cambria Math" w:eastAsia="宋体" w:cs="Times New Roman"/>
                        <w:color w:val="000000"/>
                        <w:kern w:val="0"/>
                        <w:sz w:val="18"/>
                        <w:szCs w:val="18"/>
                        <w:lang w:bidi="ar"/>
                      </w:rPr>
                    </m:ctrlPr>
                  </m:eqArrPr>
                  <m:e>
                    <m:r>
                      <m:rPr>
                        <m:sty m:val="p"/>
                      </m:rPr>
                      <w:rPr>
                        <w:rFonts w:ascii="Cambria Math" w:hAnsi="Cambria Math" w:eastAsia="宋体" w:cs="Times New Roman"/>
                        <w:color w:val="000000"/>
                        <w:kern w:val="0"/>
                        <w:sz w:val="18"/>
                        <w:szCs w:val="18"/>
                        <w:lang w:bidi="ar"/>
                      </w:rPr>
                      <m:t>&amp;</m:t>
                    </m:r>
                    <m:sSub>
                      <m:sSubPr>
                        <m:ctrlPr>
                          <w:rPr>
                            <w:rFonts w:ascii="Cambria Math" w:hAnsi="Cambria Math" w:eastAsia="宋体" w:cs="Times New Roman"/>
                            <w:color w:val="000000"/>
                            <w:kern w:val="0"/>
                            <w:sz w:val="18"/>
                            <w:szCs w:val="18"/>
                            <w:lang w:bidi="ar"/>
                          </w:rPr>
                        </m:ctrlPr>
                      </m:sSubPr>
                      <m:e>
                        <m:r>
                          <m:rPr>
                            <m:sty m:val="b"/>
                          </m:rPr>
                          <w:rPr>
                            <w:rFonts w:ascii="Cambria Math" w:hAnsi="Cambria Math" w:eastAsia="宋体" w:cs="Times New Roman"/>
                            <w:color w:val="000000"/>
                            <w:kern w:val="0"/>
                            <w:sz w:val="18"/>
                            <w:szCs w:val="18"/>
                            <w:lang w:bidi="ar"/>
                          </w:rPr>
                          <m:t>Y</m:t>
                        </m:r>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p</m:t>
                        </m:r>
                        <m:ctrlPr>
                          <w:rPr>
                            <w:rFonts w:ascii="Cambria Math" w:hAnsi="Cambria Math" w:eastAsia="宋体" w:cs="Times New Roman"/>
                            <w:color w:val="000000"/>
                            <w:kern w:val="0"/>
                            <w:sz w:val="18"/>
                            <w:szCs w:val="18"/>
                            <w:lang w:bidi="ar"/>
                          </w:rPr>
                        </m:ctrlPr>
                      </m:sub>
                    </m:sSub>
                    <m:d>
                      <m:dPr>
                        <m:ctrlPr>
                          <w:rPr>
                            <w:rFonts w:ascii="Cambria Math" w:hAnsi="Cambria Math" w:eastAsia="宋体" w:cs="Times New Roman"/>
                            <w:color w:val="000000"/>
                            <w:kern w:val="0"/>
                            <w:sz w:val="18"/>
                            <w:szCs w:val="18"/>
                            <w:lang w:bidi="ar"/>
                          </w:rPr>
                        </m:ctrlPr>
                      </m:dPr>
                      <m:e>
                        <m:r>
                          <m:rPr/>
                          <w:rPr>
                            <w:rFonts w:ascii="Cambria Math" w:hAnsi="Cambria Math" w:eastAsia="宋体" w:cs="Times New Roman"/>
                            <w:color w:val="000000"/>
                            <w:kern w:val="0"/>
                            <w:sz w:val="18"/>
                            <w:szCs w:val="18"/>
                            <w:lang w:bidi="ar"/>
                          </w:rPr>
                          <m:t>c</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i</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j</m:t>
                        </m:r>
                        <m:ctrlPr>
                          <w:rPr>
                            <w:rFonts w:ascii="Cambria Math" w:hAnsi="Cambria Math" w:eastAsia="宋体" w:cs="Times New Roman"/>
                            <w:color w:val="000000"/>
                            <w:kern w:val="0"/>
                            <w:sz w:val="18"/>
                            <w:szCs w:val="18"/>
                            <w:lang w:bidi="ar"/>
                          </w:rPr>
                        </m:ctrlPr>
                      </m:e>
                    </m:d>
                    <m:r>
                      <m:rPr>
                        <m:sty m:val="p"/>
                      </m:rPr>
                      <w:rPr>
                        <w:rFonts w:ascii="Cambria Math" w:hAnsi="Cambria Math" w:eastAsia="宋体" w:cs="Times New Roman"/>
                        <w:color w:val="000000"/>
                        <w:kern w:val="0"/>
                        <w:sz w:val="18"/>
                        <w:szCs w:val="18"/>
                        <w:lang w:bidi="ar"/>
                      </w:rPr>
                      <m:t>=</m:t>
                    </m:r>
                    <m:nary>
                      <m:naryPr>
                        <m:chr m:val="∑"/>
                        <m:grow m:val="1"/>
                        <m:limLoc m:val="undOvr"/>
                        <m:ctrlPr>
                          <w:rPr>
                            <w:rFonts w:ascii="Cambria Math" w:hAnsi="Cambria Math" w:eastAsia="宋体" w:cs="Times New Roman"/>
                            <w:color w:val="000000"/>
                            <w:kern w:val="0"/>
                            <w:sz w:val="18"/>
                            <w:szCs w:val="18"/>
                            <w:lang w:bidi="ar"/>
                          </w:rPr>
                        </m:ctrlPr>
                      </m:naryPr>
                      <m:sub>
                        <m:r>
                          <m:rPr/>
                          <w:rPr>
                            <w:rFonts w:ascii="Cambria Math" w:hAnsi="Cambria Math" w:eastAsia="宋体" w:cs="Times New Roman"/>
                            <w:color w:val="000000"/>
                            <w:kern w:val="0"/>
                            <w:sz w:val="18"/>
                            <w:szCs w:val="18"/>
                            <w:lang w:bidi="ar"/>
                          </w:rPr>
                          <m:t>l</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m</m:t>
                        </m:r>
                        <m:r>
                          <m:rPr>
                            <m:sty m:val="p"/>
                          </m:rPr>
                          <w:rPr>
                            <w:rFonts w:ascii="Cambria Math" w:hAnsi="Cambria Math" w:eastAsia="宋体" w:cs="Times New Roman"/>
                            <w:color w:val="000000"/>
                            <w:kern w:val="0"/>
                            <w:sz w:val="18"/>
                            <w:szCs w:val="18"/>
                            <w:lang w:bidi="ar"/>
                          </w:rPr>
                          <m:t>=−</m:t>
                        </m:r>
                        <m:d>
                          <m:dPr>
                            <m:ctrlPr>
                              <w:rPr>
                                <w:rFonts w:ascii="Cambria Math" w:hAnsi="Cambria Math" w:eastAsia="宋体" w:cs="Times New Roman"/>
                                <w:color w:val="000000"/>
                                <w:kern w:val="0"/>
                                <w:sz w:val="18"/>
                                <w:szCs w:val="18"/>
                                <w:lang w:bidi="ar"/>
                              </w:rPr>
                            </m:ctrlPr>
                          </m:dPr>
                          <m:e>
                            <m:r>
                              <m:rPr/>
                              <w:rPr>
                                <w:rFonts w:ascii="Cambria Math" w:hAnsi="Cambria Math" w:eastAsia="宋体" w:cs="Times New Roman"/>
                                <w:color w:val="000000"/>
                                <w:kern w:val="0"/>
                                <w:sz w:val="18"/>
                                <w:szCs w:val="18"/>
                                <w:lang w:bidi="ar"/>
                              </w:rPr>
                              <m:t>K</m:t>
                            </m:r>
                            <m:r>
                              <m:rPr>
                                <m:sty m:val="p"/>
                              </m:rPr>
                              <w:rPr>
                                <w:rFonts w:ascii="Cambria Math" w:hAnsi="Cambria Math" w:eastAsia="宋体" w:cs="Times New Roman"/>
                                <w:color w:val="000000"/>
                                <w:kern w:val="0"/>
                                <w:sz w:val="18"/>
                                <w:szCs w:val="18"/>
                                <w:lang w:bidi="ar"/>
                              </w:rPr>
                              <m:t>−1</m:t>
                            </m:r>
                            <m:ctrlPr>
                              <w:rPr>
                                <w:rFonts w:ascii="Cambria Math" w:hAnsi="Cambria Math" w:eastAsia="宋体" w:cs="Times New Roman"/>
                                <w:color w:val="000000"/>
                                <w:kern w:val="0"/>
                                <w:sz w:val="18"/>
                                <w:szCs w:val="18"/>
                                <w:lang w:bidi="ar"/>
                              </w:rPr>
                            </m:ctrlPr>
                          </m:e>
                        </m:d>
                        <m:r>
                          <m:rPr>
                            <m:lit/>
                            <m:sty m:val="p"/>
                          </m:rPr>
                          <w:rPr>
                            <w:rFonts w:ascii="Cambria Math" w:hAnsi="Cambria Math" w:eastAsia="宋体" w:cs="Times New Roman"/>
                            <w:color w:val="000000"/>
                            <w:kern w:val="0"/>
                            <w:sz w:val="18"/>
                            <w:szCs w:val="18"/>
                            <w:lang w:bidi="ar"/>
                          </w:rPr>
                          <m:t>/2</m:t>
                        </m:r>
                        <m:ctrlPr>
                          <w:rPr>
                            <w:rFonts w:ascii="Cambria Math" w:hAnsi="Cambria Math" w:eastAsia="宋体" w:cs="Times New Roman"/>
                            <w:color w:val="000000"/>
                            <w:kern w:val="0"/>
                            <w:sz w:val="18"/>
                            <w:szCs w:val="18"/>
                            <w:lang w:bidi="ar"/>
                          </w:rPr>
                        </m:ctrlPr>
                      </m:sub>
                      <m:sup>
                        <m:d>
                          <m:dPr>
                            <m:ctrlPr>
                              <w:rPr>
                                <w:rFonts w:ascii="Cambria Math" w:hAnsi="Cambria Math" w:eastAsia="宋体" w:cs="Times New Roman"/>
                                <w:color w:val="000000"/>
                                <w:kern w:val="0"/>
                                <w:sz w:val="18"/>
                                <w:szCs w:val="18"/>
                                <w:lang w:bidi="ar"/>
                              </w:rPr>
                            </m:ctrlPr>
                          </m:dPr>
                          <m:e>
                            <m:r>
                              <m:rPr/>
                              <w:rPr>
                                <w:rFonts w:ascii="Cambria Math" w:hAnsi="Cambria Math" w:eastAsia="宋体" w:cs="Times New Roman"/>
                                <w:color w:val="000000"/>
                                <w:kern w:val="0"/>
                                <w:sz w:val="18"/>
                                <w:szCs w:val="18"/>
                                <w:lang w:bidi="ar"/>
                              </w:rPr>
                              <m:t>K</m:t>
                            </m:r>
                            <m:r>
                              <m:rPr>
                                <m:sty m:val="p"/>
                              </m:rPr>
                              <w:rPr>
                                <w:rFonts w:ascii="Cambria Math" w:hAnsi="Cambria Math" w:eastAsia="宋体" w:cs="Times New Roman"/>
                                <w:color w:val="000000"/>
                                <w:kern w:val="0"/>
                                <w:sz w:val="18"/>
                                <w:szCs w:val="18"/>
                                <w:lang w:bidi="ar"/>
                              </w:rPr>
                              <m:t>−1</m:t>
                            </m:r>
                            <m:ctrlPr>
                              <w:rPr>
                                <w:rFonts w:ascii="Cambria Math" w:hAnsi="Cambria Math" w:eastAsia="宋体" w:cs="Times New Roman"/>
                                <w:color w:val="000000"/>
                                <w:kern w:val="0"/>
                                <w:sz w:val="18"/>
                                <w:szCs w:val="18"/>
                                <w:lang w:bidi="ar"/>
                              </w:rPr>
                            </m:ctrlPr>
                          </m:e>
                        </m:d>
                        <m:r>
                          <m:rPr>
                            <m:lit/>
                            <m:sty m:val="p"/>
                          </m:rPr>
                          <w:rPr>
                            <w:rFonts w:ascii="Cambria Math" w:hAnsi="Cambria Math" w:eastAsia="宋体" w:cs="Times New Roman"/>
                            <w:color w:val="000000"/>
                            <w:kern w:val="0"/>
                            <w:sz w:val="18"/>
                            <w:szCs w:val="18"/>
                            <w:lang w:bidi="ar"/>
                          </w:rPr>
                          <m:t>/2</m:t>
                        </m:r>
                        <m:ctrlPr>
                          <w:rPr>
                            <w:rFonts w:ascii="Cambria Math" w:hAnsi="Cambria Math" w:eastAsia="宋体" w:cs="Times New Roman"/>
                            <w:color w:val="000000"/>
                            <w:kern w:val="0"/>
                            <w:sz w:val="18"/>
                            <w:szCs w:val="18"/>
                            <w:lang w:bidi="ar"/>
                          </w:rPr>
                        </m:ctrlPr>
                      </m:sup>
                      <m:e>
                        <m:r>
                          <m:rPr>
                            <m:sty m:val="p"/>
                          </m:rPr>
                          <w:rPr>
                            <w:rFonts w:ascii="Cambria Math" w:hAnsi="Cambria Math" w:eastAsia="宋体" w:cs="Times New Roman"/>
                            <w:color w:val="000000"/>
                            <w:kern w:val="0"/>
                            <w:sz w:val="18"/>
                            <w:szCs w:val="18"/>
                            <w:lang w:bidi="ar"/>
                          </w:rPr>
                          <m:t> </m:t>
                        </m:r>
                        <m:ctrlPr>
                          <w:rPr>
                            <w:rFonts w:ascii="Cambria Math" w:hAnsi="Cambria Math" w:eastAsia="宋体" w:cs="Times New Roman"/>
                            <w:color w:val="000000"/>
                            <w:kern w:val="0"/>
                            <w:sz w:val="18"/>
                            <w:szCs w:val="18"/>
                            <w:lang w:bidi="ar"/>
                          </w:rPr>
                        </m:ctrlPr>
                      </m:e>
                    </m:nary>
                    <m:r>
                      <m:rPr>
                        <m:sty m:val="b"/>
                      </m:rPr>
                      <w:rPr>
                        <w:rFonts w:ascii="Cambria Math" w:hAnsi="Cambria Math" w:eastAsia="宋体" w:cs="Times New Roman"/>
                        <w:color w:val="000000"/>
                        <w:kern w:val="0"/>
                        <w:sz w:val="18"/>
                        <w:szCs w:val="18"/>
                        <w:lang w:bidi="ar"/>
                      </w:rPr>
                      <m:t>X</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c</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i</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R</m:t>
                    </m:r>
                    <m:d>
                      <m:dPr>
                        <m:ctrlPr>
                          <w:rPr>
                            <w:rFonts w:ascii="Cambria Math" w:hAnsi="Cambria Math" w:eastAsia="宋体" w:cs="Times New Roman"/>
                            <w:color w:val="000000"/>
                            <w:kern w:val="0"/>
                            <w:sz w:val="18"/>
                            <w:szCs w:val="18"/>
                            <w:lang w:bidi="ar"/>
                          </w:rPr>
                        </m:ctrlPr>
                      </m:dPr>
                      <m:e>
                        <m:r>
                          <m:rPr/>
                          <w:rPr>
                            <w:rFonts w:ascii="Cambria Math" w:hAnsi="Cambria Math" w:eastAsia="宋体" w:cs="Times New Roman"/>
                            <w:color w:val="000000"/>
                            <w:kern w:val="0"/>
                            <w:sz w:val="18"/>
                            <w:szCs w:val="18"/>
                            <w:lang w:bidi="ar"/>
                          </w:rPr>
                          <m:t>p</m:t>
                        </m:r>
                        <m:ctrlPr>
                          <w:rPr>
                            <w:rFonts w:ascii="Cambria Math" w:hAnsi="Cambria Math" w:eastAsia="宋体" w:cs="Times New Roman"/>
                            <w:color w:val="000000"/>
                            <w:kern w:val="0"/>
                            <w:sz w:val="18"/>
                            <w:szCs w:val="18"/>
                            <w:lang w:bidi="ar"/>
                          </w:rPr>
                        </m:ctrlPr>
                      </m:e>
                    </m:d>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l</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j</m:t>
                    </m:r>
                    <m:r>
                      <m:rPr>
                        <m:sty m:val="p"/>
                      </m:rPr>
                      <w:rPr>
                        <w:rFonts w:ascii="Cambria Math" w:hAnsi="Cambria Math" w:eastAsia="宋体" w:cs="Times New Roman"/>
                        <w:color w:val="000000"/>
                        <w:kern w:val="0"/>
                        <w:sz w:val="18"/>
                        <w:szCs w:val="18"/>
                        <w:lang w:bidi="ar"/>
                      </w:rPr>
                      <m:t>+</m:t>
                    </m:r>
                    <m:ctrlPr>
                      <w:rPr>
                        <w:rFonts w:ascii="Cambria Math" w:hAnsi="Cambria Math" w:eastAsia="宋体" w:cs="Times New Roman"/>
                        <w:color w:val="000000"/>
                        <w:kern w:val="0"/>
                        <w:sz w:val="18"/>
                        <w:szCs w:val="18"/>
                        <w:lang w:bidi="ar"/>
                      </w:rPr>
                    </m:ctrlPr>
                  </m:e>
                  <m:e>
                    <m:r>
                      <m:rPr>
                        <m:sty m:val="p"/>
                      </m:rPr>
                      <w:rPr>
                        <w:rFonts w:ascii="Cambria Math" w:hAnsi="Cambria Math" w:eastAsia="宋体" w:cs="Times New Roman"/>
                        <w:color w:val="000000"/>
                        <w:kern w:val="0"/>
                        <w:sz w:val="18"/>
                        <w:szCs w:val="18"/>
                        <w:lang w:bidi="ar"/>
                      </w:rPr>
                      <m:t>&amp;</m:t>
                    </m:r>
                    <m:r>
                      <m:rPr/>
                      <w:rPr>
                        <w:rFonts w:ascii="Cambria Math" w:hAnsi="Cambria Math" w:eastAsia="宋体" w:cs="Times New Roman"/>
                        <w:color w:val="000000"/>
                        <w:kern w:val="0"/>
                        <w:sz w:val="18"/>
                        <w:szCs w:val="18"/>
                        <w:lang w:bidi="ar"/>
                      </w:rPr>
                      <m:t>R</m:t>
                    </m:r>
                    <m:d>
                      <m:dPr>
                        <m:ctrlPr>
                          <w:rPr>
                            <w:rFonts w:ascii="Cambria Math" w:hAnsi="Cambria Math" w:eastAsia="宋体" w:cs="Times New Roman"/>
                            <w:color w:val="000000"/>
                            <w:kern w:val="0"/>
                            <w:sz w:val="18"/>
                            <w:szCs w:val="18"/>
                            <w:lang w:bidi="ar"/>
                          </w:rPr>
                        </m:ctrlPr>
                      </m:dPr>
                      <m:e>
                        <m:r>
                          <m:rPr/>
                          <w:rPr>
                            <w:rFonts w:ascii="Cambria Math" w:hAnsi="Cambria Math" w:eastAsia="宋体" w:cs="Times New Roman"/>
                            <w:color w:val="000000"/>
                            <w:kern w:val="0"/>
                            <w:sz w:val="18"/>
                            <w:szCs w:val="18"/>
                            <w:lang w:bidi="ar"/>
                          </w:rPr>
                          <m:t>p</m:t>
                        </m:r>
                        <m:ctrlPr>
                          <w:rPr>
                            <w:rFonts w:ascii="Cambria Math" w:hAnsi="Cambria Math" w:eastAsia="宋体" w:cs="Times New Roman"/>
                            <w:color w:val="000000"/>
                            <w:kern w:val="0"/>
                            <w:sz w:val="18"/>
                            <w:szCs w:val="18"/>
                            <w:lang w:bidi="ar"/>
                          </w:rPr>
                        </m:ctrlPr>
                      </m:e>
                    </m:d>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m</m:t>
                    </m:r>
                    <m:r>
                      <m:rPr>
                        <m:sty m:val="p"/>
                      </m:rPr>
                      <w:rPr>
                        <w:rFonts w:ascii="Cambria Math" w:hAnsi="Cambria Math" w:eastAsia="宋体" w:cs="Times New Roman"/>
                        <w:color w:val="000000"/>
                        <w:kern w:val="0"/>
                        <w:sz w:val="18"/>
                        <w:szCs w:val="18"/>
                        <w:lang w:bidi="ar"/>
                      </w:rPr>
                      <m:t>)</m:t>
                    </m:r>
                    <m:sSub>
                      <m:sSubPr>
                        <m:ctrlPr>
                          <w:rPr>
                            <w:rFonts w:ascii="Cambria Math" w:hAnsi="Cambria Math" w:eastAsia="宋体" w:cs="Times New Roman"/>
                            <w:color w:val="000000"/>
                            <w:kern w:val="0"/>
                            <w:sz w:val="18"/>
                            <w:szCs w:val="18"/>
                            <w:lang w:bidi="ar"/>
                          </w:rPr>
                        </m:ctrlPr>
                      </m:sSubPr>
                      <m:e>
                        <m:r>
                          <m:rPr>
                            <m:sty m:val="b"/>
                          </m:rPr>
                          <w:rPr>
                            <w:rFonts w:ascii="Cambria Math" w:hAnsi="Cambria Math" w:eastAsia="宋体" w:cs="Times New Roman"/>
                            <w:color w:val="000000"/>
                            <w:kern w:val="0"/>
                            <w:sz w:val="18"/>
                            <w:szCs w:val="18"/>
                            <w:lang w:bidi="ar"/>
                          </w:rPr>
                          <m:t>F</m:t>
                        </m:r>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p</m:t>
                        </m:r>
                        <m:ctrlPr>
                          <w:rPr>
                            <w:rFonts w:ascii="Cambria Math" w:hAnsi="Cambria Math" w:eastAsia="宋体" w:cs="Times New Roman"/>
                            <w:color w:val="000000"/>
                            <w:kern w:val="0"/>
                            <w:sz w:val="18"/>
                            <w:szCs w:val="18"/>
                            <w:lang w:bidi="ar"/>
                          </w:rPr>
                        </m:ctrlPr>
                      </m:sub>
                    </m:sSub>
                    <m:d>
                      <m:dPr>
                        <m:ctrlPr>
                          <w:rPr>
                            <w:rFonts w:ascii="Cambria Math" w:hAnsi="Cambria Math" w:eastAsia="宋体" w:cs="Times New Roman"/>
                            <w:color w:val="000000"/>
                            <w:kern w:val="0"/>
                            <w:sz w:val="18"/>
                            <w:szCs w:val="18"/>
                            <w:lang w:bidi="ar"/>
                          </w:rPr>
                        </m:ctrlPr>
                      </m:dPr>
                      <m:e>
                        <m:r>
                          <m:rPr/>
                          <w:rPr>
                            <w:rFonts w:ascii="Cambria Math" w:hAnsi="Cambria Math" w:eastAsia="宋体" w:cs="Times New Roman"/>
                            <w:color w:val="000000"/>
                            <w:kern w:val="0"/>
                            <w:sz w:val="18"/>
                            <w:szCs w:val="18"/>
                            <w:lang w:bidi="ar"/>
                          </w:rPr>
                          <m:t>c</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l</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m</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i</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j</m:t>
                        </m:r>
                        <m:ctrlPr>
                          <w:rPr>
                            <w:rFonts w:ascii="Cambria Math" w:hAnsi="Cambria Math" w:eastAsia="宋体" w:cs="Times New Roman"/>
                            <w:color w:val="000000"/>
                            <w:kern w:val="0"/>
                            <w:sz w:val="18"/>
                            <w:szCs w:val="18"/>
                            <w:lang w:bidi="ar"/>
                          </w:rPr>
                        </m:ctrlPr>
                      </m:e>
                    </m:d>
                    <m:r>
                      <m:rPr>
                        <m:sty m:val="p"/>
                      </m:rPr>
                      <w:rPr>
                        <w:rFonts w:ascii="Cambria Math" w:hAnsi="Cambria Math" w:eastAsia="宋体" w:cs="Times New Roman"/>
                        <w:color w:val="000000"/>
                        <w:kern w:val="0"/>
                        <w:sz w:val="18"/>
                        <w:szCs w:val="18"/>
                        <w:lang w:bidi="ar"/>
                      </w:rPr>
                      <m:t>,</m:t>
                    </m:r>
                    <m:ctrlPr>
                      <w:rPr>
                        <w:rFonts w:ascii="Cambria Math" w:hAnsi="Cambria Math" w:eastAsia="宋体" w:cs="Times New Roman"/>
                        <w:color w:val="000000"/>
                        <w:kern w:val="0"/>
                        <w:sz w:val="18"/>
                        <w:szCs w:val="18"/>
                        <w:lang w:bidi="ar"/>
                      </w:rPr>
                    </m:ctrlPr>
                  </m:e>
                </m:eqArr>
              </m:oMath>
            </m:oMathPara>
          </w:p>
        </w:tc>
        <w:tc>
          <w:tcPr>
            <w:tcW w:w="759" w:type="dxa"/>
            <w:vAlign w:val="center"/>
          </w:tcPr>
          <w:p w14:paraId="36CCEC2D">
            <w:pPr>
              <w:pStyle w:val="6"/>
              <w:jc w:val="right"/>
              <w:rPr>
                <w:rFonts w:ascii="Times New Roman" w:hAnsi="Times New Roman" w:eastAsia="宋体" w:cs="Times New Roman"/>
                <w:color w:val="000000"/>
                <w:kern w:val="0"/>
                <w:sz w:val="18"/>
                <w:szCs w:val="18"/>
                <w:lang w:bidi="ar"/>
              </w:rPr>
            </w:pPr>
            <w:bookmarkStart w:id="12" w:name="_Ref195516010"/>
            <w:r>
              <w:rPr>
                <w:rFonts w:hint="eastAsia"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fldChar w:fldCharType="begin"/>
            </w:r>
            <w:r>
              <w:rPr>
                <w:rFonts w:ascii="Times New Roman" w:hAnsi="Times New Roman" w:eastAsia="宋体" w:cs="Times New Roman"/>
                <w:color w:val="000000"/>
                <w:kern w:val="0"/>
                <w:sz w:val="18"/>
                <w:szCs w:val="18"/>
                <w:lang w:bidi="ar"/>
              </w:rPr>
              <w:instrText xml:space="preserve"> </w:instrText>
            </w:r>
            <w:r>
              <w:rPr>
                <w:rFonts w:hint="eastAsia" w:ascii="Times New Roman" w:hAnsi="Times New Roman" w:eastAsia="宋体" w:cs="Times New Roman"/>
                <w:color w:val="000000"/>
                <w:kern w:val="0"/>
                <w:sz w:val="18"/>
                <w:szCs w:val="18"/>
                <w:lang w:bidi="ar"/>
              </w:rPr>
              <w:instrText xml:space="preserve">SEQ （ \* ARABIC</w:instrText>
            </w:r>
            <w:r>
              <w:rPr>
                <w:rFonts w:ascii="Times New Roman" w:hAnsi="Times New Roman" w:eastAsia="宋体" w:cs="Times New Roman"/>
                <w:color w:val="000000"/>
                <w:kern w:val="0"/>
                <w:sz w:val="18"/>
                <w:szCs w:val="18"/>
                <w:lang w:bidi="ar"/>
              </w:rPr>
              <w:instrText xml:space="preserve"> </w:instrText>
            </w:r>
            <w:r>
              <w:rPr>
                <w:rFonts w:ascii="Times New Roman" w:hAnsi="Times New Roman" w:eastAsia="宋体" w:cs="Times New Roman"/>
                <w:color w:val="000000"/>
                <w:kern w:val="0"/>
                <w:sz w:val="18"/>
                <w:szCs w:val="18"/>
                <w:lang w:bidi="ar"/>
              </w:rPr>
              <w:fldChar w:fldCharType="separate"/>
            </w:r>
            <w:r>
              <w:rPr>
                <w:rFonts w:ascii="Times New Roman" w:hAnsi="Times New Roman" w:eastAsia="宋体" w:cs="Times New Roman"/>
                <w:color w:val="000000"/>
                <w:kern w:val="0"/>
                <w:sz w:val="18"/>
                <w:szCs w:val="18"/>
                <w:lang w:bidi="ar"/>
              </w:rPr>
              <w:t>5</w:t>
            </w:r>
            <w:r>
              <w:rPr>
                <w:rFonts w:ascii="Times New Roman" w:hAnsi="Times New Roman" w:eastAsia="宋体" w:cs="Times New Roman"/>
                <w:color w:val="000000"/>
                <w:kern w:val="0"/>
                <w:sz w:val="18"/>
                <w:szCs w:val="18"/>
                <w:lang w:bidi="ar"/>
              </w:rPr>
              <w:fldChar w:fldCharType="end"/>
            </w:r>
            <w:r>
              <w:rPr>
                <w:rFonts w:hint="eastAsia" w:ascii="Times New Roman" w:hAnsi="Times New Roman" w:eastAsia="宋体" w:cs="Times New Roman"/>
                <w:color w:val="000000"/>
                <w:kern w:val="0"/>
                <w:sz w:val="18"/>
                <w:szCs w:val="18"/>
                <w:lang w:bidi="ar"/>
              </w:rPr>
              <w:t>）</w:t>
            </w:r>
            <w:bookmarkEnd w:id="12"/>
          </w:p>
        </w:tc>
      </w:tr>
    </w:tbl>
    <w:p w14:paraId="3F85992D">
      <w:pPr>
        <w:spacing w:before="156" w:beforeLines="50" w:after="156" w:afterLines="50"/>
        <w:rPr>
          <w:rFonts w:ascii="Times New Roman" w:hAnsi="Times New Roman" w:eastAsia="宋体" w:cs="Times New Roman"/>
          <w:color w:val="000000"/>
          <w:kern w:val="0"/>
          <w:sz w:val="18"/>
          <w:szCs w:val="18"/>
          <w:lang w:bidi="ar"/>
        </w:rPr>
      </w:pPr>
    </w:p>
    <w:p w14:paraId="29BB3C21">
      <w:pPr>
        <w:spacing w:before="156" w:beforeLines="50" w:after="156" w:afterLines="50"/>
        <w:ind w:firstLine="420"/>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式</w:t>
      </w:r>
      <w:r>
        <w:rPr>
          <w:rFonts w:ascii="Times New Roman" w:hAnsi="Times New Roman" w:eastAsia="宋体" w:cs="Times New Roman"/>
          <w:color w:val="000000"/>
          <w:kern w:val="0"/>
          <w:sz w:val="18"/>
          <w:szCs w:val="18"/>
          <w:lang w:bidi="ar"/>
        </w:rPr>
        <w:fldChar w:fldCharType="begin"/>
      </w:r>
      <w:r>
        <w:rPr>
          <w:rFonts w:ascii="Times New Roman" w:hAnsi="Times New Roman" w:eastAsia="宋体" w:cs="Times New Roman"/>
          <w:color w:val="000000"/>
          <w:kern w:val="0"/>
          <w:sz w:val="18"/>
          <w:szCs w:val="18"/>
          <w:lang w:bidi="ar"/>
        </w:rPr>
        <w:instrText xml:space="preserve"> </w:instrText>
      </w:r>
      <w:r>
        <w:rPr>
          <w:rFonts w:hint="eastAsia" w:ascii="Times New Roman" w:hAnsi="Times New Roman" w:eastAsia="宋体" w:cs="Times New Roman"/>
          <w:color w:val="000000"/>
          <w:kern w:val="0"/>
          <w:sz w:val="18"/>
          <w:szCs w:val="18"/>
          <w:lang w:bidi="ar"/>
        </w:rPr>
        <w:instrText xml:space="preserve">REF _Ref195516010 \h</w:instrText>
      </w:r>
      <w:r>
        <w:rPr>
          <w:rFonts w:ascii="Times New Roman" w:hAnsi="Times New Roman" w:eastAsia="宋体" w:cs="Times New Roman"/>
          <w:color w:val="000000"/>
          <w:kern w:val="0"/>
          <w:sz w:val="18"/>
          <w:szCs w:val="18"/>
          <w:lang w:bidi="ar"/>
        </w:rPr>
        <w:instrText xml:space="preserve"> </w:instrText>
      </w:r>
      <w:r>
        <w:rPr>
          <w:rFonts w:ascii="Times New Roman" w:hAnsi="Times New Roman" w:eastAsia="宋体" w:cs="Times New Roman"/>
          <w:color w:val="000000"/>
          <w:kern w:val="0"/>
          <w:sz w:val="18"/>
          <w:szCs w:val="18"/>
          <w:lang w:bidi="ar"/>
        </w:rPr>
        <w:fldChar w:fldCharType="separate"/>
      </w:r>
      <w:r>
        <w:rPr>
          <w:rFonts w:hint="eastAsia"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t>5</w:t>
      </w:r>
      <w:r>
        <w:rPr>
          <w:rFonts w:hint="eastAsia"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fldChar w:fldCharType="end"/>
      </w:r>
      <w:r>
        <w:rPr>
          <w:rFonts w:hint="eastAsia" w:ascii="Times New Roman" w:hAnsi="Times New Roman" w:eastAsia="宋体" w:cs="Times New Roman"/>
          <w:color w:val="000000"/>
          <w:kern w:val="0"/>
          <w:sz w:val="18"/>
          <w:szCs w:val="18"/>
          <w:lang w:bidi="ar"/>
        </w:rPr>
        <w:t xml:space="preserve">中 </w:t>
      </w:r>
      <m:oMath>
        <m:sSub>
          <m:sSubPr>
            <m:ctrlPr>
              <w:rPr>
                <w:rFonts w:ascii="Cambria Math" w:hAnsi="Cambria Math" w:eastAsia="宋体" w:cs="Times New Roman"/>
                <w:color w:val="000000"/>
                <w:kern w:val="0"/>
                <w:sz w:val="18"/>
                <w:szCs w:val="18"/>
                <w:lang w:bidi="ar"/>
              </w:rPr>
            </m:ctrlPr>
          </m:sSubPr>
          <m:e>
            <m:r>
              <m:rPr>
                <m:sty m:val="b"/>
              </m:rPr>
              <w:rPr>
                <w:rFonts w:ascii="Cambria Math" w:hAnsi="Cambria Math" w:eastAsia="宋体" w:cs="Times New Roman"/>
                <w:color w:val="000000"/>
                <w:kern w:val="0"/>
                <w:sz w:val="18"/>
                <w:szCs w:val="18"/>
                <w:lang w:bidi="ar"/>
              </w:rPr>
              <m:t>Y</m:t>
            </m:r>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p</m:t>
            </m:r>
            <m:ctrlPr>
              <w:rPr>
                <w:rFonts w:ascii="Cambria Math" w:hAnsi="Cambria Math" w:eastAsia="宋体" w:cs="Times New Roman"/>
                <w:color w:val="000000"/>
                <w:kern w:val="0"/>
                <w:sz w:val="18"/>
                <w:szCs w:val="18"/>
                <w:lang w:bidi="ar"/>
              </w:rPr>
            </m:ctrlPr>
          </m:sub>
        </m:sSub>
        <m:r>
          <m:rPr/>
          <w:rPr>
            <w:rFonts w:ascii="Cambria Math" w:hAnsi="Cambria Math" w:eastAsia="宋体" w:cs="Times New Roman"/>
            <w:color w:val="000000"/>
            <w:kern w:val="0"/>
            <w:sz w:val="18"/>
            <w:szCs w:val="18"/>
            <w:lang w:bidi="ar"/>
          </w:rPr>
          <m:t>∈</m:t>
        </m:r>
        <m:sSup>
          <m:sSupPr>
            <m:ctrlPr>
              <w:rPr>
                <w:rFonts w:ascii="Cambria Math" w:hAnsi="Cambria Math" w:eastAsia="宋体" w:cs="Times New Roman"/>
                <w:color w:val="000000"/>
                <w:kern w:val="0"/>
                <w:sz w:val="18"/>
                <w:szCs w:val="18"/>
                <w:lang w:bidi="ar"/>
              </w:rPr>
            </m:ctrlPr>
          </m:sSupPr>
          <m:e>
            <m:r>
              <m:rPr>
                <m:sty m:val="p"/>
                <m:scr m:val="double-struck"/>
              </m:rPr>
              <w:rPr>
                <w:rFonts w:ascii="Cambria Math" w:hAnsi="Cambria Math" w:eastAsia="宋体" w:cs="Times New Roman"/>
                <w:color w:val="000000"/>
                <w:kern w:val="0"/>
                <w:sz w:val="18"/>
                <w:szCs w:val="18"/>
                <w:lang w:bidi="ar"/>
              </w:rPr>
              <m:t>ℝ</m:t>
            </m:r>
            <m:ctrlPr>
              <w:rPr>
                <w:rFonts w:ascii="Cambria Math" w:hAnsi="Cambria Math" w:eastAsia="宋体" w:cs="Times New Roman"/>
                <w:color w:val="000000"/>
                <w:kern w:val="0"/>
                <w:sz w:val="18"/>
                <w:szCs w:val="18"/>
                <w:lang w:bidi="ar"/>
              </w:rPr>
            </m:ctrlPr>
          </m:e>
          <m:sup>
            <m:sSub>
              <m:sSubPr>
                <m:ctrlPr>
                  <w:rPr>
                    <w:rFonts w:ascii="Cambria Math" w:hAnsi="Cambria Math" w:eastAsia="宋体" w:cs="Times New Roman"/>
                    <w:color w:val="000000"/>
                    <w:kern w:val="0"/>
                    <w:sz w:val="18"/>
                    <w:szCs w:val="18"/>
                    <w:lang w:bidi="ar"/>
                  </w:rPr>
                </m:ctrlPr>
              </m:sSubPr>
              <m:e>
                <m:r>
                  <m:rPr/>
                  <w:rPr>
                    <w:rFonts w:ascii="Cambria Math" w:hAnsi="Cambria Math" w:eastAsia="宋体" w:cs="Times New Roman"/>
                    <w:color w:val="000000"/>
                    <w:kern w:val="0"/>
                    <w:sz w:val="18"/>
                    <w:szCs w:val="18"/>
                    <w:lang w:bidi="ar"/>
                  </w:rPr>
                  <m:t>C</m:t>
                </m:r>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in</m:t>
                </m:r>
                <m:ctrlPr>
                  <w:rPr>
                    <w:rFonts w:ascii="Cambria Math" w:hAnsi="Cambria Math" w:eastAsia="宋体" w:cs="Times New Roman"/>
                    <w:color w:val="000000"/>
                    <w:kern w:val="0"/>
                    <w:sz w:val="18"/>
                    <w:szCs w:val="18"/>
                    <w:lang w:bidi="ar"/>
                  </w:rPr>
                </m:ctrlPr>
              </m:sub>
            </m:sSub>
            <m:r>
              <m:rPr/>
              <w:rPr>
                <w:rFonts w:ascii="Cambria Math" w:hAnsi="Cambria Math" w:eastAsia="宋体" w:cs="Times New Roman"/>
                <w:color w:val="000000"/>
                <w:kern w:val="0"/>
                <w:sz w:val="18"/>
                <w:szCs w:val="18"/>
                <w:lang w:bidi="ar"/>
              </w:rPr>
              <m:t>×H×W</m:t>
            </m:r>
            <m:ctrlPr>
              <w:rPr>
                <w:rFonts w:ascii="Cambria Math" w:hAnsi="Cambria Math" w:eastAsia="宋体" w:cs="Times New Roman"/>
                <w:color w:val="000000"/>
                <w:kern w:val="0"/>
                <w:sz w:val="18"/>
                <w:szCs w:val="18"/>
                <w:lang w:bidi="ar"/>
              </w:rPr>
            </m:ctrlPr>
          </m:sup>
        </m:sSup>
      </m:oMath>
      <w:r>
        <w:rPr>
          <w:rFonts w:hint="eastAsia" w:ascii="Times New Roman" w:hAnsi="Times New Roman" w:eastAsia="宋体" w:cs="Times New Roman"/>
          <w:color w:val="000000"/>
          <w:kern w:val="0"/>
          <w:sz w:val="18"/>
          <w:szCs w:val="18"/>
          <w:lang w:bidi="ar"/>
        </w:rPr>
        <w:t xml:space="preserve">是尺度金字塔中的第 </w:t>
      </w:r>
      <m:oMath>
        <m:r>
          <m:rPr/>
          <w:rPr>
            <w:rFonts w:hint="eastAsia" w:ascii="Cambria Math" w:hAnsi="Cambria Math" w:eastAsia="宋体" w:cs="Times New Roman"/>
            <w:color w:val="000000"/>
            <w:kern w:val="0"/>
            <w:sz w:val="18"/>
            <w:szCs w:val="18"/>
            <w:lang w:bidi="ar"/>
          </w:rPr>
          <m:t>p</m:t>
        </m:r>
      </m:oMath>
      <w:r>
        <w:rPr>
          <w:rFonts w:hint="eastAsia" w:ascii="Times New Roman" w:hAnsi="Times New Roman" w:eastAsia="宋体" w:cs="Times New Roman"/>
          <w:color w:val="000000"/>
          <w:kern w:val="0"/>
          <w:sz w:val="18"/>
          <w:szCs w:val="18"/>
          <w:lang w:bidi="ar"/>
        </w:rPr>
        <w:t xml:space="preserve"> 个输出特征图。 </w:t>
      </w:r>
      <m:oMath>
        <m:r>
          <m:rPr/>
          <w:rPr>
            <w:rFonts w:ascii="Cambria Math" w:hAnsi="Cambria Math" w:eastAsia="宋体" w:cs="Times New Roman"/>
            <w:color w:val="000000"/>
            <w:kern w:val="0"/>
            <w:sz w:val="18"/>
            <w:szCs w:val="18"/>
            <w:lang w:bidi="ar"/>
          </w:rPr>
          <m:t>c∈{1,2,…,</m:t>
        </m:r>
        <m:sSub>
          <m:sSubPr>
            <m:ctrlPr>
              <w:rPr>
                <w:rFonts w:ascii="Cambria Math" w:hAnsi="Cambria Math" w:eastAsia="宋体" w:cs="Times New Roman"/>
                <w:color w:val="000000"/>
                <w:kern w:val="0"/>
                <w:sz w:val="18"/>
                <w:szCs w:val="18"/>
                <w:lang w:bidi="ar"/>
              </w:rPr>
            </m:ctrlPr>
          </m:sSubPr>
          <m:e>
            <m:r>
              <m:rPr/>
              <w:rPr>
                <w:rFonts w:ascii="Cambria Math" w:hAnsi="Cambria Math" w:eastAsia="宋体" w:cs="Times New Roman"/>
                <w:color w:val="000000"/>
                <w:kern w:val="0"/>
                <w:sz w:val="18"/>
                <w:szCs w:val="18"/>
                <w:lang w:bidi="ar"/>
              </w:rPr>
              <m:t>C</m:t>
            </m:r>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in</m:t>
            </m:r>
            <m:ctrlPr>
              <w:rPr>
                <w:rFonts w:ascii="Cambria Math" w:hAnsi="Cambria Math" w:eastAsia="宋体" w:cs="Times New Roman"/>
                <w:color w:val="000000"/>
                <w:kern w:val="0"/>
                <w:sz w:val="18"/>
                <w:szCs w:val="18"/>
                <w:lang w:bidi="ar"/>
              </w:rPr>
            </m:ctrlPr>
          </m:sub>
        </m:sSub>
        <m:r>
          <m:rPr/>
          <w:rPr>
            <w:rFonts w:ascii="Cambria Math" w:hAnsi="Cambria Math" w:eastAsia="宋体" w:cs="Times New Roman"/>
            <w:color w:val="000000"/>
            <w:kern w:val="0"/>
            <w:sz w:val="18"/>
            <w:szCs w:val="18"/>
            <w:lang w:bidi="ar"/>
          </w:rPr>
          <m:t>}</m:t>
        </m:r>
      </m:oMath>
      <w:r>
        <w:rPr>
          <w:rFonts w:hint="eastAsia" w:ascii="Times New Roman" w:hAnsi="Times New Roman" w:eastAsia="宋体" w:cs="Times New Roman"/>
          <w:color w:val="000000"/>
          <w:kern w:val="0"/>
          <w:sz w:val="18"/>
          <w:szCs w:val="18"/>
          <w:lang w:bidi="ar"/>
        </w:rPr>
        <w:t xml:space="preserve"> 是通道索引， </w:t>
      </w:r>
      <m:oMath>
        <m:r>
          <m:rPr/>
          <w:rPr>
            <w:rFonts w:ascii="Cambria Math" w:hAnsi="Cambria Math" w:eastAsia="宋体" w:cs="Times New Roman"/>
            <w:color w:val="000000"/>
            <w:kern w:val="0"/>
            <w:sz w:val="18"/>
            <w:szCs w:val="18"/>
            <w:lang w:bidi="ar"/>
          </w:rPr>
          <m:t>i∈{1,2,…,H}</m:t>
        </m:r>
      </m:oMath>
      <w:r>
        <w:rPr>
          <w:rFonts w:hint="eastAsia" w:ascii="Times New Roman" w:hAnsi="Times New Roman" w:eastAsia="宋体" w:cs="Times New Roman"/>
          <w:color w:val="000000"/>
          <w:kern w:val="0"/>
          <w:sz w:val="18"/>
          <w:szCs w:val="18"/>
          <w:lang w:bidi="ar"/>
        </w:rPr>
        <w:t xml:space="preserve">和 </w:t>
      </w:r>
      <m:oMath>
        <m:r>
          <m:rPr/>
          <w:rPr>
            <w:rFonts w:ascii="Cambria Math" w:hAnsi="Cambria Math" w:eastAsia="宋体" w:cs="Times New Roman"/>
            <w:color w:val="000000"/>
            <w:kern w:val="0"/>
            <w:sz w:val="18"/>
            <w:szCs w:val="18"/>
            <w:lang w:bidi="ar"/>
          </w:rPr>
          <m:t>j∈{1,2,…,W}</m:t>
        </m:r>
      </m:oMath>
      <w:r>
        <w:rPr>
          <w:rFonts w:hint="eastAsia" w:ascii="Times New Roman" w:hAnsi="Times New Roman" w:eastAsia="宋体" w:cs="Times New Roman"/>
          <w:color w:val="000000"/>
          <w:kern w:val="0"/>
          <w:sz w:val="18"/>
          <w:szCs w:val="18"/>
          <w:lang w:bidi="ar"/>
        </w:rPr>
        <w:t xml:space="preserve"> 是空间位置索引， </w:t>
      </w:r>
      <m:oMath>
        <m:r>
          <m:rPr/>
          <w:rPr>
            <w:rFonts w:ascii="Cambria Math" w:hAnsi="Cambria Math" w:eastAsia="宋体" w:cs="Times New Roman"/>
            <w:color w:val="000000"/>
            <w:kern w:val="0"/>
            <w:sz w:val="18"/>
            <w:szCs w:val="18"/>
            <w:lang w:bidi="ar"/>
          </w:rPr>
          <m:t>R</m:t>
        </m:r>
        <m:d>
          <m:dPr>
            <m:ctrlPr>
              <w:rPr>
                <w:rFonts w:ascii="Cambria Math" w:hAnsi="Cambria Math" w:eastAsia="宋体" w:cs="Times New Roman"/>
                <w:color w:val="000000"/>
                <w:kern w:val="0"/>
                <w:sz w:val="18"/>
                <w:szCs w:val="18"/>
                <w:lang w:bidi="ar"/>
              </w:rPr>
            </m:ctrlPr>
          </m:dPr>
          <m:e>
            <m:r>
              <m:rPr/>
              <w:rPr>
                <w:rFonts w:ascii="Cambria Math" w:hAnsi="Cambria Math" w:eastAsia="宋体" w:cs="Times New Roman"/>
                <w:color w:val="000000"/>
                <w:kern w:val="0"/>
                <w:sz w:val="18"/>
                <w:szCs w:val="18"/>
                <w:lang w:bidi="ar"/>
              </w:rPr>
              <m:t>p</m:t>
            </m:r>
            <m:ctrlPr>
              <w:rPr>
                <w:rFonts w:ascii="Cambria Math" w:hAnsi="Cambria Math" w:eastAsia="宋体" w:cs="Times New Roman"/>
                <w:color w:val="000000"/>
                <w:kern w:val="0"/>
                <w:sz w:val="18"/>
                <w:szCs w:val="18"/>
                <w:lang w:bidi="ar"/>
              </w:rPr>
            </m:ctrlPr>
          </m:e>
        </m:d>
      </m:oMath>
      <w:r>
        <w:rPr>
          <w:rFonts w:hint="eastAsia" w:ascii="Times New Roman" w:hAnsi="Times New Roman" w:eastAsia="宋体" w:cs="Times New Roman"/>
          <w:color w:val="000000"/>
          <w:kern w:val="0"/>
          <w:sz w:val="18"/>
          <w:szCs w:val="18"/>
          <w:lang w:bidi="ar"/>
        </w:rPr>
        <w:t xml:space="preserve"> 是尺度金字塔扩张率中的第 </w:t>
      </w:r>
      <m:oMath>
        <m:r>
          <m:rPr/>
          <w:rPr>
            <w:rFonts w:hint="eastAsia" w:ascii="Cambria Math" w:hAnsi="Cambria Math" w:eastAsia="宋体" w:cs="Times New Roman"/>
            <w:color w:val="000000"/>
            <w:kern w:val="0"/>
            <w:sz w:val="18"/>
            <w:szCs w:val="18"/>
            <w:lang w:bidi="ar"/>
          </w:rPr>
          <m:t>P</m:t>
        </m:r>
      </m:oMath>
      <w:r>
        <w:rPr>
          <w:rFonts w:hint="eastAsia" w:ascii="Times New Roman" w:hAnsi="Times New Roman" w:eastAsia="宋体" w:cs="Times New Roman"/>
          <w:color w:val="000000"/>
          <w:kern w:val="0"/>
          <w:sz w:val="18"/>
          <w:szCs w:val="18"/>
          <w:lang w:bidi="ar"/>
        </w:rPr>
        <w:t xml:space="preserve"> 个扩张率。</w:t>
      </w:r>
    </w:p>
    <w:p w14:paraId="558A8EF7">
      <w:pPr>
        <w:spacing w:before="156" w:beforeLines="50" w:after="156" w:afterLines="50"/>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然后，可以通过使用一个</w:t>
      </w:r>
      <m:oMath>
        <m:r>
          <m:rPr/>
          <w:rPr>
            <w:rFonts w:hint="eastAsia" w:ascii="Cambria Math" w:hAnsi="Cambria Math" w:eastAsia="宋体" w:cs="Times New Roman"/>
            <w:color w:val="000000"/>
            <w:kern w:val="0"/>
            <w:sz w:val="18"/>
            <w:szCs w:val="18"/>
            <w:lang w:bidi="ar"/>
          </w:rPr>
          <m:t xml:space="preserve"> 1 </m:t>
        </m:r>
        <m:r>
          <m:rPr/>
          <w:rPr>
            <w:rFonts w:ascii="Cambria Math" w:hAnsi="Cambria Math" w:eastAsia="宋体" w:cs="Times New Roman"/>
            <w:color w:val="000000"/>
            <w:kern w:val="0"/>
            <w:sz w:val="18"/>
            <w:szCs w:val="18"/>
            <w:lang w:bidi="ar"/>
          </w:rPr>
          <m:t>×</m:t>
        </m:r>
        <m:r>
          <m:rPr/>
          <w:rPr>
            <w:rFonts w:hint="eastAsia" w:ascii="Cambria Math" w:hAnsi="Cambria Math" w:eastAsia="宋体" w:cs="Times New Roman"/>
            <w:color w:val="000000"/>
            <w:kern w:val="0"/>
            <w:sz w:val="18"/>
            <w:szCs w:val="18"/>
            <w:lang w:bidi="ar"/>
          </w:rPr>
          <m:t xml:space="preserve"> 1 </m:t>
        </m:r>
      </m:oMath>
      <w:r>
        <w:rPr>
          <w:rFonts w:hint="eastAsia" w:ascii="Times New Roman" w:hAnsi="Times New Roman" w:eastAsia="宋体" w:cs="Times New Roman"/>
          <w:color w:val="000000"/>
          <w:kern w:val="0"/>
          <w:sz w:val="18"/>
          <w:szCs w:val="18"/>
          <w:lang w:bidi="ar"/>
        </w:rPr>
        <w:t xml:space="preserve">卷积 </w:t>
      </w:r>
      <m:oMath>
        <m:sSubSup>
          <m:sSubSupPr>
            <m:ctrlPr>
              <w:rPr>
                <w:rFonts w:ascii="Cambria Math" w:hAnsi="Cambria Math" w:eastAsia="宋体" w:cs="Times New Roman"/>
                <w:color w:val="000000"/>
                <w:kern w:val="0"/>
                <w:sz w:val="18"/>
                <w:szCs w:val="18"/>
                <w:lang w:bidi="ar"/>
              </w:rPr>
            </m:ctrlPr>
          </m:sSubSupPr>
          <m:e>
            <m:r>
              <m:rPr/>
              <w:rPr>
                <w:rFonts w:ascii="Cambria Math" w:hAnsi="Cambria Math" w:eastAsia="宋体" w:cs="Times New Roman"/>
                <w:color w:val="000000"/>
                <w:kern w:val="0"/>
                <w:sz w:val="18"/>
                <w:szCs w:val="18"/>
                <w:lang w:bidi="ar"/>
              </w:rPr>
              <m:t>C</m:t>
            </m:r>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out</m:t>
            </m:r>
            <m:ctrlPr>
              <w:rPr>
                <w:rFonts w:ascii="Cambria Math" w:hAnsi="Cambria Math" w:eastAsia="宋体" w:cs="Times New Roman"/>
                <w:color w:val="000000"/>
                <w:kern w:val="0"/>
                <w:sz w:val="18"/>
                <w:szCs w:val="18"/>
                <w:lang w:bidi="ar"/>
              </w:rPr>
            </m:ctrlPr>
          </m:sub>
          <m:sup>
            <m:r>
              <m:rPr/>
              <w:rPr>
                <w:rFonts w:ascii="Cambria Math" w:hAnsi="Cambria Math" w:eastAsia="宋体" w:cs="Times New Roman"/>
                <w:color w:val="000000"/>
                <w:kern w:val="0"/>
                <w:sz w:val="18"/>
                <w:szCs w:val="18"/>
                <w:lang w:bidi="ar"/>
              </w:rPr>
              <m:t>1×1</m:t>
            </m:r>
            <m:ctrlPr>
              <w:rPr>
                <w:rFonts w:ascii="Cambria Math" w:hAnsi="Cambria Math" w:eastAsia="宋体" w:cs="Times New Roman"/>
                <w:color w:val="000000"/>
                <w:kern w:val="0"/>
                <w:sz w:val="18"/>
                <w:szCs w:val="18"/>
                <w:lang w:bidi="ar"/>
              </w:rPr>
            </m:ctrlPr>
          </m:sup>
        </m:sSubSup>
        <m:d>
          <m:dPr>
            <m:ctrlPr>
              <w:rPr>
                <w:rFonts w:ascii="Cambria Math" w:hAnsi="Cambria Math" w:eastAsia="宋体" w:cs="Times New Roman"/>
                <w:color w:val="000000"/>
                <w:kern w:val="0"/>
                <w:sz w:val="18"/>
                <w:szCs w:val="18"/>
                <w:lang w:bidi="ar"/>
              </w:rPr>
            </m:ctrlPr>
          </m:dPr>
          <m:e>
            <m:r>
              <m:rPr/>
              <w:rPr>
                <w:rFonts w:ascii="Cambria Math" w:hAnsi="Cambria Math" w:eastAsia="宋体" w:cs="Times New Roman"/>
                <w:color w:val="000000"/>
                <w:kern w:val="0"/>
                <w:sz w:val="18"/>
                <w:szCs w:val="18"/>
                <w:lang w:bidi="ar"/>
              </w:rPr>
              <m:t>⋅</m:t>
            </m:r>
            <m:ctrlPr>
              <w:rPr>
                <w:rFonts w:ascii="Cambria Math" w:hAnsi="Cambria Math" w:eastAsia="宋体" w:cs="Times New Roman"/>
                <w:color w:val="000000"/>
                <w:kern w:val="0"/>
                <w:sz w:val="18"/>
                <w:szCs w:val="18"/>
                <w:lang w:bidi="ar"/>
              </w:rPr>
            </m:ctrlPr>
          </m:e>
        </m:d>
      </m:oMath>
      <w:r>
        <w:rPr>
          <w:rFonts w:hint="eastAsia" w:ascii="Times New Roman" w:hAnsi="Times New Roman" w:eastAsia="宋体" w:cs="Times New Roman"/>
          <w:i/>
          <w:color w:val="000000"/>
          <w:kern w:val="0"/>
          <w:sz w:val="18"/>
          <w:szCs w:val="18"/>
          <w:lang w:bidi="ar"/>
        </w:rPr>
        <w:t xml:space="preserve"> </w:t>
      </w:r>
      <w:r>
        <w:rPr>
          <w:rFonts w:hint="eastAsia" w:ascii="Times New Roman" w:hAnsi="Times New Roman" w:eastAsia="宋体" w:cs="Times New Roman"/>
          <w:color w:val="000000"/>
          <w:kern w:val="0"/>
          <w:sz w:val="18"/>
          <w:szCs w:val="18"/>
          <w:lang w:bidi="ar"/>
        </w:rPr>
        <w:t xml:space="preserve">来融合尺度金字塔中的所有输出特征图，从而生成最终的输出特征图 </w:t>
      </w:r>
      <m:oMath>
        <m:r>
          <m:rPr/>
          <w:rPr>
            <w:rFonts w:hint="eastAsia" w:ascii="Cambria Math" w:hAnsi="Cambria Math" w:eastAsia="宋体" w:cs="Times New Roman"/>
            <w:color w:val="000000"/>
            <w:kern w:val="0"/>
            <w:sz w:val="18"/>
            <w:szCs w:val="18"/>
            <w:lang w:bidi="ar"/>
          </w:rPr>
          <m:t>Y</m:t>
        </m:r>
      </m:oMath>
      <w:r>
        <w:rPr>
          <w:rFonts w:hint="eastAsia" w:ascii="Times New Roman" w:hAnsi="Times New Roman" w:eastAsia="宋体" w:cs="Times New Roman"/>
          <w:color w:val="000000"/>
          <w:kern w:val="0"/>
          <w:sz w:val="18"/>
          <w:szCs w:val="18"/>
          <w:lang w:bidi="ar"/>
        </w:rPr>
        <w:t>如式</w:t>
      </w:r>
      <w:r>
        <w:rPr>
          <w:rFonts w:ascii="Times New Roman" w:hAnsi="Times New Roman" w:eastAsia="宋体" w:cs="Times New Roman"/>
          <w:color w:val="000000"/>
          <w:kern w:val="0"/>
          <w:sz w:val="18"/>
          <w:szCs w:val="18"/>
          <w:lang w:bidi="ar"/>
        </w:rPr>
        <w:fldChar w:fldCharType="begin"/>
      </w:r>
      <w:r>
        <w:rPr>
          <w:rFonts w:ascii="Times New Roman" w:hAnsi="Times New Roman" w:eastAsia="宋体" w:cs="Times New Roman"/>
          <w:color w:val="000000"/>
          <w:kern w:val="0"/>
          <w:sz w:val="18"/>
          <w:szCs w:val="18"/>
          <w:lang w:bidi="ar"/>
        </w:rPr>
        <w:instrText xml:space="preserve"> </w:instrText>
      </w:r>
      <w:r>
        <w:rPr>
          <w:rFonts w:hint="eastAsia" w:ascii="Times New Roman" w:hAnsi="Times New Roman" w:eastAsia="宋体" w:cs="Times New Roman"/>
          <w:color w:val="000000"/>
          <w:kern w:val="0"/>
          <w:sz w:val="18"/>
          <w:szCs w:val="18"/>
          <w:lang w:bidi="ar"/>
        </w:rPr>
        <w:instrText xml:space="preserve">REF _Ref195516355 \h</w:instrText>
      </w:r>
      <w:r>
        <w:rPr>
          <w:rFonts w:ascii="Times New Roman" w:hAnsi="Times New Roman" w:eastAsia="宋体" w:cs="Times New Roman"/>
          <w:color w:val="000000"/>
          <w:kern w:val="0"/>
          <w:sz w:val="18"/>
          <w:szCs w:val="18"/>
          <w:lang w:bidi="ar"/>
        </w:rPr>
        <w:instrText xml:space="preserve">  \* MERGEFORMAT </w:instrText>
      </w:r>
      <w:r>
        <w:rPr>
          <w:rFonts w:ascii="Times New Roman" w:hAnsi="Times New Roman" w:eastAsia="宋体" w:cs="Times New Roman"/>
          <w:color w:val="000000"/>
          <w:kern w:val="0"/>
          <w:sz w:val="18"/>
          <w:szCs w:val="18"/>
          <w:lang w:bidi="ar"/>
        </w:rPr>
        <w:fldChar w:fldCharType="separate"/>
      </w:r>
      <w:r>
        <w:rPr>
          <w:rFonts w:hint="eastAsia"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t>6</w:t>
      </w:r>
      <w:r>
        <w:rPr>
          <w:rFonts w:hint="eastAsia"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fldChar w:fldCharType="end"/>
      </w:r>
      <w:r>
        <w:rPr>
          <w:rFonts w:hint="eastAsia" w:ascii="Times New Roman" w:hAnsi="Times New Roman" w:eastAsia="宋体" w:cs="Times New Roman"/>
          <w:color w:val="000000"/>
          <w:kern w:val="0"/>
          <w:sz w:val="18"/>
          <w:szCs w:val="18"/>
          <w:lang w:bidi="ar"/>
        </w:rPr>
        <w:t>所示。</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
        <w:gridCol w:w="7598"/>
        <w:gridCol w:w="684"/>
      </w:tblGrid>
      <w:tr w14:paraId="2B2565BE">
        <w:tc>
          <w:tcPr>
            <w:tcW w:w="240" w:type="dxa"/>
          </w:tcPr>
          <w:p w14:paraId="3922BCBE">
            <w:pPr>
              <w:spacing w:before="156" w:beforeLines="50" w:after="156" w:afterLines="50"/>
              <w:rPr>
                <w:rFonts w:ascii="Times New Roman" w:hAnsi="Times New Roman" w:eastAsia="宋体" w:cs="Times New Roman"/>
                <w:color w:val="000000"/>
                <w:kern w:val="0"/>
                <w:sz w:val="18"/>
                <w:szCs w:val="18"/>
                <w:lang w:bidi="ar"/>
              </w:rPr>
            </w:pPr>
          </w:p>
        </w:tc>
        <w:tc>
          <w:tcPr>
            <w:tcW w:w="7598" w:type="dxa"/>
          </w:tcPr>
          <w:p w14:paraId="04AFA41D">
            <w:pPr>
              <w:keepNext/>
              <w:spacing w:before="156" w:beforeLines="50" w:after="156" w:afterLines="50"/>
              <w:rPr>
                <w:rFonts w:ascii="Times New Roman" w:hAnsi="Times New Roman" w:eastAsia="宋体" w:cs="Times New Roman"/>
                <w:color w:val="000000"/>
                <w:kern w:val="0"/>
                <w:sz w:val="18"/>
                <w:szCs w:val="18"/>
                <w:lang w:bidi="ar"/>
              </w:rPr>
            </w:pPr>
            <m:oMathPara>
              <m:oMath>
                <m:r>
                  <m:rPr>
                    <m:sty m:val="b"/>
                  </m:rPr>
                  <w:rPr>
                    <w:rFonts w:ascii="Cambria Math" w:hAnsi="Cambria Math" w:eastAsia="宋体" w:cs="Times New Roman"/>
                    <w:color w:val="000000"/>
                    <w:kern w:val="0"/>
                    <w:sz w:val="18"/>
                    <w:szCs w:val="18"/>
                    <w:lang w:bidi="ar"/>
                  </w:rPr>
                  <m:t>Y</m:t>
                </m:r>
                <m:r>
                  <m:rPr>
                    <m:sty m:val="p"/>
                  </m:rPr>
                  <w:rPr>
                    <w:rFonts w:ascii="Cambria Math" w:hAnsi="Cambria Math" w:eastAsia="宋体" w:cs="Times New Roman"/>
                    <w:color w:val="000000"/>
                    <w:kern w:val="0"/>
                    <w:sz w:val="18"/>
                    <w:szCs w:val="18"/>
                    <w:lang w:bidi="ar"/>
                  </w:rPr>
                  <m:t>=</m:t>
                </m:r>
                <m:sSubSup>
                  <m:sSubSupPr>
                    <m:ctrlPr>
                      <w:rPr>
                        <w:rFonts w:ascii="Cambria Math" w:hAnsi="Cambria Math" w:eastAsia="宋体" w:cs="Times New Roman"/>
                        <w:color w:val="000000"/>
                        <w:kern w:val="0"/>
                        <w:sz w:val="18"/>
                        <w:szCs w:val="18"/>
                        <w:lang w:bidi="ar"/>
                      </w:rPr>
                    </m:ctrlPr>
                  </m:sSubSupPr>
                  <m:e>
                    <m:r>
                      <m:rPr/>
                      <w:rPr>
                        <w:rFonts w:ascii="Cambria Math" w:hAnsi="Cambria Math" w:eastAsia="宋体" w:cs="Times New Roman"/>
                        <w:color w:val="000000"/>
                        <w:kern w:val="0"/>
                        <w:sz w:val="18"/>
                        <w:szCs w:val="18"/>
                        <w:lang w:bidi="ar"/>
                      </w:rPr>
                      <m:t>C</m:t>
                    </m:r>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out</m:t>
                    </m:r>
                    <m:ctrlPr>
                      <w:rPr>
                        <w:rFonts w:ascii="Cambria Math" w:hAnsi="Cambria Math" w:eastAsia="宋体" w:cs="Times New Roman"/>
                        <w:color w:val="000000"/>
                        <w:kern w:val="0"/>
                        <w:sz w:val="18"/>
                        <w:szCs w:val="18"/>
                        <w:lang w:bidi="ar"/>
                      </w:rPr>
                    </m:ctrlPr>
                  </m:sub>
                  <m:sup>
                    <m:r>
                      <m:rPr>
                        <m:sty m:val="p"/>
                      </m:rPr>
                      <w:rPr>
                        <w:rFonts w:ascii="Cambria Math" w:hAnsi="Cambria Math" w:eastAsia="宋体" w:cs="Times New Roman"/>
                        <w:color w:val="000000"/>
                        <w:kern w:val="0"/>
                        <w:sz w:val="18"/>
                        <w:szCs w:val="18"/>
                        <w:lang w:bidi="ar"/>
                      </w:rPr>
                      <m:t>1×1</m:t>
                    </m:r>
                    <m:ctrlPr>
                      <w:rPr>
                        <w:rFonts w:ascii="Cambria Math" w:hAnsi="Cambria Math" w:eastAsia="宋体" w:cs="Times New Roman"/>
                        <w:color w:val="000000"/>
                        <w:kern w:val="0"/>
                        <w:sz w:val="18"/>
                        <w:szCs w:val="18"/>
                        <w:lang w:bidi="ar"/>
                      </w:rPr>
                    </m:ctrlPr>
                  </m:sup>
                </m:sSubSup>
                <m:d>
                  <m:dPr>
                    <m:ctrlPr>
                      <w:rPr>
                        <w:rFonts w:ascii="Cambria Math" w:hAnsi="Cambria Math" w:eastAsia="宋体" w:cs="Times New Roman"/>
                        <w:color w:val="000000"/>
                        <w:kern w:val="0"/>
                        <w:sz w:val="18"/>
                        <w:szCs w:val="18"/>
                        <w:lang w:bidi="ar"/>
                      </w:rPr>
                    </m:ctrlPr>
                  </m:dPr>
                  <m:e>
                    <m:r>
                      <m:rPr/>
                      <w:rPr>
                        <w:rFonts w:ascii="Cambria Math" w:hAnsi="Cambria Math" w:eastAsia="宋体" w:cs="Times New Roman"/>
                        <w:color w:val="000000"/>
                        <w:kern w:val="0"/>
                        <w:sz w:val="18"/>
                        <w:szCs w:val="18"/>
                        <w:lang w:bidi="ar"/>
                      </w:rPr>
                      <m:t>Concatenate</m:t>
                    </m:r>
                    <m:d>
                      <m:dPr>
                        <m:ctrlPr>
                          <w:rPr>
                            <w:rFonts w:ascii="Cambria Math" w:hAnsi="Cambria Math" w:eastAsia="宋体" w:cs="Times New Roman"/>
                            <w:color w:val="000000"/>
                            <w:kern w:val="0"/>
                            <w:sz w:val="18"/>
                            <w:szCs w:val="18"/>
                            <w:lang w:bidi="ar"/>
                          </w:rPr>
                        </m:ctrlPr>
                      </m:dPr>
                      <m:e>
                        <m:sSub>
                          <m:sSubPr>
                            <m:ctrlPr>
                              <w:rPr>
                                <w:rFonts w:ascii="Cambria Math" w:hAnsi="Cambria Math" w:eastAsia="宋体" w:cs="Times New Roman"/>
                                <w:color w:val="000000"/>
                                <w:kern w:val="0"/>
                                <w:sz w:val="18"/>
                                <w:szCs w:val="18"/>
                                <w:lang w:bidi="ar"/>
                              </w:rPr>
                            </m:ctrlPr>
                          </m:sSubPr>
                          <m:e>
                            <m:r>
                              <m:rPr>
                                <m:sty m:val="b"/>
                              </m:rPr>
                              <w:rPr>
                                <w:rFonts w:ascii="Cambria Math" w:hAnsi="Cambria Math" w:eastAsia="宋体" w:cs="Times New Roman"/>
                                <w:color w:val="000000"/>
                                <w:kern w:val="0"/>
                                <w:sz w:val="18"/>
                                <w:szCs w:val="18"/>
                                <w:lang w:bidi="ar"/>
                              </w:rPr>
                              <m:t>Y</m:t>
                            </m:r>
                            <m:ctrlPr>
                              <w:rPr>
                                <w:rFonts w:ascii="Cambria Math" w:hAnsi="Cambria Math" w:eastAsia="宋体" w:cs="Times New Roman"/>
                                <w:color w:val="000000"/>
                                <w:kern w:val="0"/>
                                <w:sz w:val="18"/>
                                <w:szCs w:val="18"/>
                                <w:lang w:bidi="ar"/>
                              </w:rPr>
                            </m:ctrlPr>
                          </m:e>
                          <m:sub>
                            <m:r>
                              <m:rPr>
                                <m:sty m:val="p"/>
                              </m:rPr>
                              <w:rPr>
                                <w:rFonts w:ascii="Cambria Math" w:hAnsi="Cambria Math" w:eastAsia="宋体" w:cs="Times New Roman"/>
                                <w:color w:val="000000"/>
                                <w:kern w:val="0"/>
                                <w:sz w:val="18"/>
                                <w:szCs w:val="18"/>
                                <w:lang w:bidi="ar"/>
                              </w:rPr>
                              <m:t>1</m:t>
                            </m:r>
                            <m:ctrlPr>
                              <w:rPr>
                                <w:rFonts w:ascii="Cambria Math" w:hAnsi="Cambria Math" w:eastAsia="宋体" w:cs="Times New Roman"/>
                                <w:color w:val="000000"/>
                                <w:kern w:val="0"/>
                                <w:sz w:val="18"/>
                                <w:szCs w:val="18"/>
                                <w:lang w:bidi="ar"/>
                              </w:rPr>
                            </m:ctrlPr>
                          </m:sub>
                        </m:sSub>
                        <m:r>
                          <m:rPr>
                            <m:sty m:val="p"/>
                          </m:rPr>
                          <w:rPr>
                            <w:rFonts w:ascii="Cambria Math" w:hAnsi="Cambria Math" w:eastAsia="宋体" w:cs="Times New Roman"/>
                            <w:color w:val="000000"/>
                            <w:kern w:val="0"/>
                            <w:sz w:val="18"/>
                            <w:szCs w:val="18"/>
                            <w:lang w:bidi="ar"/>
                          </w:rPr>
                          <m:t>,</m:t>
                        </m:r>
                        <m:sSub>
                          <m:sSubPr>
                            <m:ctrlPr>
                              <w:rPr>
                                <w:rFonts w:ascii="Cambria Math" w:hAnsi="Cambria Math" w:eastAsia="宋体" w:cs="Times New Roman"/>
                                <w:color w:val="000000"/>
                                <w:kern w:val="0"/>
                                <w:sz w:val="18"/>
                                <w:szCs w:val="18"/>
                                <w:lang w:bidi="ar"/>
                              </w:rPr>
                            </m:ctrlPr>
                          </m:sSubPr>
                          <m:e>
                            <m:r>
                              <m:rPr>
                                <m:sty m:val="b"/>
                              </m:rPr>
                              <w:rPr>
                                <w:rFonts w:ascii="Cambria Math" w:hAnsi="Cambria Math" w:eastAsia="宋体" w:cs="Times New Roman"/>
                                <w:color w:val="000000"/>
                                <w:kern w:val="0"/>
                                <w:sz w:val="18"/>
                                <w:szCs w:val="18"/>
                                <w:lang w:bidi="ar"/>
                              </w:rPr>
                              <m:t>Y</m:t>
                            </m:r>
                            <m:ctrlPr>
                              <w:rPr>
                                <w:rFonts w:ascii="Cambria Math" w:hAnsi="Cambria Math" w:eastAsia="宋体" w:cs="Times New Roman"/>
                                <w:color w:val="000000"/>
                                <w:kern w:val="0"/>
                                <w:sz w:val="18"/>
                                <w:szCs w:val="18"/>
                                <w:lang w:bidi="ar"/>
                              </w:rPr>
                            </m:ctrlPr>
                          </m:e>
                          <m:sub>
                            <m:r>
                              <m:rPr>
                                <m:sty m:val="p"/>
                              </m:rPr>
                              <w:rPr>
                                <w:rFonts w:ascii="Cambria Math" w:hAnsi="Cambria Math" w:eastAsia="宋体" w:cs="Times New Roman"/>
                                <w:color w:val="000000"/>
                                <w:kern w:val="0"/>
                                <w:sz w:val="18"/>
                                <w:szCs w:val="18"/>
                                <w:lang w:bidi="ar"/>
                              </w:rPr>
                              <m:t>2</m:t>
                            </m:r>
                            <m:ctrlPr>
                              <w:rPr>
                                <w:rFonts w:ascii="Cambria Math" w:hAnsi="Cambria Math" w:eastAsia="宋体" w:cs="Times New Roman"/>
                                <w:color w:val="000000"/>
                                <w:kern w:val="0"/>
                                <w:sz w:val="18"/>
                                <w:szCs w:val="18"/>
                                <w:lang w:bidi="ar"/>
                              </w:rPr>
                            </m:ctrlPr>
                          </m:sub>
                        </m:sSub>
                        <m:r>
                          <m:rPr>
                            <m:sty m:val="p"/>
                          </m:rPr>
                          <w:rPr>
                            <w:rFonts w:ascii="Cambria Math" w:hAnsi="Cambria Math" w:eastAsia="宋体" w:cs="Times New Roman"/>
                            <w:color w:val="000000"/>
                            <w:kern w:val="0"/>
                            <w:sz w:val="18"/>
                            <w:szCs w:val="18"/>
                            <w:lang w:bidi="ar"/>
                          </w:rPr>
                          <m:t>,…,</m:t>
                        </m:r>
                        <m:sSub>
                          <m:sSubPr>
                            <m:ctrlPr>
                              <w:rPr>
                                <w:rFonts w:ascii="Cambria Math" w:hAnsi="Cambria Math" w:eastAsia="宋体" w:cs="Times New Roman"/>
                                <w:color w:val="000000"/>
                                <w:kern w:val="0"/>
                                <w:sz w:val="18"/>
                                <w:szCs w:val="18"/>
                                <w:lang w:bidi="ar"/>
                              </w:rPr>
                            </m:ctrlPr>
                          </m:sSubPr>
                          <m:e>
                            <m:r>
                              <m:rPr>
                                <m:sty m:val="b"/>
                              </m:rPr>
                              <w:rPr>
                                <w:rFonts w:ascii="Cambria Math" w:hAnsi="Cambria Math" w:eastAsia="宋体" w:cs="Times New Roman"/>
                                <w:color w:val="000000"/>
                                <w:kern w:val="0"/>
                                <w:sz w:val="18"/>
                                <w:szCs w:val="18"/>
                                <w:lang w:bidi="ar"/>
                              </w:rPr>
                              <m:t>Y</m:t>
                            </m:r>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T</m:t>
                            </m:r>
                            <m:ctrlPr>
                              <w:rPr>
                                <w:rFonts w:ascii="Cambria Math" w:hAnsi="Cambria Math" w:eastAsia="宋体" w:cs="Times New Roman"/>
                                <w:color w:val="000000"/>
                                <w:kern w:val="0"/>
                                <w:sz w:val="18"/>
                                <w:szCs w:val="18"/>
                                <w:lang w:bidi="ar"/>
                              </w:rPr>
                            </m:ctrlPr>
                          </m:sub>
                        </m:sSub>
                        <m:ctrlPr>
                          <w:rPr>
                            <w:rFonts w:ascii="Cambria Math" w:hAnsi="Cambria Math" w:eastAsia="宋体" w:cs="Times New Roman"/>
                            <w:color w:val="000000"/>
                            <w:kern w:val="0"/>
                            <w:sz w:val="18"/>
                            <w:szCs w:val="18"/>
                            <w:lang w:bidi="ar"/>
                          </w:rPr>
                        </m:ctrlPr>
                      </m:e>
                    </m:d>
                    <m:ctrlPr>
                      <w:rPr>
                        <w:rFonts w:ascii="Cambria Math" w:hAnsi="Cambria Math" w:eastAsia="宋体" w:cs="Times New Roman"/>
                        <w:color w:val="000000"/>
                        <w:kern w:val="0"/>
                        <w:sz w:val="18"/>
                        <w:szCs w:val="18"/>
                        <w:lang w:bidi="ar"/>
                      </w:rPr>
                    </m:ctrlPr>
                  </m:e>
                </m:d>
              </m:oMath>
            </m:oMathPara>
          </w:p>
        </w:tc>
        <w:tc>
          <w:tcPr>
            <w:tcW w:w="684" w:type="dxa"/>
          </w:tcPr>
          <w:p w14:paraId="61378CE7">
            <w:pPr>
              <w:spacing w:before="156" w:beforeLines="50" w:after="156" w:afterLines="50"/>
              <w:jc w:val="right"/>
              <w:rPr>
                <w:rFonts w:ascii="Times New Roman" w:hAnsi="Times New Roman" w:eastAsia="宋体" w:cs="Times New Roman"/>
                <w:color w:val="000000"/>
                <w:kern w:val="0"/>
                <w:sz w:val="18"/>
                <w:szCs w:val="18"/>
                <w:lang w:bidi="ar"/>
              </w:rPr>
            </w:pPr>
            <w:bookmarkStart w:id="13" w:name="_Ref195516355"/>
            <w:r>
              <w:rPr>
                <w:rFonts w:hint="eastAsia"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fldChar w:fldCharType="begin"/>
            </w:r>
            <w:r>
              <w:rPr>
                <w:rFonts w:ascii="Times New Roman" w:hAnsi="Times New Roman" w:eastAsia="宋体" w:cs="Times New Roman"/>
                <w:color w:val="000000"/>
                <w:kern w:val="0"/>
                <w:sz w:val="18"/>
                <w:szCs w:val="18"/>
                <w:lang w:bidi="ar"/>
              </w:rPr>
              <w:instrText xml:space="preserve"> </w:instrText>
            </w:r>
            <w:r>
              <w:rPr>
                <w:rFonts w:hint="eastAsia" w:ascii="Times New Roman" w:hAnsi="Times New Roman" w:eastAsia="宋体" w:cs="Times New Roman"/>
                <w:color w:val="000000"/>
                <w:kern w:val="0"/>
                <w:sz w:val="18"/>
                <w:szCs w:val="18"/>
                <w:lang w:bidi="ar"/>
              </w:rPr>
              <w:instrText xml:space="preserve">SEQ （ \* ARABIC</w:instrText>
            </w:r>
            <w:r>
              <w:rPr>
                <w:rFonts w:ascii="Times New Roman" w:hAnsi="Times New Roman" w:eastAsia="宋体" w:cs="Times New Roman"/>
                <w:color w:val="000000"/>
                <w:kern w:val="0"/>
                <w:sz w:val="18"/>
                <w:szCs w:val="18"/>
                <w:lang w:bidi="ar"/>
              </w:rPr>
              <w:instrText xml:space="preserve"> </w:instrText>
            </w:r>
            <w:r>
              <w:rPr>
                <w:rFonts w:ascii="Times New Roman" w:hAnsi="Times New Roman" w:eastAsia="宋体" w:cs="Times New Roman"/>
                <w:color w:val="000000"/>
                <w:kern w:val="0"/>
                <w:sz w:val="18"/>
                <w:szCs w:val="18"/>
                <w:lang w:bidi="ar"/>
              </w:rPr>
              <w:fldChar w:fldCharType="separate"/>
            </w:r>
            <w:r>
              <w:rPr>
                <w:rFonts w:ascii="Times New Roman" w:hAnsi="Times New Roman" w:eastAsia="宋体" w:cs="Times New Roman"/>
                <w:color w:val="000000"/>
                <w:kern w:val="0"/>
                <w:sz w:val="18"/>
                <w:szCs w:val="18"/>
                <w:lang w:bidi="ar"/>
              </w:rPr>
              <w:t>6</w:t>
            </w:r>
            <w:r>
              <w:rPr>
                <w:rFonts w:ascii="Times New Roman" w:hAnsi="Times New Roman" w:eastAsia="宋体" w:cs="Times New Roman"/>
                <w:color w:val="000000"/>
                <w:kern w:val="0"/>
                <w:sz w:val="18"/>
                <w:szCs w:val="18"/>
                <w:lang w:bidi="ar"/>
              </w:rPr>
              <w:fldChar w:fldCharType="end"/>
            </w:r>
            <w:r>
              <w:rPr>
                <w:rFonts w:hint="eastAsia" w:ascii="Times New Roman" w:hAnsi="Times New Roman" w:eastAsia="宋体" w:cs="Times New Roman"/>
                <w:color w:val="000000"/>
                <w:kern w:val="0"/>
                <w:sz w:val="18"/>
                <w:szCs w:val="18"/>
                <w:lang w:bidi="ar"/>
              </w:rPr>
              <w:t>）</w:t>
            </w:r>
            <w:bookmarkEnd w:id="13"/>
          </w:p>
        </w:tc>
      </w:tr>
    </w:tbl>
    <w:p w14:paraId="703C1795">
      <w:pPr>
        <w:spacing w:before="156" w:beforeLines="50" w:after="156" w:afterLines="50"/>
        <w:ind w:firstLine="420"/>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式</w:t>
      </w:r>
      <w:r>
        <w:rPr>
          <w:rFonts w:ascii="Times New Roman" w:hAnsi="Times New Roman" w:eastAsia="宋体" w:cs="Times New Roman"/>
          <w:color w:val="000000"/>
          <w:kern w:val="0"/>
          <w:sz w:val="18"/>
          <w:szCs w:val="18"/>
          <w:lang w:bidi="ar"/>
        </w:rPr>
        <w:fldChar w:fldCharType="begin"/>
      </w:r>
      <w:r>
        <w:rPr>
          <w:rFonts w:ascii="Times New Roman" w:hAnsi="Times New Roman" w:eastAsia="宋体" w:cs="Times New Roman"/>
          <w:color w:val="000000"/>
          <w:kern w:val="0"/>
          <w:sz w:val="18"/>
          <w:szCs w:val="18"/>
          <w:lang w:bidi="ar"/>
        </w:rPr>
        <w:instrText xml:space="preserve"> </w:instrText>
      </w:r>
      <w:r>
        <w:rPr>
          <w:rFonts w:hint="eastAsia" w:ascii="Times New Roman" w:hAnsi="Times New Roman" w:eastAsia="宋体" w:cs="Times New Roman"/>
          <w:color w:val="000000"/>
          <w:kern w:val="0"/>
          <w:sz w:val="18"/>
          <w:szCs w:val="18"/>
          <w:lang w:bidi="ar"/>
        </w:rPr>
        <w:instrText xml:space="preserve">REF _Ref195516355 \h</w:instrText>
      </w:r>
      <w:r>
        <w:rPr>
          <w:rFonts w:ascii="Times New Roman" w:hAnsi="Times New Roman" w:eastAsia="宋体" w:cs="Times New Roman"/>
          <w:color w:val="000000"/>
          <w:kern w:val="0"/>
          <w:sz w:val="18"/>
          <w:szCs w:val="18"/>
          <w:lang w:bidi="ar"/>
        </w:rPr>
        <w:instrText xml:space="preserve">  \* MERGEFORMAT </w:instrText>
      </w:r>
      <w:r>
        <w:rPr>
          <w:rFonts w:ascii="Times New Roman" w:hAnsi="Times New Roman" w:eastAsia="宋体" w:cs="Times New Roman"/>
          <w:color w:val="000000"/>
          <w:kern w:val="0"/>
          <w:sz w:val="18"/>
          <w:szCs w:val="18"/>
          <w:lang w:bidi="ar"/>
        </w:rPr>
        <w:fldChar w:fldCharType="separate"/>
      </w:r>
      <w:r>
        <w:rPr>
          <w:rFonts w:hint="eastAsia"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t>6</w:t>
      </w:r>
      <w:r>
        <w:rPr>
          <w:rFonts w:hint="eastAsia"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fldChar w:fldCharType="end"/>
      </w:r>
      <w:r>
        <w:rPr>
          <w:rFonts w:hint="eastAsia" w:ascii="Times New Roman" w:hAnsi="Times New Roman" w:eastAsia="宋体" w:cs="Times New Roman"/>
          <w:color w:val="000000"/>
          <w:kern w:val="0"/>
          <w:sz w:val="18"/>
          <w:szCs w:val="18"/>
          <w:lang w:bidi="ar"/>
        </w:rPr>
        <w:t>中</w:t>
      </w:r>
      <m:oMath>
        <m:sSubSup>
          <m:sSubSupPr>
            <m:ctrlPr>
              <w:rPr>
                <w:rFonts w:hint="eastAsia" w:ascii="Cambria Math" w:hAnsi="Cambria Math" w:eastAsia="宋体" w:cs="Times New Roman"/>
                <w:color w:val="000000"/>
                <w:kern w:val="0"/>
                <w:sz w:val="18"/>
                <w:szCs w:val="18"/>
                <w:lang w:bidi="ar"/>
              </w:rPr>
            </m:ctrlPr>
          </m:sSubSupPr>
          <m:e>
            <m:r>
              <m:rPr/>
              <w:rPr>
                <w:rFonts w:ascii="Cambria Math" w:hAnsi="Cambria Math" w:eastAsia="宋体" w:cs="Times New Roman"/>
                <w:color w:val="000000"/>
                <w:kern w:val="0"/>
                <w:sz w:val="18"/>
                <w:szCs w:val="18"/>
                <w:lang w:bidi="ar"/>
              </w:rPr>
              <m:t>C</m:t>
            </m:r>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out</m:t>
            </m:r>
            <m:ctrlPr>
              <w:rPr>
                <w:rFonts w:ascii="Cambria Math" w:hAnsi="Cambria Math" w:eastAsia="宋体" w:cs="Times New Roman"/>
                <w:color w:val="000000"/>
                <w:kern w:val="0"/>
                <w:sz w:val="18"/>
                <w:szCs w:val="18"/>
                <w:lang w:bidi="ar"/>
              </w:rPr>
            </m:ctrlPr>
          </m:sub>
          <m:sup>
            <m:r>
              <m:rPr>
                <m:sty m:val="p"/>
              </m:rPr>
              <w:rPr>
                <w:rFonts w:ascii="Cambria Math" w:hAnsi="Cambria Math" w:eastAsia="宋体" w:cs="Times New Roman"/>
                <w:color w:val="000000"/>
                <w:kern w:val="0"/>
                <w:sz w:val="18"/>
                <w:szCs w:val="18"/>
                <w:lang w:bidi="ar"/>
              </w:rPr>
              <m:t>1×1</m:t>
            </m:r>
            <m:ctrlPr>
              <w:rPr>
                <w:rFonts w:ascii="Cambria Math" w:hAnsi="Cambria Math" w:eastAsia="宋体" w:cs="Times New Roman"/>
                <w:color w:val="000000"/>
                <w:kern w:val="0"/>
                <w:sz w:val="18"/>
                <w:szCs w:val="18"/>
                <w:lang w:bidi="ar"/>
              </w:rPr>
            </m:ctrlPr>
          </m:sup>
        </m:sSubSup>
        <m:d>
          <m:dPr>
            <m:ctrlPr>
              <w:rPr>
                <w:rFonts w:ascii="Cambria Math" w:hAnsi="Cambria Math" w:eastAsia="宋体" w:cs="Times New Roman"/>
                <w:color w:val="000000"/>
                <w:kern w:val="0"/>
                <w:sz w:val="18"/>
                <w:szCs w:val="18"/>
                <w:lang w:bidi="ar"/>
              </w:rPr>
            </m:ctrlPr>
          </m:dPr>
          <m:e>
            <m:r>
              <m:rPr>
                <m:sty m:val="p"/>
              </m:rPr>
              <w:rPr>
                <w:rFonts w:ascii="Cambria Math" w:hAnsi="Cambria Math" w:eastAsia="宋体" w:cs="Times New Roman"/>
                <w:color w:val="000000"/>
                <w:kern w:val="0"/>
                <w:sz w:val="18"/>
                <w:szCs w:val="18"/>
                <w:lang w:bidi="ar"/>
              </w:rPr>
              <m:t>⋅</m:t>
            </m:r>
            <m:ctrlPr>
              <w:rPr>
                <w:rFonts w:ascii="Cambria Math" w:hAnsi="Cambria Math" w:eastAsia="宋体" w:cs="Times New Roman"/>
                <w:color w:val="000000"/>
                <w:kern w:val="0"/>
                <w:sz w:val="18"/>
                <w:szCs w:val="18"/>
                <w:lang w:bidi="ar"/>
              </w:rPr>
            </m:ctrlPr>
          </m:e>
        </m:d>
      </m:oMath>
      <w:r>
        <w:rPr>
          <w:rFonts w:hint="eastAsia" w:ascii="Times New Roman" w:hAnsi="Times New Roman" w:eastAsia="宋体" w:cs="Times New Roman"/>
          <w:color w:val="000000"/>
          <w:kern w:val="0"/>
          <w:sz w:val="18"/>
          <w:szCs w:val="18"/>
          <w:lang w:bidi="ar"/>
        </w:rPr>
        <w:t xml:space="preserve"> 表示一个</w:t>
      </w:r>
      <m:oMath>
        <m:r>
          <m:rPr>
            <m:sty m:val="p"/>
          </m:rPr>
          <w:rPr>
            <w:rFonts w:hint="eastAsia" w:ascii="Cambria Math" w:hAnsi="Cambria Math" w:eastAsia="宋体" w:cs="Times New Roman"/>
            <w:color w:val="000000"/>
            <w:kern w:val="0"/>
            <w:sz w:val="18"/>
            <w:szCs w:val="18"/>
            <w:lang w:bidi="ar"/>
          </w:rPr>
          <m:t xml:space="preserve"> 1 × 1</m:t>
        </m:r>
      </m:oMath>
      <w:r>
        <w:rPr>
          <w:rFonts w:hint="eastAsia" w:ascii="Times New Roman" w:hAnsi="Times New Roman" w:eastAsia="宋体" w:cs="Times New Roman"/>
          <w:color w:val="000000"/>
          <w:kern w:val="0"/>
          <w:sz w:val="18"/>
          <w:szCs w:val="18"/>
          <w:lang w:bidi="ar"/>
        </w:rPr>
        <w:t xml:space="preserve"> 卷积，输出通道数等于 </w:t>
      </w:r>
      <m:oMath>
        <m:sSub>
          <m:sSubPr>
            <m:ctrlPr>
              <w:rPr>
                <w:rFonts w:ascii="Cambria Math" w:hAnsi="Cambria Math" w:eastAsia="宋体" w:cs="Times New Roman"/>
                <w:color w:val="000000"/>
                <w:kern w:val="0"/>
                <w:sz w:val="18"/>
                <w:szCs w:val="18"/>
                <w:lang w:bidi="ar"/>
              </w:rPr>
            </m:ctrlPr>
          </m:sSubPr>
          <m:e>
            <m:r>
              <m:rPr/>
              <w:rPr>
                <w:rFonts w:ascii="Cambria Math" w:hAnsi="Cambria Math" w:eastAsia="宋体" w:cs="Times New Roman"/>
                <w:color w:val="000000"/>
                <w:kern w:val="0"/>
                <w:sz w:val="18"/>
                <w:szCs w:val="18"/>
                <w:lang w:bidi="ar"/>
              </w:rPr>
              <m:t>C</m:t>
            </m:r>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out</m:t>
            </m:r>
            <m:ctrlPr>
              <w:rPr>
                <w:rFonts w:ascii="Cambria Math" w:hAnsi="Cambria Math" w:eastAsia="宋体" w:cs="Times New Roman"/>
                <w:color w:val="000000"/>
                <w:kern w:val="0"/>
                <w:sz w:val="18"/>
                <w:szCs w:val="18"/>
                <w:lang w:bidi="ar"/>
              </w:rPr>
            </m:ctrlPr>
          </m:sub>
        </m:sSub>
      </m:oMath>
      <w:r>
        <w:rPr>
          <w:rFonts w:hint="eastAsia" w:ascii="Times New Roman" w:hAnsi="Times New Roman" w:eastAsia="宋体" w:cs="Times New Roman"/>
          <w:color w:val="000000"/>
          <w:kern w:val="0"/>
          <w:sz w:val="18"/>
          <w:szCs w:val="18"/>
          <w:lang w:bidi="ar"/>
        </w:rPr>
        <w:t>。</w:t>
      </w:r>
    </w:p>
    <w:p w14:paraId="2E597AB0">
      <w:pPr>
        <w:spacing w:before="156" w:beforeLines="50" w:after="156" w:afterLines="50"/>
        <w:rPr>
          <w:rFonts w:ascii="Times New Roman" w:hAnsi="Times New Roman"/>
          <w:color w:val="000000"/>
          <w:sz w:val="18"/>
          <w:szCs w:val="18"/>
          <w:lang w:bidi="ar"/>
        </w:rPr>
      </w:pPr>
      <w:r>
        <w:rPr>
          <w:rFonts w:hint="eastAsia" w:ascii="Times New Roman" w:hAnsi="Times New Roman" w:eastAsia="宋体" w:cs="Times New Roman"/>
          <w:color w:val="000000"/>
          <w:kern w:val="0"/>
          <w:sz w:val="18"/>
          <w:szCs w:val="18"/>
          <w:lang w:bidi="ar"/>
        </w:rPr>
        <w:t>2.3.5</w:t>
      </w:r>
      <w:r>
        <w:rPr>
          <w:rFonts w:hint="eastAsia" w:ascii="Times New Roman" w:hAnsi="Times New Roman"/>
          <w:color w:val="000000"/>
          <w:sz w:val="18"/>
          <w:szCs w:val="18"/>
          <w:lang w:bidi="ar"/>
        </w:rPr>
        <w:t>改进</w:t>
      </w:r>
      <w:r>
        <w:rPr>
          <w:rFonts w:hint="eastAsia" w:ascii="Times New Roman" w:hAnsi="Times New Roman"/>
          <w:color w:val="000000"/>
          <w:sz w:val="18"/>
          <w:szCs w:val="18"/>
          <w:lang w:val="en-US" w:eastAsia="zh-CN" w:bidi="ar"/>
        </w:rPr>
        <w:t>的</w:t>
      </w:r>
      <w:r>
        <w:rPr>
          <w:rFonts w:hint="eastAsia" w:ascii="Times New Roman" w:hAnsi="Times New Roman" w:eastAsia="宋体" w:cs="Times New Roman"/>
          <w:color w:val="000000"/>
          <w:kern w:val="0"/>
          <w:sz w:val="18"/>
          <w:szCs w:val="18"/>
          <w:lang w:bidi="ar"/>
        </w:rPr>
        <w:t>动态深度可分离卷积神经网络</w:t>
      </w:r>
    </w:p>
    <w:p w14:paraId="2280A633">
      <w:pPr>
        <w:spacing w:before="156" w:beforeLines="50" w:after="156" w:afterLines="50"/>
        <w:rPr>
          <w:rFonts w:ascii="Times New Roman" w:hAnsi="Times New Roman" w:eastAsia="宋体" w:cs="Times New Roman"/>
          <w:color w:val="000000"/>
          <w:kern w:val="0"/>
          <w:sz w:val="18"/>
          <w:szCs w:val="18"/>
          <w:lang w:bidi="ar"/>
        </w:rPr>
      </w:pPr>
      <w:r>
        <w:rPr>
          <w:rFonts w:ascii="Times New Roman" w:hAnsi="Times New Roman"/>
          <w:color w:val="000000"/>
          <w:sz w:val="18"/>
          <w:szCs w:val="18"/>
          <w:lang w:bidi="ar"/>
        </w:rPr>
        <w:tab/>
      </w:r>
      <w:r>
        <w:rPr>
          <w:rFonts w:hint="eastAsia" w:ascii="Times New Roman" w:hAnsi="Times New Roman" w:eastAsia="宋体" w:cs="Times New Roman"/>
          <w:color w:val="000000"/>
          <w:kern w:val="0"/>
          <w:sz w:val="18"/>
          <w:szCs w:val="18"/>
          <w:lang w:bidi="ar"/>
        </w:rPr>
        <w:t>DS-DCNN动态可分离卷积神经网络架构。网络主体由级联的动态卷积块构成，每个块内包含并行卷积核组（尺寸为3×3、5×5、7×7）及轻量化注意力门控单元。通过特征图驱动的权重生成网络，动态调整各卷积核的混合比例，实现输入自适应的特征提取。残差连接模块采用跨层恒等映射与1×1卷积通道适配相结合的方式，解决深层网络梯度衰减问题。特征融合阶段引入可学习权重矩阵，对浅层细节特征与深层语义特征进行加权融合，增强关键特征的响应强度。该设计使模型在保持较低计算复杂度的同时。具备自适应特征融合能力，增强了模型的表达能力。</w:t>
      </w:r>
    </w:p>
    <w:p w14:paraId="28880262">
      <w:pPr>
        <w:keepNext/>
        <w:spacing w:before="156" w:beforeLines="50" w:after="156" w:afterLines="50"/>
      </w:pPr>
      <w:r>
        <w:rPr>
          <w:rFonts w:hint="eastAsia" w:ascii="Times New Roman" w:hAnsi="Times New Roman"/>
          <w:color w:val="000000"/>
          <w:sz w:val="18"/>
          <w:szCs w:val="18"/>
          <w:lang w:bidi="ar"/>
        </w:rPr>
        <w:drawing>
          <wp:inline distT="0" distB="0" distL="0" distR="0">
            <wp:extent cx="5274310" cy="922020"/>
            <wp:effectExtent l="0" t="0" r="0" b="5080"/>
            <wp:docPr id="9871902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90225" name="图片 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274310" cy="922020"/>
                    </a:xfrm>
                    <a:prstGeom prst="rect">
                      <a:avLst/>
                    </a:prstGeom>
                  </pic:spPr>
                </pic:pic>
              </a:graphicData>
            </a:graphic>
          </wp:inline>
        </w:drawing>
      </w:r>
    </w:p>
    <w:p w14:paraId="70E81485">
      <w:pPr>
        <w:autoSpaceDN w:val="0"/>
        <w:jc w:val="center"/>
        <w:rPr>
          <w:rFonts w:ascii="Times New Roman" w:hAnsi="Times New Roman" w:eastAsia="宋体" w:cs="Times New Roman"/>
          <w:b/>
          <w:bCs/>
          <w:color w:val="000000"/>
          <w:kern w:val="0"/>
          <w:sz w:val="18"/>
          <w:szCs w:val="18"/>
          <w:lang w:bidi="ar"/>
        </w:rPr>
      </w:pPr>
      <w:r>
        <w:rPr>
          <w:rFonts w:hint="eastAsia" w:ascii="Times New Roman" w:hAnsi="Times New Roman" w:eastAsia="宋体" w:cs="Times New Roman"/>
          <w:b/>
          <w:bCs/>
          <w:color w:val="000000"/>
          <w:kern w:val="0"/>
          <w:sz w:val="18"/>
          <w:szCs w:val="18"/>
          <w:lang w:bidi="ar"/>
        </w:rPr>
        <w:t xml:space="preserve">图 </w:t>
      </w:r>
      <w:r>
        <w:rPr>
          <w:rFonts w:ascii="Times New Roman" w:hAnsi="Times New Roman" w:eastAsia="宋体" w:cs="Times New Roman"/>
          <w:b/>
          <w:bCs/>
          <w:color w:val="000000"/>
          <w:kern w:val="0"/>
          <w:sz w:val="18"/>
          <w:szCs w:val="18"/>
          <w:lang w:bidi="ar"/>
        </w:rPr>
        <w:fldChar w:fldCharType="begin"/>
      </w:r>
      <w:r>
        <w:rPr>
          <w:rFonts w:ascii="Times New Roman" w:hAnsi="Times New Roman" w:eastAsia="宋体" w:cs="Times New Roman"/>
          <w:b/>
          <w:bCs/>
          <w:color w:val="000000"/>
          <w:kern w:val="0"/>
          <w:sz w:val="18"/>
          <w:szCs w:val="18"/>
          <w:lang w:bidi="ar"/>
        </w:rPr>
        <w:instrText xml:space="preserve"> </w:instrText>
      </w:r>
      <w:r>
        <w:rPr>
          <w:rFonts w:hint="eastAsia" w:ascii="Times New Roman" w:hAnsi="Times New Roman" w:eastAsia="宋体" w:cs="Times New Roman"/>
          <w:b/>
          <w:bCs/>
          <w:color w:val="000000"/>
          <w:kern w:val="0"/>
          <w:sz w:val="18"/>
          <w:szCs w:val="18"/>
          <w:lang w:bidi="ar"/>
        </w:rPr>
        <w:instrText xml:space="preserve">SEQ 图 \* ARABIC</w:instrText>
      </w:r>
      <w:r>
        <w:rPr>
          <w:rFonts w:ascii="Times New Roman" w:hAnsi="Times New Roman" w:eastAsia="宋体" w:cs="Times New Roman"/>
          <w:b/>
          <w:bCs/>
          <w:color w:val="000000"/>
          <w:kern w:val="0"/>
          <w:sz w:val="18"/>
          <w:szCs w:val="18"/>
          <w:lang w:bidi="ar"/>
        </w:rPr>
        <w:instrText xml:space="preserve"> </w:instrText>
      </w:r>
      <w:r>
        <w:rPr>
          <w:rFonts w:ascii="Times New Roman" w:hAnsi="Times New Roman" w:eastAsia="宋体" w:cs="Times New Roman"/>
          <w:b/>
          <w:bCs/>
          <w:color w:val="000000"/>
          <w:kern w:val="0"/>
          <w:sz w:val="18"/>
          <w:szCs w:val="18"/>
          <w:lang w:bidi="ar"/>
        </w:rPr>
        <w:fldChar w:fldCharType="separate"/>
      </w:r>
      <w:r>
        <w:rPr>
          <w:rFonts w:ascii="Times New Roman" w:hAnsi="Times New Roman" w:eastAsia="宋体" w:cs="Times New Roman"/>
          <w:b/>
          <w:bCs/>
          <w:color w:val="000000"/>
          <w:kern w:val="0"/>
          <w:sz w:val="18"/>
          <w:szCs w:val="18"/>
          <w:lang w:bidi="ar"/>
        </w:rPr>
        <w:t>4</w:t>
      </w:r>
      <w:r>
        <w:rPr>
          <w:rFonts w:ascii="Times New Roman" w:hAnsi="Times New Roman" w:eastAsia="宋体" w:cs="Times New Roman"/>
          <w:b/>
          <w:bCs/>
          <w:color w:val="000000"/>
          <w:kern w:val="0"/>
          <w:sz w:val="18"/>
          <w:szCs w:val="18"/>
          <w:lang w:bidi="ar"/>
        </w:rPr>
        <w:fldChar w:fldCharType="end"/>
      </w:r>
      <w:r>
        <w:rPr>
          <w:rFonts w:hint="eastAsia" w:ascii="Times New Roman" w:hAnsi="Times New Roman" w:eastAsia="宋体" w:cs="Times New Roman"/>
          <w:b/>
          <w:bCs/>
          <w:color w:val="000000"/>
          <w:kern w:val="0"/>
          <w:sz w:val="18"/>
          <w:szCs w:val="18"/>
          <w:lang w:bidi="ar"/>
        </w:rPr>
        <w:t xml:space="preserve"> DS-DCNN 模型结构</w:t>
      </w:r>
    </w:p>
    <w:p w14:paraId="4E020C2F">
      <w:pPr>
        <w:autoSpaceDN w:val="0"/>
        <w:jc w:val="center"/>
        <w:rPr>
          <w:rFonts w:ascii="Times New Roman" w:hAnsi="Times New Roman" w:eastAsia="宋体" w:cs="Times New Roman"/>
          <w:b/>
          <w:bCs/>
          <w:color w:val="000000"/>
          <w:kern w:val="0"/>
          <w:sz w:val="18"/>
          <w:szCs w:val="18"/>
          <w:lang w:bidi="ar"/>
        </w:rPr>
      </w:pPr>
      <w:r>
        <w:rPr>
          <w:rFonts w:ascii="Times New Roman" w:hAnsi="Times New Roman" w:eastAsia="宋体" w:cs="Times New Roman"/>
          <w:b/>
          <w:bCs/>
          <w:color w:val="000000"/>
          <w:kern w:val="0"/>
          <w:sz w:val="18"/>
          <w:szCs w:val="18"/>
          <w:lang w:bidi="ar"/>
        </w:rPr>
        <w:t xml:space="preserve">Fig. </w:t>
      </w:r>
      <w:r>
        <w:rPr>
          <w:rFonts w:ascii="Times New Roman" w:hAnsi="Times New Roman" w:eastAsia="宋体" w:cs="Times New Roman"/>
          <w:b/>
          <w:bCs/>
          <w:color w:val="000000"/>
          <w:kern w:val="0"/>
          <w:sz w:val="18"/>
          <w:szCs w:val="18"/>
          <w:lang w:bidi="ar"/>
        </w:rPr>
        <w:fldChar w:fldCharType="begin"/>
      </w:r>
      <w:r>
        <w:rPr>
          <w:rFonts w:ascii="Times New Roman" w:hAnsi="Times New Roman" w:eastAsia="宋体" w:cs="Times New Roman"/>
          <w:b/>
          <w:bCs/>
          <w:color w:val="000000"/>
          <w:kern w:val="0"/>
          <w:sz w:val="18"/>
          <w:szCs w:val="18"/>
          <w:lang w:bidi="ar"/>
        </w:rPr>
        <w:instrText xml:space="preserve"> SEQ Fig. \* ARABIC </w:instrText>
      </w:r>
      <w:r>
        <w:rPr>
          <w:rFonts w:ascii="Times New Roman" w:hAnsi="Times New Roman" w:eastAsia="宋体" w:cs="Times New Roman"/>
          <w:b/>
          <w:bCs/>
          <w:color w:val="000000"/>
          <w:kern w:val="0"/>
          <w:sz w:val="18"/>
          <w:szCs w:val="18"/>
          <w:lang w:bidi="ar"/>
        </w:rPr>
        <w:fldChar w:fldCharType="separate"/>
      </w:r>
      <w:r>
        <w:rPr>
          <w:rFonts w:ascii="Times New Roman" w:hAnsi="Times New Roman" w:eastAsia="宋体" w:cs="Times New Roman"/>
          <w:b/>
          <w:bCs/>
          <w:color w:val="000000"/>
          <w:kern w:val="0"/>
          <w:sz w:val="18"/>
          <w:szCs w:val="18"/>
          <w:lang w:bidi="ar"/>
        </w:rPr>
        <w:t>4</w:t>
      </w:r>
      <w:r>
        <w:rPr>
          <w:rFonts w:ascii="Times New Roman" w:hAnsi="Times New Roman" w:eastAsia="宋体" w:cs="Times New Roman"/>
          <w:b/>
          <w:bCs/>
          <w:color w:val="000000"/>
          <w:kern w:val="0"/>
          <w:sz w:val="18"/>
          <w:szCs w:val="18"/>
          <w:lang w:bidi="ar"/>
        </w:rPr>
        <w:fldChar w:fldCharType="end"/>
      </w:r>
      <w:r>
        <w:rPr>
          <w:rFonts w:hint="eastAsia" w:ascii="Times New Roman" w:hAnsi="Times New Roman" w:eastAsia="宋体" w:cs="Times New Roman"/>
          <w:b/>
          <w:bCs/>
          <w:color w:val="000000"/>
          <w:kern w:val="0"/>
          <w:sz w:val="18"/>
          <w:szCs w:val="18"/>
          <w:lang w:bidi="ar"/>
        </w:rPr>
        <w:t xml:space="preserve"> .DS-DCNN model structure</w:t>
      </w:r>
    </w:p>
    <w:p w14:paraId="248A9DDB">
      <w:pPr>
        <w:spacing w:before="156" w:beforeLines="50" w:after="156" w:afterLines="50"/>
        <w:rPr>
          <w:rFonts w:ascii="Times New Roman" w:hAnsi="Times New Roman" w:eastAsia="宋体" w:cs="Times New Roman"/>
          <w:b/>
          <w:szCs w:val="21"/>
        </w:rPr>
      </w:pPr>
      <w:r>
        <w:rPr>
          <w:rFonts w:hint="eastAsia" w:ascii="Times New Roman" w:hAnsi="Times New Roman" w:eastAsia="宋体" w:cs="Times New Roman"/>
          <w:b/>
          <w:szCs w:val="21"/>
        </w:rPr>
        <w:t>2.4 其他建模方法</w:t>
      </w:r>
    </w:p>
    <w:p w14:paraId="3242EBE0">
      <w:pPr>
        <w:autoSpaceDN w:val="0"/>
        <w:rPr>
          <w:rFonts w:ascii="Times New Roman" w:hAnsi="Times New Roman" w:eastAsia="宋体" w:cs="Times New Roman"/>
          <w:color w:val="000000"/>
          <w:kern w:val="0"/>
          <w:sz w:val="18"/>
          <w:szCs w:val="18"/>
          <w:lang w:bidi="ar"/>
        </w:rPr>
      </w:pPr>
      <w:r>
        <w:rPr>
          <w:rFonts w:ascii="Times New Roman" w:hAnsi="Times New Roman" w:eastAsia="黑体" w:cs="Times New Roman"/>
          <w:b/>
          <w:bCs/>
          <w:sz w:val="18"/>
          <w:szCs w:val="18"/>
        </w:rPr>
        <w:t>2</w:t>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kern w:val="0"/>
          <w:sz w:val="18"/>
          <w:szCs w:val="18"/>
          <w:lang w:bidi="ar"/>
        </w:rPr>
        <w:t>4</w:t>
      </w:r>
      <w:r>
        <w:rPr>
          <w:rFonts w:ascii="Times New Roman" w:hAnsi="Times New Roman" w:eastAsia="宋体" w:cs="Times New Roman"/>
          <w:color w:val="000000"/>
          <w:kern w:val="0"/>
          <w:sz w:val="18"/>
          <w:szCs w:val="18"/>
          <w:lang w:bidi="ar"/>
        </w:rPr>
        <w:t>.1 PLSR</w:t>
      </w:r>
    </w:p>
    <w:p w14:paraId="4C5FC32C">
      <w:pPr>
        <w:autoSpaceDN w:val="0"/>
        <w:ind w:firstLine="420"/>
        <w:rPr>
          <w:rFonts w:hint="eastAsia" w:ascii="Times New Roman" w:hAnsi="Times New Roman" w:eastAsia="宋体" w:cs="Times New Roman"/>
          <w:color w:val="000000"/>
          <w:kern w:val="0"/>
          <w:sz w:val="18"/>
          <w:szCs w:val="18"/>
          <w:lang w:eastAsia="zh-CN" w:bidi="ar"/>
        </w:rPr>
      </w:pPr>
      <w:r>
        <w:rPr>
          <w:rFonts w:ascii="Times New Roman" w:hAnsi="Times New Roman" w:eastAsia="宋体" w:cs="Times New Roman"/>
          <w:color w:val="000000"/>
          <w:kern w:val="0"/>
          <w:sz w:val="18"/>
          <w:szCs w:val="18"/>
          <w:lang w:bidi="ar"/>
        </w:rPr>
        <w:t>偏最小二乘回归（Partial Least Squares Regression, PLSR）是一种多元统计分析方法，适用于变量间存在多重共线性或样本量较少的情形。其通过提取原始特征的低维潜在变量（Latent Variables），建立自变量与因变量间的线性关系模型</w:t>
      </w:r>
      <w:r>
        <w:rPr>
          <w:rFonts w:hint="eastAsia" w:ascii="Times New Roman" w:hAnsi="Times New Roman" w:eastAsia="宋体" w:cs="Times New Roman"/>
          <w:color w:val="000000"/>
          <w:kern w:val="0"/>
          <w:sz w:val="18"/>
          <w:szCs w:val="18"/>
          <w:lang w:eastAsia="zh-CN" w:bidi="ar"/>
        </w:rPr>
        <w:t>。</w:t>
      </w:r>
    </w:p>
    <w:p w14:paraId="10CF3DD0">
      <w:pPr>
        <w:autoSpaceDN w:val="0"/>
        <w:rPr>
          <w:rFonts w:ascii="Times New Roman" w:hAnsi="Times New Roman" w:eastAsia="宋体" w:cs="Times New Roman"/>
          <w:color w:val="000000"/>
          <w:kern w:val="0"/>
          <w:sz w:val="18"/>
          <w:szCs w:val="18"/>
          <w:lang w:bidi="ar"/>
        </w:rPr>
      </w:pPr>
      <w:r>
        <w:rPr>
          <w:rFonts w:ascii="Times New Roman" w:hAnsi="Times New Roman" w:eastAsia="宋体" w:cs="Times New Roman"/>
          <w:color w:val="000000"/>
          <w:kern w:val="0"/>
          <w:sz w:val="18"/>
          <w:szCs w:val="18"/>
          <w:lang w:bidi="ar"/>
        </w:rPr>
        <w:t>2.</w:t>
      </w:r>
      <w:r>
        <w:rPr>
          <w:rFonts w:hint="eastAsia" w:ascii="Times New Roman" w:hAnsi="Times New Roman" w:eastAsia="宋体" w:cs="Times New Roman"/>
          <w:color w:val="000000"/>
          <w:kern w:val="0"/>
          <w:sz w:val="18"/>
          <w:szCs w:val="18"/>
          <w:lang w:bidi="ar"/>
        </w:rPr>
        <w:t>4</w:t>
      </w:r>
      <w:r>
        <w:rPr>
          <w:rFonts w:ascii="Times New Roman" w:hAnsi="Times New Roman" w:eastAsia="宋体" w:cs="Times New Roman"/>
          <w:color w:val="000000"/>
          <w:kern w:val="0"/>
          <w:sz w:val="18"/>
          <w:szCs w:val="18"/>
          <w:lang w:bidi="ar"/>
        </w:rPr>
        <w:t>.2 RF</w:t>
      </w:r>
    </w:p>
    <w:p w14:paraId="79830B55">
      <w:pPr>
        <w:autoSpaceDN w:val="0"/>
        <w:ind w:firstLine="420"/>
        <w:rPr>
          <w:rFonts w:ascii="Times New Roman" w:hAnsi="Times New Roman" w:eastAsia="宋体" w:cs="Times New Roman"/>
          <w:color w:val="000000"/>
          <w:kern w:val="0"/>
          <w:sz w:val="18"/>
          <w:szCs w:val="18"/>
          <w:lang w:bidi="ar"/>
        </w:rPr>
      </w:pPr>
      <w:r>
        <w:rPr>
          <w:rFonts w:ascii="Times New Roman" w:hAnsi="Times New Roman" w:eastAsia="宋体" w:cs="Times New Roman"/>
          <w:color w:val="000000"/>
          <w:kern w:val="0"/>
          <w:sz w:val="18"/>
          <w:szCs w:val="18"/>
          <w:lang w:bidi="ar"/>
        </w:rPr>
        <w:t>随机森林（Random Forest, RF）是一种基于决策树的集成学习算法，通过Bootstrap抽样生成多棵决策树，并采用多数投票或均值策略进行预测。</w:t>
      </w:r>
    </w:p>
    <w:p w14:paraId="3356B39E">
      <w:pPr>
        <w:autoSpaceDN w:val="0"/>
        <w:rPr>
          <w:rFonts w:ascii="Times New Roman" w:hAnsi="Times New Roman" w:eastAsia="宋体" w:cs="Times New Roman"/>
          <w:color w:val="000000"/>
          <w:kern w:val="0"/>
          <w:sz w:val="18"/>
          <w:szCs w:val="18"/>
          <w:lang w:bidi="ar"/>
        </w:rPr>
      </w:pPr>
      <w:r>
        <w:rPr>
          <w:rFonts w:ascii="Times New Roman" w:hAnsi="Times New Roman" w:eastAsia="宋体" w:cs="Times New Roman"/>
          <w:color w:val="000000"/>
          <w:kern w:val="0"/>
          <w:sz w:val="18"/>
          <w:szCs w:val="18"/>
          <w:lang w:bidi="ar"/>
        </w:rPr>
        <w:t>2.</w:t>
      </w:r>
      <w:r>
        <w:rPr>
          <w:rFonts w:hint="eastAsia" w:ascii="Times New Roman" w:hAnsi="Times New Roman" w:eastAsia="宋体" w:cs="Times New Roman"/>
          <w:color w:val="000000"/>
          <w:kern w:val="0"/>
          <w:sz w:val="18"/>
          <w:szCs w:val="18"/>
          <w:lang w:bidi="ar"/>
        </w:rPr>
        <w:t>4</w:t>
      </w:r>
      <w:r>
        <w:rPr>
          <w:rFonts w:ascii="Times New Roman" w:hAnsi="Times New Roman" w:eastAsia="宋体" w:cs="Times New Roman"/>
          <w:color w:val="000000"/>
          <w:kern w:val="0"/>
          <w:sz w:val="18"/>
          <w:szCs w:val="18"/>
          <w:lang w:bidi="ar"/>
        </w:rPr>
        <w:t>.3 SVM</w:t>
      </w:r>
    </w:p>
    <w:p w14:paraId="203571EB">
      <w:pPr>
        <w:autoSpaceDN w:val="0"/>
        <w:ind w:firstLine="420"/>
        <w:rPr>
          <w:rFonts w:ascii="Times New Roman" w:hAnsi="Times New Roman" w:eastAsia="宋体" w:cs="Times New Roman"/>
          <w:color w:val="000000"/>
          <w:kern w:val="0"/>
          <w:sz w:val="18"/>
          <w:szCs w:val="18"/>
          <w:lang w:bidi="ar"/>
        </w:rPr>
      </w:pPr>
      <w:r>
        <w:rPr>
          <w:rFonts w:ascii="Times New Roman" w:hAnsi="Times New Roman" w:eastAsia="宋体" w:cs="Times New Roman"/>
          <w:color w:val="000000"/>
          <w:kern w:val="0"/>
          <w:sz w:val="18"/>
          <w:szCs w:val="18"/>
          <w:lang w:bidi="ar"/>
        </w:rPr>
        <w:t>支持向量机（Support Vector Machine, SVM）是一种基于统计学习理论的监督学习方法，通过寻找最大间隔超平面实现数据分类或回归。</w:t>
      </w:r>
    </w:p>
    <w:p w14:paraId="07F13E26">
      <w:pPr>
        <w:autoSpaceDN w:val="0"/>
        <w:rPr>
          <w:rFonts w:ascii="Times New Roman" w:hAnsi="Times New Roman" w:eastAsia="宋体" w:cs="Times New Roman"/>
          <w:color w:val="000000"/>
          <w:kern w:val="0"/>
          <w:sz w:val="18"/>
          <w:szCs w:val="18"/>
          <w:lang w:bidi="ar"/>
        </w:rPr>
      </w:pPr>
      <w:r>
        <w:rPr>
          <w:rFonts w:ascii="Times New Roman" w:hAnsi="Times New Roman" w:eastAsia="宋体" w:cs="Times New Roman"/>
          <w:color w:val="000000"/>
          <w:kern w:val="0"/>
          <w:sz w:val="18"/>
          <w:szCs w:val="18"/>
          <w:lang w:bidi="ar"/>
        </w:rPr>
        <w:t>2.</w:t>
      </w:r>
      <w:r>
        <w:rPr>
          <w:rFonts w:hint="eastAsia" w:ascii="Times New Roman" w:hAnsi="Times New Roman" w:eastAsia="宋体" w:cs="Times New Roman"/>
          <w:color w:val="000000"/>
          <w:kern w:val="0"/>
          <w:sz w:val="18"/>
          <w:szCs w:val="18"/>
          <w:lang w:bidi="ar"/>
        </w:rPr>
        <w:t>4</w:t>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kern w:val="0"/>
          <w:sz w:val="18"/>
          <w:szCs w:val="18"/>
          <w:lang w:bidi="ar"/>
        </w:rPr>
        <w:t>4</w:t>
      </w:r>
      <w:r>
        <w:rPr>
          <w:rFonts w:ascii="Times New Roman" w:hAnsi="Times New Roman" w:eastAsia="宋体" w:cs="Times New Roman"/>
          <w:color w:val="000000"/>
          <w:kern w:val="0"/>
          <w:sz w:val="18"/>
          <w:szCs w:val="18"/>
          <w:lang w:bidi="ar"/>
        </w:rPr>
        <w:t xml:space="preserve"> Ridge Regression</w:t>
      </w:r>
    </w:p>
    <w:p w14:paraId="65D4CD26">
      <w:pPr>
        <w:autoSpaceDN w:val="0"/>
        <w:ind w:firstLine="420"/>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岭回归（Ridge Regression）是一种用于线性回归的正则化方法，核心思想是通过引入 L2 正则化项（系数平方的惩罚项）来压缩模型参数，解决普通线性回归中可能存在的过拟合和多重共线性问题。</w:t>
      </w:r>
    </w:p>
    <w:p w14:paraId="4D83F24E">
      <w:pPr>
        <w:autoSpaceDN w:val="0"/>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2.4.5 Gradient Boosting</w:t>
      </w:r>
    </w:p>
    <w:p w14:paraId="45A1E7DE">
      <w:pPr>
        <w:autoSpaceDN w:val="0"/>
        <w:ind w:firstLine="420"/>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梯度提升（Gradient Boosting）是一种集成学习算法，通过逐步训练多个弱模型（如决策树）来修正前序模型的预测误差，最终组合成一个强预测模型。</w:t>
      </w:r>
    </w:p>
    <w:p w14:paraId="431731E0">
      <w:pPr>
        <w:autoSpaceDN w:val="0"/>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2.4.6 Res</w:t>
      </w:r>
      <w:r>
        <w:rPr>
          <w:rFonts w:hint="eastAsia" w:ascii="Times New Roman" w:hAnsi="Times New Roman" w:eastAsia="宋体" w:cs="Times New Roman"/>
          <w:color w:val="000000"/>
          <w:kern w:val="0"/>
          <w:sz w:val="18"/>
          <w:szCs w:val="18"/>
          <w:lang w:val="en-US" w:eastAsia="zh-CN" w:bidi="ar"/>
        </w:rPr>
        <w:t>N</w:t>
      </w:r>
      <w:r>
        <w:rPr>
          <w:rFonts w:hint="eastAsia" w:ascii="Times New Roman" w:hAnsi="Times New Roman" w:eastAsia="宋体" w:cs="Times New Roman"/>
          <w:color w:val="000000"/>
          <w:kern w:val="0"/>
          <w:sz w:val="18"/>
          <w:szCs w:val="18"/>
          <w:lang w:bidi="ar"/>
        </w:rPr>
        <w:t>et</w:t>
      </w:r>
    </w:p>
    <w:p w14:paraId="697D2D5A">
      <w:pPr>
        <w:autoSpaceDN w:val="0"/>
        <w:rPr>
          <w:rFonts w:ascii="Times New Roman" w:hAnsi="Times New Roman" w:eastAsia="宋体" w:cs="Times New Roman"/>
          <w:color w:val="000000"/>
          <w:kern w:val="0"/>
          <w:sz w:val="18"/>
          <w:szCs w:val="18"/>
          <w:lang w:bidi="ar"/>
        </w:rPr>
      </w:pPr>
      <w:r>
        <w:rPr>
          <w:rFonts w:ascii="Times New Roman" w:hAnsi="Times New Roman" w:eastAsia="宋体" w:cs="Times New Roman"/>
          <w:color w:val="000000"/>
          <w:kern w:val="0"/>
          <w:sz w:val="18"/>
          <w:szCs w:val="18"/>
          <w:lang w:bidi="ar"/>
        </w:rPr>
        <w:tab/>
      </w:r>
      <w:r>
        <w:rPr>
          <w:rFonts w:hint="eastAsia" w:ascii="Times New Roman" w:hAnsi="Times New Roman" w:eastAsia="宋体" w:cs="Times New Roman"/>
          <w:color w:val="000000"/>
          <w:kern w:val="0"/>
          <w:sz w:val="18"/>
          <w:szCs w:val="18"/>
          <w:lang w:bidi="ar"/>
        </w:rPr>
        <w:t>残差网络（Residual Network，ResNet）是一种通过残差模块构建的深度神经网络，适用于光谱数据的建模与分析。适用于时间序列光谱、高维频域信号等场景，如化学物质检测或动态光谱预测。</w:t>
      </w:r>
    </w:p>
    <w:p w14:paraId="2CF8ED62">
      <w:pPr>
        <w:autoSpaceDN w:val="0"/>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2.4.7 Vgg</w:t>
      </w:r>
    </w:p>
    <w:p w14:paraId="11FDD2A4">
      <w:pPr>
        <w:autoSpaceDN w:val="0"/>
        <w:ind w:firstLine="420"/>
        <w:rPr>
          <w:rFonts w:ascii="Times New Roman" w:hAnsi="Times New Roman" w:eastAsia="宋体" w:cs="Times New Roman"/>
          <w:b/>
          <w:bCs/>
          <w:color w:val="000000"/>
          <w:kern w:val="0"/>
          <w:sz w:val="18"/>
          <w:szCs w:val="18"/>
          <w:lang w:bidi="ar"/>
        </w:rPr>
      </w:pPr>
      <w:r>
        <w:rPr>
          <w:rFonts w:hint="eastAsia" w:ascii="Times New Roman" w:hAnsi="Times New Roman" w:eastAsia="宋体" w:cs="Times New Roman"/>
          <w:color w:val="000000"/>
          <w:kern w:val="0"/>
          <w:sz w:val="18"/>
          <w:szCs w:val="18"/>
          <w:lang w:bidi="ar"/>
        </w:rPr>
        <w:t>堆叠卷积网络（</w:t>
      </w:r>
      <w:r>
        <w:rPr>
          <w:rFonts w:ascii="Times New Roman" w:hAnsi="Times New Roman" w:eastAsia="宋体" w:cs="Times New Roman"/>
          <w:color w:val="000000"/>
          <w:kern w:val="0"/>
          <w:sz w:val="18"/>
          <w:szCs w:val="18"/>
          <w:lang w:bidi="ar"/>
        </w:rPr>
        <w:t>Visual Geometry Group</w:t>
      </w:r>
      <w:r>
        <w:rPr>
          <w:rFonts w:hint="eastAsia" w:ascii="Times New Roman" w:hAnsi="Times New Roman" w:eastAsia="宋体" w:cs="Times New Roman"/>
          <w:color w:val="000000"/>
          <w:kern w:val="0"/>
          <w:sz w:val="18"/>
          <w:szCs w:val="18"/>
          <w:lang w:bidi="ar"/>
        </w:rPr>
        <w:t>，VGG）是一种基于重复小卷积核结构的经典模型，可适配光谱数据特征提取需求。针对光谱信号局部模式（如吸收峰、频段波动）。</w:t>
      </w:r>
    </w:p>
    <w:p w14:paraId="4537CEFE">
      <w:pPr>
        <w:autoSpaceDN w:val="0"/>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2.4.8 ViT</w:t>
      </w:r>
    </w:p>
    <w:p w14:paraId="17038422">
      <w:pPr>
        <w:autoSpaceDN w:val="0"/>
        <w:ind w:firstLine="420"/>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光谱Transformer（Spectra</w:t>
      </w:r>
      <w:r>
        <w:rPr>
          <w:rFonts w:hint="eastAsia" w:ascii="Times New Roman" w:hAnsi="Times New Roman" w:eastAsia="宋体" w:cs="Times New Roman"/>
          <w:color w:val="000000"/>
          <w:kern w:val="0"/>
          <w:sz w:val="18"/>
          <w:szCs w:val="18"/>
          <w:lang w:val="en-US" w:eastAsia="zh-CN" w:bidi="ar"/>
        </w:rPr>
        <w:t>l</w:t>
      </w:r>
      <w:r>
        <w:rPr>
          <w:rFonts w:hint="eastAsia" w:ascii="Times New Roman" w:hAnsi="Times New Roman" w:eastAsia="宋体" w:cs="Times New Roman"/>
          <w:color w:val="000000"/>
          <w:kern w:val="0"/>
          <w:sz w:val="18"/>
          <w:szCs w:val="18"/>
          <w:lang w:bidi="ar"/>
        </w:rPr>
        <w:t>ViT）是一种基于自注意力机制的光谱分析模型，将Transformer架构引入一维信号处理领域。针对传统方法难以建模光谱全局依赖的问题，Spectra</w:t>
      </w:r>
      <w:r>
        <w:rPr>
          <w:rFonts w:hint="eastAsia" w:ascii="Times New Roman" w:hAnsi="Times New Roman" w:eastAsia="宋体" w:cs="Times New Roman"/>
          <w:color w:val="000000"/>
          <w:kern w:val="0"/>
          <w:sz w:val="18"/>
          <w:szCs w:val="18"/>
          <w:lang w:val="en-US" w:eastAsia="zh-CN" w:bidi="ar"/>
        </w:rPr>
        <w:t>l</w:t>
      </w:r>
      <w:r>
        <w:rPr>
          <w:rFonts w:hint="eastAsia" w:ascii="Times New Roman" w:hAnsi="Times New Roman" w:eastAsia="宋体" w:cs="Times New Roman"/>
          <w:color w:val="000000"/>
          <w:kern w:val="0"/>
          <w:sz w:val="18"/>
          <w:szCs w:val="18"/>
          <w:lang w:bidi="ar"/>
        </w:rPr>
        <w:t>ViT将光谱数据分段为序列化信号块（segment），通过位置编码保留频域或时序顺序，并利用多头自注意力捕捉跨频段的长程关联。其编码器堆叠结构可融合局部特征与全局上下文，适用于复杂光谱解析（如重叠峰分解）或高维光谱降维。尽管依赖大规模预训练数据，但通过迁移学习或轻量化设计，Spectra</w:t>
      </w:r>
      <w:r>
        <w:rPr>
          <w:rFonts w:hint="eastAsia" w:ascii="Times New Roman" w:hAnsi="Times New Roman" w:eastAsia="宋体" w:cs="Times New Roman"/>
          <w:color w:val="000000"/>
          <w:kern w:val="0"/>
          <w:sz w:val="18"/>
          <w:szCs w:val="18"/>
          <w:lang w:val="en-US" w:eastAsia="zh-CN" w:bidi="ar"/>
        </w:rPr>
        <w:t>l</w:t>
      </w:r>
      <w:r>
        <w:rPr>
          <w:rFonts w:hint="eastAsia" w:ascii="Times New Roman" w:hAnsi="Times New Roman" w:eastAsia="宋体" w:cs="Times New Roman"/>
          <w:color w:val="000000"/>
          <w:kern w:val="0"/>
          <w:sz w:val="18"/>
          <w:szCs w:val="18"/>
          <w:lang w:bidi="ar"/>
        </w:rPr>
        <w:t>ViT在红外、拉曼等光谱分析任务中表现出卓越的泛化能力。</w:t>
      </w:r>
    </w:p>
    <w:p w14:paraId="0DD571EF">
      <w:pPr>
        <w:spacing w:before="156" w:beforeLines="50" w:after="156" w:afterLines="50"/>
        <w:rPr>
          <w:rFonts w:ascii="Times New Roman" w:hAnsi="Times New Roman" w:eastAsia="宋体" w:cs="Times New Roman"/>
          <w:b/>
          <w:szCs w:val="21"/>
        </w:rPr>
      </w:pPr>
      <w:r>
        <w:rPr>
          <w:rFonts w:hint="eastAsia" w:ascii="Times New Roman" w:hAnsi="Times New Roman" w:eastAsia="宋体" w:cs="Times New Roman"/>
          <w:b/>
          <w:szCs w:val="21"/>
        </w:rPr>
        <w:t>2.5 评价指标</w:t>
      </w:r>
    </w:p>
    <w:p w14:paraId="37981853">
      <w:pPr>
        <w:spacing w:before="156" w:beforeLines="50" w:after="156" w:afterLines="50"/>
        <w:ind w:firstLine="420"/>
        <w:rPr>
          <w:rFonts w:ascii="Times New Roman" w:hAnsi="Times New Roman" w:eastAsia="宋体" w:cs="Times New Roman"/>
          <w:color w:val="000000"/>
          <w:kern w:val="0"/>
          <w:sz w:val="18"/>
          <w:szCs w:val="18"/>
          <w:lang w:bidi="ar"/>
        </w:rPr>
      </w:pPr>
      <w:r>
        <w:rPr>
          <w:rFonts w:ascii="Times New Roman" w:hAnsi="Times New Roman" w:eastAsia="宋体" w:cs="Times New Roman"/>
          <w:color w:val="000000"/>
          <w:kern w:val="0"/>
          <w:sz w:val="18"/>
          <w:szCs w:val="18"/>
          <w:lang w:bidi="ar"/>
        </w:rPr>
        <w:t>在评估预测模型的性能时，常用的评估指标包括</w:t>
      </w:r>
      <w:r>
        <w:rPr>
          <w:rFonts w:hint="eastAsia" w:ascii="Times New Roman" w:hAnsi="Times New Roman" w:eastAsia="宋体" w:cs="Times New Roman"/>
          <w:color w:val="000000"/>
          <w:kern w:val="0"/>
          <w:sz w:val="18"/>
          <w:szCs w:val="18"/>
          <w:lang w:bidi="ar"/>
        </w:rPr>
        <w:t>相对分析误差</w:t>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kern w:val="0"/>
          <w:sz w:val="18"/>
          <w:szCs w:val="18"/>
          <w:lang w:bidi="ar"/>
        </w:rPr>
        <w:t>RPD</w:t>
      </w:r>
      <w:r>
        <w:rPr>
          <w:rFonts w:ascii="Times New Roman" w:hAnsi="Times New Roman" w:eastAsia="宋体" w:cs="Times New Roman"/>
          <w:color w:val="000000"/>
          <w:kern w:val="0"/>
          <w:sz w:val="18"/>
          <w:szCs w:val="18"/>
          <w:lang w:bidi="ar"/>
        </w:rPr>
        <w:t>）、确定系数（ R</w:t>
      </w:r>
      <w:r>
        <w:rPr>
          <w:rFonts w:ascii="Times New Roman" w:hAnsi="Times New Roman" w:eastAsia="宋体" w:cs="Times New Roman"/>
          <w:color w:val="000000"/>
          <w:kern w:val="0"/>
          <w:sz w:val="18"/>
          <w:szCs w:val="18"/>
          <w:vertAlign w:val="superscript"/>
          <w:lang w:bidi="ar"/>
        </w:rPr>
        <w:t>2</w:t>
      </w:r>
      <w:r>
        <w:rPr>
          <w:rFonts w:ascii="Times New Roman" w:hAnsi="Times New Roman" w:eastAsia="宋体" w:cs="Times New Roman"/>
          <w:color w:val="000000"/>
          <w:kern w:val="0"/>
          <w:sz w:val="18"/>
          <w:szCs w:val="18"/>
          <w:lang w:bidi="ar"/>
        </w:rPr>
        <w:t> ）、均方根误差（RMSE）、</w:t>
      </w:r>
      <w:r>
        <w:rPr>
          <w:rFonts w:hint="eastAsia" w:ascii="Times New Roman" w:hAnsi="Times New Roman" w:eastAsia="宋体" w:cs="Times New Roman"/>
          <w:color w:val="000000"/>
          <w:kern w:val="0"/>
          <w:sz w:val="18"/>
          <w:szCs w:val="18"/>
          <w:lang w:bidi="ar"/>
        </w:rPr>
        <w:t>SHAP可解释性分析（</w:t>
      </w:r>
      <w:r>
        <w:rPr>
          <w:rFonts w:ascii="Times New Roman" w:hAnsi="Times New Roman" w:eastAsia="宋体" w:cs="Times New Roman"/>
          <w:color w:val="000000"/>
          <w:kern w:val="0"/>
          <w:sz w:val="18"/>
          <w:szCs w:val="18"/>
          <w:lang w:bidi="ar"/>
        </w:rPr>
        <w:t>SHapley Additive exPlanations</w:t>
      </w:r>
      <w:r>
        <w:rPr>
          <w:rFonts w:hint="eastAsia" w:ascii="Times New Roman" w:hAnsi="Times New Roman" w:eastAsia="宋体" w:cs="Times New Roman"/>
          <w:color w:val="000000"/>
          <w:kern w:val="0"/>
          <w:sz w:val="18"/>
          <w:szCs w:val="18"/>
          <w:lang w:bidi="ar"/>
        </w:rPr>
        <w:t>）。SHAP 能分析整体特征重要性，也能解释单个样本的预测。</w:t>
      </w:r>
      <w:r>
        <w:rPr>
          <w:rFonts w:hint="eastAsia" w:ascii="Times New Roman" w:hAnsi="Times New Roman" w:eastAsia="宋体" w:cs="Times New Roman"/>
          <w:color w:val="000000"/>
          <w:kern w:val="0"/>
          <w:sz w:val="18"/>
          <w:szCs w:val="18"/>
          <w:lang w:val="en-US" w:eastAsia="zh-CN" w:bidi="ar"/>
        </w:rPr>
        <w:t>涉及的</w:t>
      </w:r>
      <w:r>
        <w:rPr>
          <w:rFonts w:hint="eastAsia" w:ascii="Times New Roman" w:hAnsi="Times New Roman" w:eastAsia="宋体" w:cs="Times New Roman"/>
          <w:color w:val="000000"/>
          <w:kern w:val="0"/>
          <w:sz w:val="18"/>
          <w:szCs w:val="18"/>
          <w:lang w:bidi="ar"/>
        </w:rPr>
        <w:t>计算公式如式</w:t>
      </w:r>
      <w:r>
        <w:rPr>
          <w:rFonts w:ascii="Times New Roman" w:hAnsi="Times New Roman" w:eastAsia="宋体" w:cs="Times New Roman"/>
          <w:color w:val="000000"/>
          <w:kern w:val="0"/>
          <w:sz w:val="18"/>
          <w:szCs w:val="18"/>
          <w:lang w:bidi="ar"/>
        </w:rPr>
        <w:fldChar w:fldCharType="begin"/>
      </w:r>
      <w:r>
        <w:rPr>
          <w:rFonts w:ascii="Times New Roman" w:hAnsi="Times New Roman" w:eastAsia="宋体" w:cs="Times New Roman"/>
          <w:color w:val="000000"/>
          <w:kern w:val="0"/>
          <w:sz w:val="18"/>
          <w:szCs w:val="18"/>
          <w:lang w:bidi="ar"/>
        </w:rPr>
        <w:instrText xml:space="preserve"> </w:instrText>
      </w:r>
      <w:r>
        <w:rPr>
          <w:rFonts w:hint="eastAsia" w:ascii="Times New Roman" w:hAnsi="Times New Roman" w:eastAsia="宋体" w:cs="Times New Roman"/>
          <w:color w:val="000000"/>
          <w:kern w:val="0"/>
          <w:sz w:val="18"/>
          <w:szCs w:val="18"/>
          <w:lang w:bidi="ar"/>
        </w:rPr>
        <w:instrText xml:space="preserve">REF _Ref195516701 \h</w:instrText>
      </w:r>
      <w:r>
        <w:rPr>
          <w:rFonts w:ascii="Times New Roman" w:hAnsi="Times New Roman" w:eastAsia="宋体" w:cs="Times New Roman"/>
          <w:color w:val="000000"/>
          <w:kern w:val="0"/>
          <w:sz w:val="18"/>
          <w:szCs w:val="18"/>
          <w:lang w:bidi="ar"/>
        </w:rPr>
        <w:instrText xml:space="preserve">  \* MERGEFORMAT </w:instrText>
      </w:r>
      <w:r>
        <w:rPr>
          <w:rFonts w:ascii="Times New Roman" w:hAnsi="Times New Roman" w:eastAsia="宋体" w:cs="Times New Roman"/>
          <w:color w:val="000000"/>
          <w:kern w:val="0"/>
          <w:sz w:val="18"/>
          <w:szCs w:val="18"/>
          <w:lang w:bidi="ar"/>
        </w:rPr>
        <w:fldChar w:fldCharType="separate"/>
      </w:r>
      <w:r>
        <w:rPr>
          <w:rFonts w:hint="eastAsia"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t>7</w:t>
      </w:r>
      <w:r>
        <w:rPr>
          <w:rFonts w:hint="eastAsia"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fldChar w:fldCharType="end"/>
      </w:r>
      <w:r>
        <w:rPr>
          <w:rFonts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fldChar w:fldCharType="begin"/>
      </w:r>
      <w:r>
        <w:rPr>
          <w:rFonts w:ascii="Times New Roman" w:hAnsi="Times New Roman" w:eastAsia="宋体" w:cs="Times New Roman"/>
          <w:color w:val="000000"/>
          <w:kern w:val="0"/>
          <w:sz w:val="18"/>
          <w:szCs w:val="18"/>
          <w:lang w:bidi="ar"/>
        </w:rPr>
        <w:instrText xml:space="preserve"> REF _Ref195516705 \h  \* MERGEFORMAT </w:instrText>
      </w:r>
      <w:r>
        <w:rPr>
          <w:rFonts w:ascii="Times New Roman" w:hAnsi="Times New Roman" w:eastAsia="宋体" w:cs="Times New Roman"/>
          <w:color w:val="000000"/>
          <w:kern w:val="0"/>
          <w:sz w:val="18"/>
          <w:szCs w:val="18"/>
          <w:lang w:bidi="ar"/>
        </w:rPr>
        <w:fldChar w:fldCharType="separate"/>
      </w:r>
      <w:r>
        <w:rPr>
          <w:rFonts w:hint="eastAsia"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t>10</w:t>
      </w:r>
      <w:r>
        <w:rPr>
          <w:rFonts w:hint="eastAsia"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fldChar w:fldCharType="end"/>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0"/>
        <w:gridCol w:w="7457"/>
        <w:gridCol w:w="815"/>
      </w:tblGrid>
      <w:tr w14:paraId="0E56C6CE">
        <w:tc>
          <w:tcPr>
            <w:tcW w:w="250" w:type="dxa"/>
          </w:tcPr>
          <w:p w14:paraId="637411C6">
            <w:pPr>
              <w:spacing w:before="156" w:beforeLines="50" w:after="156" w:afterLines="50"/>
              <w:rPr>
                <w:rFonts w:ascii="Times New Roman" w:hAnsi="Times New Roman" w:eastAsia="宋体" w:cs="Times New Roman"/>
                <w:color w:val="000000"/>
                <w:kern w:val="0"/>
                <w:sz w:val="18"/>
                <w:szCs w:val="18"/>
                <w:lang w:bidi="ar"/>
              </w:rPr>
            </w:pPr>
          </w:p>
        </w:tc>
        <w:tc>
          <w:tcPr>
            <w:tcW w:w="7457" w:type="dxa"/>
          </w:tcPr>
          <w:p w14:paraId="76DABEFB">
            <w:pPr>
              <w:spacing w:before="156" w:beforeLines="50" w:after="156" w:afterLines="50"/>
              <w:rPr>
                <w:rFonts w:ascii="Times New Roman" w:hAnsi="Times New Roman" w:eastAsia="宋体" w:cs="Times New Roman"/>
                <w:color w:val="000000"/>
                <w:kern w:val="0"/>
                <w:sz w:val="18"/>
                <w:szCs w:val="18"/>
                <w:lang w:bidi="ar"/>
              </w:rPr>
            </w:pPr>
            <m:oMathPara>
              <m:oMath>
                <m:sSup>
                  <m:sSupPr>
                    <m:ctrlPr>
                      <w:rPr>
                        <w:rFonts w:ascii="Cambria Math" w:hAnsi="Cambria Math" w:eastAsia="宋体" w:cs="Times New Roman"/>
                        <w:color w:val="000000"/>
                        <w:kern w:val="0"/>
                        <w:sz w:val="18"/>
                        <w:szCs w:val="18"/>
                        <w:lang w:bidi="ar"/>
                      </w:rPr>
                    </m:ctrlPr>
                  </m:sSupPr>
                  <m:e>
                    <m:r>
                      <m:rPr/>
                      <w:rPr>
                        <w:rFonts w:ascii="Cambria Math" w:hAnsi="Cambria Math" w:eastAsia="宋体" w:cs="Times New Roman"/>
                        <w:color w:val="000000"/>
                        <w:kern w:val="0"/>
                        <w:sz w:val="18"/>
                        <w:szCs w:val="18"/>
                        <w:lang w:bidi="ar"/>
                      </w:rPr>
                      <m:t>R</m:t>
                    </m:r>
                    <m:ctrlPr>
                      <w:rPr>
                        <w:rFonts w:ascii="Cambria Math" w:hAnsi="Cambria Math" w:eastAsia="宋体" w:cs="Times New Roman"/>
                        <w:color w:val="000000"/>
                        <w:kern w:val="0"/>
                        <w:sz w:val="18"/>
                        <w:szCs w:val="18"/>
                        <w:lang w:bidi="ar"/>
                      </w:rPr>
                    </m:ctrlPr>
                  </m:e>
                  <m:sup>
                    <m:r>
                      <m:rPr>
                        <m:sty m:val="p"/>
                      </m:rPr>
                      <w:rPr>
                        <w:rFonts w:ascii="Cambria Math" w:hAnsi="Cambria Math" w:eastAsia="宋体" w:cs="Times New Roman"/>
                        <w:color w:val="000000"/>
                        <w:kern w:val="0"/>
                        <w:sz w:val="18"/>
                        <w:szCs w:val="18"/>
                        <w:lang w:bidi="ar"/>
                      </w:rPr>
                      <m:t>2</m:t>
                    </m:r>
                    <m:ctrlPr>
                      <w:rPr>
                        <w:rFonts w:ascii="Cambria Math" w:hAnsi="Cambria Math" w:eastAsia="宋体" w:cs="Times New Roman"/>
                        <w:color w:val="000000"/>
                        <w:kern w:val="0"/>
                        <w:sz w:val="18"/>
                        <w:szCs w:val="18"/>
                        <w:lang w:bidi="ar"/>
                      </w:rPr>
                    </m:ctrlPr>
                  </m:sup>
                </m:sSup>
                <m:r>
                  <m:rPr>
                    <m:sty m:val="p"/>
                  </m:rPr>
                  <w:rPr>
                    <w:rFonts w:ascii="Cambria Math" w:hAnsi="Cambria Math" w:eastAsia="宋体" w:cs="Times New Roman"/>
                    <w:color w:val="000000"/>
                    <w:kern w:val="0"/>
                    <w:sz w:val="18"/>
                    <w:szCs w:val="18"/>
                    <w:lang w:bidi="ar"/>
                  </w:rPr>
                  <m:t>=1−</m:t>
                </m:r>
                <m:f>
                  <m:fPr>
                    <m:ctrlPr>
                      <w:rPr>
                        <w:rFonts w:ascii="Cambria Math" w:hAnsi="Cambria Math" w:eastAsia="宋体" w:cs="Times New Roman"/>
                        <w:color w:val="000000"/>
                        <w:kern w:val="0"/>
                        <w:sz w:val="18"/>
                        <w:szCs w:val="18"/>
                        <w:lang w:bidi="ar"/>
                      </w:rPr>
                    </m:ctrlPr>
                  </m:fPr>
                  <m:num>
                    <m:nary>
                      <m:naryPr>
                        <m:chr m:val="∑"/>
                        <m:grow m:val="1"/>
                        <m:limLoc m:val="undOvr"/>
                        <m:ctrlPr>
                          <w:rPr>
                            <w:rFonts w:ascii="Cambria Math" w:hAnsi="Cambria Math" w:eastAsia="宋体" w:cs="Times New Roman"/>
                            <w:color w:val="000000"/>
                            <w:kern w:val="0"/>
                            <w:sz w:val="18"/>
                            <w:szCs w:val="18"/>
                            <w:lang w:bidi="ar"/>
                          </w:rPr>
                        </m:ctrlPr>
                      </m:naryPr>
                      <m:sub>
                        <m:r>
                          <m:rPr/>
                          <w:rPr>
                            <w:rFonts w:ascii="Cambria Math" w:hAnsi="Cambria Math" w:eastAsia="宋体" w:cs="Times New Roman"/>
                            <w:color w:val="000000"/>
                            <w:kern w:val="0"/>
                            <w:sz w:val="18"/>
                            <w:szCs w:val="18"/>
                            <w:lang w:bidi="ar"/>
                          </w:rPr>
                          <m:t>i</m:t>
                        </m:r>
                        <m:r>
                          <m:rPr>
                            <m:sty m:val="p"/>
                          </m:rPr>
                          <w:rPr>
                            <w:rFonts w:ascii="Cambria Math" w:hAnsi="Cambria Math" w:eastAsia="宋体" w:cs="Times New Roman"/>
                            <w:color w:val="000000"/>
                            <w:kern w:val="0"/>
                            <w:sz w:val="18"/>
                            <w:szCs w:val="18"/>
                            <w:lang w:bidi="ar"/>
                          </w:rPr>
                          <m:t>=1</m:t>
                        </m:r>
                        <m:ctrlPr>
                          <w:rPr>
                            <w:rFonts w:ascii="Cambria Math" w:hAnsi="Cambria Math" w:eastAsia="宋体" w:cs="Times New Roman"/>
                            <w:color w:val="000000"/>
                            <w:kern w:val="0"/>
                            <w:sz w:val="18"/>
                            <w:szCs w:val="18"/>
                            <w:lang w:bidi="ar"/>
                          </w:rPr>
                        </m:ctrlPr>
                      </m:sub>
                      <m:sup>
                        <m:r>
                          <m:rPr/>
                          <w:rPr>
                            <w:rFonts w:ascii="Cambria Math" w:hAnsi="Cambria Math" w:eastAsia="宋体" w:cs="Times New Roman"/>
                            <w:color w:val="000000"/>
                            <w:kern w:val="0"/>
                            <w:sz w:val="18"/>
                            <w:szCs w:val="18"/>
                            <w:lang w:bidi="ar"/>
                          </w:rPr>
                          <m:t>n</m:t>
                        </m:r>
                        <m:ctrlPr>
                          <w:rPr>
                            <w:rFonts w:ascii="Cambria Math" w:hAnsi="Cambria Math" w:eastAsia="宋体" w:cs="Times New Roman"/>
                            <w:color w:val="000000"/>
                            <w:kern w:val="0"/>
                            <w:sz w:val="18"/>
                            <w:szCs w:val="18"/>
                            <w:lang w:bidi="ar"/>
                          </w:rPr>
                        </m:ctrlPr>
                      </m:sup>
                      <m:e>
                        <m:r>
                          <m:rPr>
                            <m:sty m:val="p"/>
                          </m:rPr>
                          <w:rPr>
                            <w:rFonts w:ascii="Cambria Math" w:hAnsi="Cambria Math" w:eastAsia="宋体" w:cs="Times New Roman"/>
                            <w:color w:val="000000"/>
                            <w:kern w:val="0"/>
                            <w:sz w:val="18"/>
                            <w:szCs w:val="18"/>
                            <w:lang w:bidi="ar"/>
                          </w:rPr>
                          <m:t> </m:t>
                        </m:r>
                        <m:ctrlPr>
                          <w:rPr>
                            <w:rFonts w:ascii="Cambria Math" w:hAnsi="Cambria Math" w:eastAsia="宋体" w:cs="Times New Roman"/>
                            <w:color w:val="000000"/>
                            <w:kern w:val="0"/>
                            <w:sz w:val="18"/>
                            <w:szCs w:val="18"/>
                            <w:lang w:bidi="ar"/>
                          </w:rPr>
                        </m:ctrlPr>
                      </m:e>
                    </m:nary>
                    <m:r>
                      <m:rPr>
                        <m:sty m:val="p"/>
                      </m:rPr>
                      <w:rPr>
                        <w:rFonts w:ascii="Cambria Math" w:hAnsi="Cambria Math" w:eastAsia="宋体" w:cs="Times New Roman"/>
                        <w:color w:val="000000"/>
                        <w:kern w:val="0"/>
                        <w:sz w:val="18"/>
                        <w:szCs w:val="18"/>
                        <w:lang w:bidi="ar"/>
                      </w:rPr>
                      <m:t>(</m:t>
                    </m:r>
                    <m:sSub>
                      <m:sSubPr>
                        <m:ctrlPr>
                          <w:rPr>
                            <w:rFonts w:ascii="Cambria Math" w:hAnsi="Cambria Math" w:eastAsia="宋体" w:cs="Times New Roman"/>
                            <w:color w:val="000000"/>
                            <w:kern w:val="0"/>
                            <w:sz w:val="18"/>
                            <w:szCs w:val="18"/>
                            <w:lang w:bidi="ar"/>
                          </w:rPr>
                        </m:ctrlPr>
                      </m:sSubPr>
                      <m:e>
                        <m:r>
                          <m:rPr/>
                          <w:rPr>
                            <w:rFonts w:ascii="Cambria Math" w:hAnsi="Cambria Math" w:eastAsia="宋体" w:cs="Times New Roman"/>
                            <w:color w:val="000000"/>
                            <w:kern w:val="0"/>
                            <w:sz w:val="18"/>
                            <w:szCs w:val="18"/>
                            <w:lang w:bidi="ar"/>
                          </w:rPr>
                          <m:t>y</m:t>
                        </m:r>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i</m:t>
                        </m:r>
                        <m:ctrlPr>
                          <w:rPr>
                            <w:rFonts w:ascii="Cambria Math" w:hAnsi="Cambria Math" w:eastAsia="宋体" w:cs="Times New Roman"/>
                            <w:color w:val="000000"/>
                            <w:kern w:val="0"/>
                            <w:sz w:val="18"/>
                            <w:szCs w:val="18"/>
                            <w:lang w:bidi="ar"/>
                          </w:rPr>
                        </m:ctrlPr>
                      </m:sub>
                    </m:sSub>
                    <m:r>
                      <m:rPr>
                        <m:sty m:val="p"/>
                      </m:rPr>
                      <w:rPr>
                        <w:rFonts w:ascii="Cambria Math" w:hAnsi="Cambria Math" w:eastAsia="宋体" w:cs="Times New Roman"/>
                        <w:color w:val="000000"/>
                        <w:kern w:val="0"/>
                        <w:sz w:val="18"/>
                        <w:szCs w:val="18"/>
                        <w:lang w:bidi="ar"/>
                      </w:rPr>
                      <m:t>−</m:t>
                    </m:r>
                    <m:sSub>
                      <m:sSubPr>
                        <m:ctrlPr>
                          <w:rPr>
                            <w:rFonts w:ascii="Cambria Math" w:hAnsi="Cambria Math" w:eastAsia="宋体" w:cs="Times New Roman"/>
                            <w:color w:val="000000"/>
                            <w:kern w:val="0"/>
                            <w:sz w:val="18"/>
                            <w:szCs w:val="18"/>
                            <w:lang w:bidi="ar"/>
                          </w:rPr>
                        </m:ctrlPr>
                      </m:sSubPr>
                      <m:e>
                        <m:acc>
                          <m:accPr>
                            <m:ctrlPr>
                              <w:rPr>
                                <w:rFonts w:ascii="Cambria Math" w:hAnsi="Cambria Math" w:eastAsia="宋体" w:cs="Times New Roman"/>
                                <w:color w:val="000000"/>
                                <w:kern w:val="0"/>
                                <w:sz w:val="18"/>
                                <w:szCs w:val="18"/>
                                <w:lang w:bidi="ar"/>
                              </w:rPr>
                            </m:ctrlPr>
                          </m:accPr>
                          <m:e>
                            <m:r>
                              <m:rPr/>
                              <w:rPr>
                                <w:rFonts w:ascii="Cambria Math" w:hAnsi="Cambria Math" w:eastAsia="宋体" w:cs="Times New Roman"/>
                                <w:color w:val="000000"/>
                                <w:kern w:val="0"/>
                                <w:sz w:val="18"/>
                                <w:szCs w:val="18"/>
                                <w:lang w:bidi="ar"/>
                              </w:rPr>
                              <m:t>y</m:t>
                            </m:r>
                            <m:ctrlPr>
                              <w:rPr>
                                <w:rFonts w:ascii="Cambria Math" w:hAnsi="Cambria Math" w:eastAsia="宋体" w:cs="Times New Roman"/>
                                <w:color w:val="000000"/>
                                <w:kern w:val="0"/>
                                <w:sz w:val="18"/>
                                <w:szCs w:val="18"/>
                                <w:lang w:bidi="ar"/>
                              </w:rPr>
                            </m:ctrlPr>
                          </m:e>
                        </m:acc>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i</m:t>
                        </m:r>
                        <m:ctrlPr>
                          <w:rPr>
                            <w:rFonts w:ascii="Cambria Math" w:hAnsi="Cambria Math" w:eastAsia="宋体" w:cs="Times New Roman"/>
                            <w:color w:val="000000"/>
                            <w:kern w:val="0"/>
                            <w:sz w:val="18"/>
                            <w:szCs w:val="18"/>
                            <w:lang w:bidi="ar"/>
                          </w:rPr>
                        </m:ctrlPr>
                      </m:sub>
                    </m:sSub>
                    <m:sSup>
                      <m:sSupPr>
                        <m:ctrlPr>
                          <w:rPr>
                            <w:rFonts w:ascii="Cambria Math" w:hAnsi="Cambria Math" w:eastAsia="宋体" w:cs="Times New Roman"/>
                            <w:color w:val="000000"/>
                            <w:kern w:val="0"/>
                            <w:sz w:val="18"/>
                            <w:szCs w:val="18"/>
                            <w:lang w:bidi="ar"/>
                          </w:rPr>
                        </m:ctrlPr>
                      </m:sSupPr>
                      <m:e>
                        <m:r>
                          <m:rPr>
                            <m:sty m:val="p"/>
                          </m:rPr>
                          <w:rPr>
                            <w:rFonts w:ascii="Cambria Math" w:hAnsi="Cambria Math" w:eastAsia="宋体" w:cs="Times New Roman"/>
                            <w:color w:val="000000"/>
                            <w:kern w:val="0"/>
                            <w:sz w:val="18"/>
                            <w:szCs w:val="18"/>
                            <w:lang w:bidi="ar"/>
                          </w:rPr>
                          <m:t>)</m:t>
                        </m:r>
                        <m:ctrlPr>
                          <w:rPr>
                            <w:rFonts w:ascii="Cambria Math" w:hAnsi="Cambria Math" w:eastAsia="宋体" w:cs="Times New Roman"/>
                            <w:color w:val="000000"/>
                            <w:kern w:val="0"/>
                            <w:sz w:val="18"/>
                            <w:szCs w:val="18"/>
                            <w:lang w:bidi="ar"/>
                          </w:rPr>
                        </m:ctrlPr>
                      </m:e>
                      <m:sup>
                        <m:r>
                          <m:rPr>
                            <m:sty m:val="p"/>
                          </m:rPr>
                          <w:rPr>
                            <w:rFonts w:ascii="Cambria Math" w:hAnsi="Cambria Math" w:eastAsia="宋体" w:cs="Times New Roman"/>
                            <w:color w:val="000000"/>
                            <w:kern w:val="0"/>
                            <w:sz w:val="18"/>
                            <w:szCs w:val="18"/>
                            <w:lang w:bidi="ar"/>
                          </w:rPr>
                          <m:t>2</m:t>
                        </m:r>
                        <m:ctrlPr>
                          <w:rPr>
                            <w:rFonts w:ascii="Cambria Math" w:hAnsi="Cambria Math" w:eastAsia="宋体" w:cs="Times New Roman"/>
                            <w:color w:val="000000"/>
                            <w:kern w:val="0"/>
                            <w:sz w:val="18"/>
                            <w:szCs w:val="18"/>
                            <w:lang w:bidi="ar"/>
                          </w:rPr>
                        </m:ctrlPr>
                      </m:sup>
                    </m:sSup>
                    <m:ctrlPr>
                      <w:rPr>
                        <w:rFonts w:ascii="Cambria Math" w:hAnsi="Cambria Math" w:eastAsia="宋体" w:cs="Times New Roman"/>
                        <w:color w:val="000000"/>
                        <w:kern w:val="0"/>
                        <w:sz w:val="18"/>
                        <w:szCs w:val="18"/>
                        <w:lang w:bidi="ar"/>
                      </w:rPr>
                    </m:ctrlPr>
                  </m:num>
                  <m:den>
                    <m:nary>
                      <m:naryPr>
                        <m:chr m:val="∑"/>
                        <m:grow m:val="1"/>
                        <m:limLoc m:val="undOvr"/>
                        <m:ctrlPr>
                          <w:rPr>
                            <w:rFonts w:ascii="Cambria Math" w:hAnsi="Cambria Math" w:eastAsia="宋体" w:cs="Times New Roman"/>
                            <w:color w:val="000000"/>
                            <w:kern w:val="0"/>
                            <w:sz w:val="18"/>
                            <w:szCs w:val="18"/>
                            <w:lang w:bidi="ar"/>
                          </w:rPr>
                        </m:ctrlPr>
                      </m:naryPr>
                      <m:sub>
                        <m:r>
                          <m:rPr/>
                          <w:rPr>
                            <w:rFonts w:ascii="Cambria Math" w:hAnsi="Cambria Math" w:eastAsia="宋体" w:cs="Times New Roman"/>
                            <w:color w:val="000000"/>
                            <w:kern w:val="0"/>
                            <w:sz w:val="18"/>
                            <w:szCs w:val="18"/>
                            <w:lang w:bidi="ar"/>
                          </w:rPr>
                          <m:t>i</m:t>
                        </m:r>
                        <m:r>
                          <m:rPr>
                            <m:sty m:val="p"/>
                          </m:rPr>
                          <w:rPr>
                            <w:rFonts w:ascii="Cambria Math" w:hAnsi="Cambria Math" w:eastAsia="宋体" w:cs="Times New Roman"/>
                            <w:color w:val="000000"/>
                            <w:kern w:val="0"/>
                            <w:sz w:val="18"/>
                            <w:szCs w:val="18"/>
                            <w:lang w:bidi="ar"/>
                          </w:rPr>
                          <m:t>=1</m:t>
                        </m:r>
                        <m:ctrlPr>
                          <w:rPr>
                            <w:rFonts w:ascii="Cambria Math" w:hAnsi="Cambria Math" w:eastAsia="宋体" w:cs="Times New Roman"/>
                            <w:color w:val="000000"/>
                            <w:kern w:val="0"/>
                            <w:sz w:val="18"/>
                            <w:szCs w:val="18"/>
                            <w:lang w:bidi="ar"/>
                          </w:rPr>
                        </m:ctrlPr>
                      </m:sub>
                      <m:sup>
                        <m:r>
                          <m:rPr/>
                          <w:rPr>
                            <w:rFonts w:ascii="Cambria Math" w:hAnsi="Cambria Math" w:eastAsia="宋体" w:cs="Times New Roman"/>
                            <w:color w:val="000000"/>
                            <w:kern w:val="0"/>
                            <w:sz w:val="18"/>
                            <w:szCs w:val="18"/>
                            <w:lang w:bidi="ar"/>
                          </w:rPr>
                          <m:t>n</m:t>
                        </m:r>
                        <m:ctrlPr>
                          <w:rPr>
                            <w:rFonts w:ascii="Cambria Math" w:hAnsi="Cambria Math" w:eastAsia="宋体" w:cs="Times New Roman"/>
                            <w:color w:val="000000"/>
                            <w:kern w:val="0"/>
                            <w:sz w:val="18"/>
                            <w:szCs w:val="18"/>
                            <w:lang w:bidi="ar"/>
                          </w:rPr>
                        </m:ctrlPr>
                      </m:sup>
                      <m:e>
                        <m:r>
                          <m:rPr>
                            <m:sty m:val="p"/>
                          </m:rPr>
                          <w:rPr>
                            <w:rFonts w:ascii="Cambria Math" w:hAnsi="Cambria Math" w:eastAsia="宋体" w:cs="Times New Roman"/>
                            <w:color w:val="000000"/>
                            <w:kern w:val="0"/>
                            <w:sz w:val="18"/>
                            <w:szCs w:val="18"/>
                            <w:lang w:bidi="ar"/>
                          </w:rPr>
                          <m:t> </m:t>
                        </m:r>
                        <m:ctrlPr>
                          <w:rPr>
                            <w:rFonts w:ascii="Cambria Math" w:hAnsi="Cambria Math" w:eastAsia="宋体" w:cs="Times New Roman"/>
                            <w:color w:val="000000"/>
                            <w:kern w:val="0"/>
                            <w:sz w:val="18"/>
                            <w:szCs w:val="18"/>
                            <w:lang w:bidi="ar"/>
                          </w:rPr>
                        </m:ctrlPr>
                      </m:e>
                    </m:nary>
                    <m:r>
                      <m:rPr>
                        <m:sty m:val="p"/>
                      </m:rPr>
                      <w:rPr>
                        <w:rFonts w:ascii="Cambria Math" w:hAnsi="Cambria Math" w:eastAsia="宋体" w:cs="Times New Roman"/>
                        <w:color w:val="000000"/>
                        <w:kern w:val="0"/>
                        <w:sz w:val="18"/>
                        <w:szCs w:val="18"/>
                        <w:lang w:bidi="ar"/>
                      </w:rPr>
                      <m:t>(</m:t>
                    </m:r>
                    <m:sSub>
                      <m:sSubPr>
                        <m:ctrlPr>
                          <w:rPr>
                            <w:rFonts w:ascii="Cambria Math" w:hAnsi="Cambria Math" w:eastAsia="宋体" w:cs="Times New Roman"/>
                            <w:color w:val="000000"/>
                            <w:kern w:val="0"/>
                            <w:sz w:val="18"/>
                            <w:szCs w:val="18"/>
                            <w:lang w:bidi="ar"/>
                          </w:rPr>
                        </m:ctrlPr>
                      </m:sSubPr>
                      <m:e>
                        <m:r>
                          <m:rPr/>
                          <w:rPr>
                            <w:rFonts w:ascii="Cambria Math" w:hAnsi="Cambria Math" w:eastAsia="宋体" w:cs="Times New Roman"/>
                            <w:color w:val="000000"/>
                            <w:kern w:val="0"/>
                            <w:sz w:val="18"/>
                            <w:szCs w:val="18"/>
                            <w:lang w:bidi="ar"/>
                          </w:rPr>
                          <m:t>y</m:t>
                        </m:r>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i</m:t>
                        </m:r>
                        <m:ctrlPr>
                          <w:rPr>
                            <w:rFonts w:ascii="Cambria Math" w:hAnsi="Cambria Math" w:eastAsia="宋体" w:cs="Times New Roman"/>
                            <w:color w:val="000000"/>
                            <w:kern w:val="0"/>
                            <w:sz w:val="18"/>
                            <w:szCs w:val="18"/>
                            <w:lang w:bidi="ar"/>
                          </w:rPr>
                        </m:ctrlPr>
                      </m:sub>
                    </m:sSub>
                    <m:r>
                      <m:rPr>
                        <m:sty m:val="p"/>
                      </m:rPr>
                      <w:rPr>
                        <w:rFonts w:ascii="Cambria Math" w:hAnsi="Cambria Math" w:eastAsia="宋体" w:cs="Times New Roman"/>
                        <w:color w:val="000000"/>
                        <w:kern w:val="0"/>
                        <w:sz w:val="18"/>
                        <w:szCs w:val="18"/>
                        <w:lang w:bidi="ar"/>
                      </w:rPr>
                      <m:t>−</m:t>
                    </m:r>
                    <m:acc>
                      <m:accPr>
                        <m:chr m:val="̅"/>
                        <m:ctrlPr>
                          <w:rPr>
                            <w:rFonts w:ascii="Cambria Math" w:hAnsi="Cambria Math" w:eastAsia="宋体" w:cs="Times New Roman"/>
                            <w:color w:val="000000"/>
                            <w:kern w:val="0"/>
                            <w:sz w:val="18"/>
                            <w:szCs w:val="18"/>
                            <w:lang w:bidi="ar"/>
                          </w:rPr>
                        </m:ctrlPr>
                      </m:accPr>
                      <m:e>
                        <m:r>
                          <m:rPr/>
                          <w:rPr>
                            <w:rFonts w:ascii="Cambria Math" w:hAnsi="Cambria Math" w:eastAsia="宋体" w:cs="Times New Roman"/>
                            <w:color w:val="000000"/>
                            <w:kern w:val="0"/>
                            <w:sz w:val="18"/>
                            <w:szCs w:val="18"/>
                            <w:lang w:bidi="ar"/>
                          </w:rPr>
                          <m:t>y</m:t>
                        </m:r>
                        <m:ctrlPr>
                          <w:rPr>
                            <w:rFonts w:ascii="Cambria Math" w:hAnsi="Cambria Math" w:eastAsia="宋体" w:cs="Times New Roman"/>
                            <w:color w:val="000000"/>
                            <w:kern w:val="0"/>
                            <w:sz w:val="18"/>
                            <w:szCs w:val="18"/>
                            <w:lang w:bidi="ar"/>
                          </w:rPr>
                        </m:ctrlPr>
                      </m:e>
                    </m:acc>
                    <m:sSup>
                      <m:sSupPr>
                        <m:ctrlPr>
                          <w:rPr>
                            <w:rFonts w:ascii="Cambria Math" w:hAnsi="Cambria Math" w:eastAsia="宋体" w:cs="Times New Roman"/>
                            <w:color w:val="000000"/>
                            <w:kern w:val="0"/>
                            <w:sz w:val="18"/>
                            <w:szCs w:val="18"/>
                            <w:lang w:bidi="ar"/>
                          </w:rPr>
                        </m:ctrlPr>
                      </m:sSupPr>
                      <m:e>
                        <m:r>
                          <m:rPr>
                            <m:sty m:val="p"/>
                          </m:rPr>
                          <w:rPr>
                            <w:rFonts w:ascii="Cambria Math" w:hAnsi="Cambria Math" w:eastAsia="宋体" w:cs="Times New Roman"/>
                            <w:color w:val="000000"/>
                            <w:kern w:val="0"/>
                            <w:sz w:val="18"/>
                            <w:szCs w:val="18"/>
                            <w:lang w:bidi="ar"/>
                          </w:rPr>
                          <m:t>)</m:t>
                        </m:r>
                        <m:ctrlPr>
                          <w:rPr>
                            <w:rFonts w:ascii="Cambria Math" w:hAnsi="Cambria Math" w:eastAsia="宋体" w:cs="Times New Roman"/>
                            <w:color w:val="000000"/>
                            <w:kern w:val="0"/>
                            <w:sz w:val="18"/>
                            <w:szCs w:val="18"/>
                            <w:lang w:bidi="ar"/>
                          </w:rPr>
                        </m:ctrlPr>
                      </m:e>
                      <m:sup>
                        <m:r>
                          <m:rPr>
                            <m:sty m:val="p"/>
                          </m:rPr>
                          <w:rPr>
                            <w:rFonts w:ascii="Cambria Math" w:hAnsi="Cambria Math" w:eastAsia="宋体" w:cs="Times New Roman"/>
                            <w:color w:val="000000"/>
                            <w:kern w:val="0"/>
                            <w:sz w:val="18"/>
                            <w:szCs w:val="18"/>
                            <w:lang w:bidi="ar"/>
                          </w:rPr>
                          <m:t>2</m:t>
                        </m:r>
                        <m:ctrlPr>
                          <w:rPr>
                            <w:rFonts w:ascii="Cambria Math" w:hAnsi="Cambria Math" w:eastAsia="宋体" w:cs="Times New Roman"/>
                            <w:color w:val="000000"/>
                            <w:kern w:val="0"/>
                            <w:sz w:val="18"/>
                            <w:szCs w:val="18"/>
                            <w:lang w:bidi="ar"/>
                          </w:rPr>
                        </m:ctrlPr>
                      </m:sup>
                    </m:sSup>
                    <m:ctrlPr>
                      <w:rPr>
                        <w:rFonts w:ascii="Cambria Math" w:hAnsi="Cambria Math" w:eastAsia="宋体" w:cs="Times New Roman"/>
                        <w:color w:val="000000"/>
                        <w:kern w:val="0"/>
                        <w:sz w:val="18"/>
                        <w:szCs w:val="18"/>
                        <w:lang w:bidi="ar"/>
                      </w:rPr>
                    </m:ctrlPr>
                  </m:den>
                </m:f>
              </m:oMath>
            </m:oMathPara>
          </w:p>
        </w:tc>
        <w:tc>
          <w:tcPr>
            <w:tcW w:w="815" w:type="dxa"/>
          </w:tcPr>
          <w:p w14:paraId="40DD8C29">
            <w:pPr>
              <w:jc w:val="right"/>
              <w:rPr>
                <w:rFonts w:ascii="Times New Roman" w:hAnsi="Times New Roman" w:eastAsia="宋体" w:cs="Times New Roman"/>
                <w:color w:val="000000"/>
                <w:kern w:val="0"/>
                <w:sz w:val="18"/>
                <w:szCs w:val="18"/>
                <w:lang w:bidi="ar"/>
              </w:rPr>
            </w:pPr>
            <w:bookmarkStart w:id="14" w:name="_Ref195516701"/>
            <w:r>
              <w:rPr>
                <w:rFonts w:hint="eastAsia"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fldChar w:fldCharType="begin"/>
            </w:r>
            <w:r>
              <w:rPr>
                <w:rFonts w:ascii="Times New Roman" w:hAnsi="Times New Roman" w:eastAsia="宋体" w:cs="Times New Roman"/>
                <w:color w:val="000000"/>
                <w:kern w:val="0"/>
                <w:sz w:val="18"/>
                <w:szCs w:val="18"/>
                <w:lang w:bidi="ar"/>
              </w:rPr>
              <w:instrText xml:space="preserve"> </w:instrText>
            </w:r>
            <w:r>
              <w:rPr>
                <w:rFonts w:hint="eastAsia" w:ascii="Times New Roman" w:hAnsi="Times New Roman" w:eastAsia="宋体" w:cs="Times New Roman"/>
                <w:color w:val="000000"/>
                <w:kern w:val="0"/>
                <w:sz w:val="18"/>
                <w:szCs w:val="18"/>
                <w:lang w:bidi="ar"/>
              </w:rPr>
              <w:instrText xml:space="preserve">SEQ （ \* ARABIC</w:instrText>
            </w:r>
            <w:r>
              <w:rPr>
                <w:rFonts w:ascii="Times New Roman" w:hAnsi="Times New Roman" w:eastAsia="宋体" w:cs="Times New Roman"/>
                <w:color w:val="000000"/>
                <w:kern w:val="0"/>
                <w:sz w:val="18"/>
                <w:szCs w:val="18"/>
                <w:lang w:bidi="ar"/>
              </w:rPr>
              <w:instrText xml:space="preserve"> </w:instrText>
            </w:r>
            <w:r>
              <w:rPr>
                <w:rFonts w:ascii="Times New Roman" w:hAnsi="Times New Roman" w:eastAsia="宋体" w:cs="Times New Roman"/>
                <w:color w:val="000000"/>
                <w:kern w:val="0"/>
                <w:sz w:val="18"/>
                <w:szCs w:val="18"/>
                <w:lang w:bidi="ar"/>
              </w:rPr>
              <w:fldChar w:fldCharType="separate"/>
            </w:r>
            <w:r>
              <w:rPr>
                <w:rFonts w:ascii="Times New Roman" w:hAnsi="Times New Roman" w:eastAsia="宋体" w:cs="Times New Roman"/>
                <w:color w:val="000000"/>
                <w:kern w:val="0"/>
                <w:sz w:val="18"/>
                <w:szCs w:val="18"/>
                <w:lang w:bidi="ar"/>
              </w:rPr>
              <w:t>7</w:t>
            </w:r>
            <w:r>
              <w:rPr>
                <w:rFonts w:ascii="Times New Roman" w:hAnsi="Times New Roman" w:eastAsia="宋体" w:cs="Times New Roman"/>
                <w:color w:val="000000"/>
                <w:kern w:val="0"/>
                <w:sz w:val="18"/>
                <w:szCs w:val="18"/>
                <w:lang w:bidi="ar"/>
              </w:rPr>
              <w:fldChar w:fldCharType="end"/>
            </w:r>
            <w:r>
              <w:rPr>
                <w:rFonts w:hint="eastAsia" w:ascii="Times New Roman" w:hAnsi="Times New Roman" w:eastAsia="宋体" w:cs="Times New Roman"/>
                <w:color w:val="000000"/>
                <w:kern w:val="0"/>
                <w:sz w:val="18"/>
                <w:szCs w:val="18"/>
                <w:lang w:bidi="ar"/>
              </w:rPr>
              <w:t>）</w:t>
            </w:r>
            <w:bookmarkEnd w:id="14"/>
          </w:p>
        </w:tc>
      </w:tr>
      <w:tr w14:paraId="399EBE08">
        <w:tc>
          <w:tcPr>
            <w:tcW w:w="250" w:type="dxa"/>
          </w:tcPr>
          <w:p w14:paraId="3215925F">
            <w:pPr>
              <w:spacing w:before="156" w:beforeLines="50" w:after="156" w:afterLines="50"/>
              <w:rPr>
                <w:rFonts w:ascii="Times New Roman" w:hAnsi="Times New Roman" w:eastAsia="宋体" w:cs="Times New Roman"/>
                <w:color w:val="000000"/>
                <w:kern w:val="0"/>
                <w:sz w:val="18"/>
                <w:szCs w:val="18"/>
                <w:lang w:bidi="ar"/>
              </w:rPr>
            </w:pPr>
          </w:p>
        </w:tc>
        <w:tc>
          <w:tcPr>
            <w:tcW w:w="7457" w:type="dxa"/>
          </w:tcPr>
          <w:p w14:paraId="009D0F92">
            <w:pPr>
              <w:spacing w:before="156" w:beforeLines="50" w:after="156" w:afterLines="50"/>
              <w:rPr>
                <w:rFonts w:ascii="Times New Roman" w:hAnsi="Times New Roman" w:eastAsia="宋体" w:cs="Times New Roman"/>
                <w:color w:val="000000"/>
                <w:kern w:val="0"/>
                <w:sz w:val="18"/>
                <w:szCs w:val="18"/>
                <w:lang w:bidi="ar"/>
              </w:rPr>
            </w:pPr>
            <m:oMathPara>
              <m:oMath>
                <m:r>
                  <m:rPr>
                    <m:sty m:val="p"/>
                  </m:rPr>
                  <w:rPr>
                    <w:rFonts w:ascii="Cambria Math" w:hAnsi="Cambria Math" w:eastAsia="宋体" w:cs="Times New Roman"/>
                    <w:color w:val="000000"/>
                    <w:kern w:val="0"/>
                    <w:sz w:val="18"/>
                    <w:szCs w:val="18"/>
                    <w:lang w:bidi="ar"/>
                  </w:rPr>
                  <m:t>RMSE=</m:t>
                </m:r>
                <m:rad>
                  <m:radPr>
                    <m:degHide m:val="1"/>
                    <m:ctrlPr>
                      <w:rPr>
                        <w:rFonts w:ascii="Cambria Math" w:hAnsi="Cambria Math" w:eastAsia="宋体" w:cs="Times New Roman"/>
                        <w:color w:val="000000"/>
                        <w:kern w:val="0"/>
                        <w:sz w:val="18"/>
                        <w:szCs w:val="18"/>
                        <w:lang w:bidi="ar"/>
                      </w:rPr>
                    </m:ctrlPr>
                  </m:radPr>
                  <m:deg>
                    <m:ctrlPr>
                      <w:rPr>
                        <w:rFonts w:ascii="Cambria Math" w:hAnsi="Cambria Math" w:eastAsia="宋体" w:cs="Times New Roman"/>
                        <w:color w:val="000000"/>
                        <w:kern w:val="0"/>
                        <w:sz w:val="18"/>
                        <w:szCs w:val="18"/>
                        <w:lang w:bidi="ar"/>
                      </w:rPr>
                    </m:ctrlPr>
                  </m:deg>
                  <m:e>
                    <m:f>
                      <m:fPr>
                        <m:ctrlPr>
                          <w:rPr>
                            <w:rFonts w:ascii="Cambria Math" w:hAnsi="Cambria Math" w:eastAsia="宋体" w:cs="Times New Roman"/>
                            <w:color w:val="000000"/>
                            <w:kern w:val="0"/>
                            <w:sz w:val="18"/>
                            <w:szCs w:val="18"/>
                            <w:lang w:bidi="ar"/>
                          </w:rPr>
                        </m:ctrlPr>
                      </m:fPr>
                      <m:num>
                        <m:r>
                          <m:rPr>
                            <m:sty m:val="p"/>
                          </m:rPr>
                          <w:rPr>
                            <w:rFonts w:ascii="Cambria Math" w:hAnsi="Cambria Math" w:eastAsia="宋体" w:cs="Times New Roman"/>
                            <w:color w:val="000000"/>
                            <w:kern w:val="0"/>
                            <w:sz w:val="18"/>
                            <w:szCs w:val="18"/>
                            <w:lang w:bidi="ar"/>
                          </w:rPr>
                          <m:t>1</m:t>
                        </m:r>
                        <m:ctrlPr>
                          <w:rPr>
                            <w:rFonts w:ascii="Cambria Math" w:hAnsi="Cambria Math" w:eastAsia="宋体" w:cs="Times New Roman"/>
                            <w:color w:val="000000"/>
                            <w:kern w:val="0"/>
                            <w:sz w:val="18"/>
                            <w:szCs w:val="18"/>
                            <w:lang w:bidi="ar"/>
                          </w:rPr>
                        </m:ctrlPr>
                      </m:num>
                      <m:den>
                        <m:r>
                          <m:rPr/>
                          <w:rPr>
                            <w:rFonts w:ascii="Cambria Math" w:hAnsi="Cambria Math" w:eastAsia="宋体" w:cs="Times New Roman"/>
                            <w:color w:val="000000"/>
                            <w:kern w:val="0"/>
                            <w:sz w:val="18"/>
                            <w:szCs w:val="18"/>
                            <w:lang w:bidi="ar"/>
                          </w:rPr>
                          <m:t>n</m:t>
                        </m:r>
                        <m:ctrlPr>
                          <w:rPr>
                            <w:rFonts w:ascii="Cambria Math" w:hAnsi="Cambria Math" w:eastAsia="宋体" w:cs="Times New Roman"/>
                            <w:color w:val="000000"/>
                            <w:kern w:val="0"/>
                            <w:sz w:val="18"/>
                            <w:szCs w:val="18"/>
                            <w:lang w:bidi="ar"/>
                          </w:rPr>
                        </m:ctrlPr>
                      </m:den>
                    </m:f>
                    <m:nary>
                      <m:naryPr>
                        <m:chr m:val="∑"/>
                        <m:grow m:val="1"/>
                        <m:limLoc m:val="undOvr"/>
                        <m:ctrlPr>
                          <w:rPr>
                            <w:rFonts w:ascii="Cambria Math" w:hAnsi="Cambria Math" w:eastAsia="宋体" w:cs="Times New Roman"/>
                            <w:color w:val="000000"/>
                            <w:kern w:val="0"/>
                            <w:sz w:val="18"/>
                            <w:szCs w:val="18"/>
                            <w:lang w:bidi="ar"/>
                          </w:rPr>
                        </m:ctrlPr>
                      </m:naryPr>
                      <m:sub>
                        <m:r>
                          <m:rPr/>
                          <w:rPr>
                            <w:rFonts w:ascii="Cambria Math" w:hAnsi="Cambria Math" w:eastAsia="宋体" w:cs="Times New Roman"/>
                            <w:color w:val="000000"/>
                            <w:kern w:val="0"/>
                            <w:sz w:val="18"/>
                            <w:szCs w:val="18"/>
                            <w:lang w:bidi="ar"/>
                          </w:rPr>
                          <m:t>i</m:t>
                        </m:r>
                        <m:r>
                          <m:rPr>
                            <m:sty m:val="p"/>
                          </m:rPr>
                          <w:rPr>
                            <w:rFonts w:ascii="Cambria Math" w:hAnsi="Cambria Math" w:eastAsia="宋体" w:cs="Times New Roman"/>
                            <w:color w:val="000000"/>
                            <w:kern w:val="0"/>
                            <w:sz w:val="18"/>
                            <w:szCs w:val="18"/>
                            <w:lang w:bidi="ar"/>
                          </w:rPr>
                          <m:t>=1</m:t>
                        </m:r>
                        <m:ctrlPr>
                          <w:rPr>
                            <w:rFonts w:ascii="Cambria Math" w:hAnsi="Cambria Math" w:eastAsia="宋体" w:cs="Times New Roman"/>
                            <w:color w:val="000000"/>
                            <w:kern w:val="0"/>
                            <w:sz w:val="18"/>
                            <w:szCs w:val="18"/>
                            <w:lang w:bidi="ar"/>
                          </w:rPr>
                        </m:ctrlPr>
                      </m:sub>
                      <m:sup>
                        <m:r>
                          <m:rPr/>
                          <w:rPr>
                            <w:rFonts w:ascii="Cambria Math" w:hAnsi="Cambria Math" w:eastAsia="宋体" w:cs="Times New Roman"/>
                            <w:color w:val="000000"/>
                            <w:kern w:val="0"/>
                            <w:sz w:val="18"/>
                            <w:szCs w:val="18"/>
                            <w:lang w:bidi="ar"/>
                          </w:rPr>
                          <m:t>n</m:t>
                        </m:r>
                        <m:ctrlPr>
                          <w:rPr>
                            <w:rFonts w:ascii="Cambria Math" w:hAnsi="Cambria Math" w:eastAsia="宋体" w:cs="Times New Roman"/>
                            <w:color w:val="000000"/>
                            <w:kern w:val="0"/>
                            <w:sz w:val="18"/>
                            <w:szCs w:val="18"/>
                            <w:lang w:bidi="ar"/>
                          </w:rPr>
                        </m:ctrlPr>
                      </m:sup>
                      <m:e>
                        <m:r>
                          <m:rPr>
                            <m:sty m:val="p"/>
                          </m:rPr>
                          <w:rPr>
                            <w:rFonts w:ascii="Cambria Math" w:hAnsi="Cambria Math" w:eastAsia="宋体" w:cs="Times New Roman"/>
                            <w:color w:val="000000"/>
                            <w:kern w:val="0"/>
                            <w:sz w:val="18"/>
                            <w:szCs w:val="18"/>
                            <w:lang w:bidi="ar"/>
                          </w:rPr>
                          <m:t> </m:t>
                        </m:r>
                        <m:ctrlPr>
                          <w:rPr>
                            <w:rFonts w:ascii="Cambria Math" w:hAnsi="Cambria Math" w:eastAsia="宋体" w:cs="Times New Roman"/>
                            <w:color w:val="000000"/>
                            <w:kern w:val="0"/>
                            <w:sz w:val="18"/>
                            <w:szCs w:val="18"/>
                            <w:lang w:bidi="ar"/>
                          </w:rPr>
                        </m:ctrlPr>
                      </m:e>
                    </m:nary>
                    <m:r>
                      <m:rPr>
                        <m:sty m:val="p"/>
                      </m:rPr>
                      <w:rPr>
                        <w:rFonts w:ascii="Cambria Math" w:hAnsi="Cambria Math" w:eastAsia="宋体" w:cs="Times New Roman"/>
                        <w:color w:val="000000"/>
                        <w:kern w:val="0"/>
                        <w:sz w:val="18"/>
                        <w:szCs w:val="18"/>
                        <w:lang w:bidi="ar"/>
                      </w:rPr>
                      <m:t>(</m:t>
                    </m:r>
                    <m:sSub>
                      <m:sSubPr>
                        <m:ctrlPr>
                          <w:rPr>
                            <w:rFonts w:ascii="Cambria Math" w:hAnsi="Cambria Math" w:eastAsia="宋体" w:cs="Times New Roman"/>
                            <w:color w:val="000000"/>
                            <w:kern w:val="0"/>
                            <w:sz w:val="18"/>
                            <w:szCs w:val="18"/>
                            <w:lang w:bidi="ar"/>
                          </w:rPr>
                        </m:ctrlPr>
                      </m:sSubPr>
                      <m:e>
                        <m:r>
                          <m:rPr/>
                          <w:rPr>
                            <w:rFonts w:ascii="Cambria Math" w:hAnsi="Cambria Math" w:eastAsia="宋体" w:cs="Times New Roman"/>
                            <w:color w:val="000000"/>
                            <w:kern w:val="0"/>
                            <w:sz w:val="18"/>
                            <w:szCs w:val="18"/>
                            <w:lang w:bidi="ar"/>
                          </w:rPr>
                          <m:t>y</m:t>
                        </m:r>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i</m:t>
                        </m:r>
                        <m:ctrlPr>
                          <w:rPr>
                            <w:rFonts w:ascii="Cambria Math" w:hAnsi="Cambria Math" w:eastAsia="宋体" w:cs="Times New Roman"/>
                            <w:color w:val="000000"/>
                            <w:kern w:val="0"/>
                            <w:sz w:val="18"/>
                            <w:szCs w:val="18"/>
                            <w:lang w:bidi="ar"/>
                          </w:rPr>
                        </m:ctrlPr>
                      </m:sub>
                    </m:sSub>
                    <m:r>
                      <m:rPr>
                        <m:sty m:val="p"/>
                      </m:rPr>
                      <w:rPr>
                        <w:rFonts w:ascii="Cambria Math" w:hAnsi="Cambria Math" w:eastAsia="宋体" w:cs="Times New Roman"/>
                        <w:color w:val="000000"/>
                        <w:kern w:val="0"/>
                        <w:sz w:val="18"/>
                        <w:szCs w:val="18"/>
                        <w:lang w:bidi="ar"/>
                      </w:rPr>
                      <m:t>−</m:t>
                    </m:r>
                    <m:sSub>
                      <m:sSubPr>
                        <m:ctrlPr>
                          <w:rPr>
                            <w:rFonts w:ascii="Cambria Math" w:hAnsi="Cambria Math" w:eastAsia="宋体" w:cs="Times New Roman"/>
                            <w:color w:val="000000"/>
                            <w:kern w:val="0"/>
                            <w:sz w:val="18"/>
                            <w:szCs w:val="18"/>
                            <w:lang w:bidi="ar"/>
                          </w:rPr>
                        </m:ctrlPr>
                      </m:sSubPr>
                      <m:e>
                        <m:acc>
                          <m:accPr>
                            <m:ctrlPr>
                              <w:rPr>
                                <w:rFonts w:ascii="Cambria Math" w:hAnsi="Cambria Math" w:eastAsia="宋体" w:cs="Times New Roman"/>
                                <w:color w:val="000000"/>
                                <w:kern w:val="0"/>
                                <w:sz w:val="18"/>
                                <w:szCs w:val="18"/>
                                <w:lang w:bidi="ar"/>
                              </w:rPr>
                            </m:ctrlPr>
                          </m:accPr>
                          <m:e>
                            <m:r>
                              <m:rPr/>
                              <w:rPr>
                                <w:rFonts w:ascii="Cambria Math" w:hAnsi="Cambria Math" w:eastAsia="宋体" w:cs="Times New Roman"/>
                                <w:color w:val="000000"/>
                                <w:kern w:val="0"/>
                                <w:sz w:val="18"/>
                                <w:szCs w:val="18"/>
                                <w:lang w:bidi="ar"/>
                              </w:rPr>
                              <m:t>y</m:t>
                            </m:r>
                            <m:ctrlPr>
                              <w:rPr>
                                <w:rFonts w:ascii="Cambria Math" w:hAnsi="Cambria Math" w:eastAsia="宋体" w:cs="Times New Roman"/>
                                <w:color w:val="000000"/>
                                <w:kern w:val="0"/>
                                <w:sz w:val="18"/>
                                <w:szCs w:val="18"/>
                                <w:lang w:bidi="ar"/>
                              </w:rPr>
                            </m:ctrlPr>
                          </m:e>
                        </m:acc>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i</m:t>
                        </m:r>
                        <m:ctrlPr>
                          <w:rPr>
                            <w:rFonts w:ascii="Cambria Math" w:hAnsi="Cambria Math" w:eastAsia="宋体" w:cs="Times New Roman"/>
                            <w:color w:val="000000"/>
                            <w:kern w:val="0"/>
                            <w:sz w:val="18"/>
                            <w:szCs w:val="18"/>
                            <w:lang w:bidi="ar"/>
                          </w:rPr>
                        </m:ctrlPr>
                      </m:sub>
                    </m:sSub>
                    <m:sSup>
                      <m:sSupPr>
                        <m:ctrlPr>
                          <w:rPr>
                            <w:rFonts w:ascii="Cambria Math" w:hAnsi="Cambria Math" w:eastAsia="宋体" w:cs="Times New Roman"/>
                            <w:color w:val="000000"/>
                            <w:kern w:val="0"/>
                            <w:sz w:val="18"/>
                            <w:szCs w:val="18"/>
                            <w:lang w:bidi="ar"/>
                          </w:rPr>
                        </m:ctrlPr>
                      </m:sSupPr>
                      <m:e>
                        <m:r>
                          <m:rPr>
                            <m:sty m:val="p"/>
                          </m:rPr>
                          <w:rPr>
                            <w:rFonts w:ascii="Cambria Math" w:hAnsi="Cambria Math" w:eastAsia="宋体" w:cs="Times New Roman"/>
                            <w:color w:val="000000"/>
                            <w:kern w:val="0"/>
                            <w:sz w:val="18"/>
                            <w:szCs w:val="18"/>
                            <w:lang w:bidi="ar"/>
                          </w:rPr>
                          <m:t>)</m:t>
                        </m:r>
                        <m:ctrlPr>
                          <w:rPr>
                            <w:rFonts w:ascii="Cambria Math" w:hAnsi="Cambria Math" w:eastAsia="宋体" w:cs="Times New Roman"/>
                            <w:color w:val="000000"/>
                            <w:kern w:val="0"/>
                            <w:sz w:val="18"/>
                            <w:szCs w:val="18"/>
                            <w:lang w:bidi="ar"/>
                          </w:rPr>
                        </m:ctrlPr>
                      </m:e>
                      <m:sup>
                        <m:r>
                          <m:rPr>
                            <m:sty m:val="p"/>
                          </m:rPr>
                          <w:rPr>
                            <w:rFonts w:ascii="Cambria Math" w:hAnsi="Cambria Math" w:eastAsia="宋体" w:cs="Times New Roman"/>
                            <w:color w:val="000000"/>
                            <w:kern w:val="0"/>
                            <w:sz w:val="18"/>
                            <w:szCs w:val="18"/>
                            <w:lang w:bidi="ar"/>
                          </w:rPr>
                          <m:t>2</m:t>
                        </m:r>
                        <m:ctrlPr>
                          <w:rPr>
                            <w:rFonts w:ascii="Cambria Math" w:hAnsi="Cambria Math" w:eastAsia="宋体" w:cs="Times New Roman"/>
                            <w:color w:val="000000"/>
                            <w:kern w:val="0"/>
                            <w:sz w:val="18"/>
                            <w:szCs w:val="18"/>
                            <w:lang w:bidi="ar"/>
                          </w:rPr>
                        </m:ctrlPr>
                      </m:sup>
                    </m:sSup>
                    <m:ctrlPr>
                      <w:rPr>
                        <w:rFonts w:ascii="Cambria Math" w:hAnsi="Cambria Math" w:eastAsia="宋体" w:cs="Times New Roman"/>
                        <w:color w:val="000000"/>
                        <w:kern w:val="0"/>
                        <w:sz w:val="18"/>
                        <w:szCs w:val="18"/>
                        <w:lang w:bidi="ar"/>
                      </w:rPr>
                    </m:ctrlPr>
                  </m:e>
                </m:rad>
              </m:oMath>
            </m:oMathPara>
          </w:p>
        </w:tc>
        <w:tc>
          <w:tcPr>
            <w:tcW w:w="815" w:type="dxa"/>
          </w:tcPr>
          <w:p w14:paraId="246B0B57">
            <w:pPr>
              <w:pStyle w:val="6"/>
              <w:jc w:val="righ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fldChar w:fldCharType="begin"/>
            </w:r>
            <w:r>
              <w:rPr>
                <w:rFonts w:ascii="Times New Roman" w:hAnsi="Times New Roman" w:eastAsia="宋体" w:cs="Times New Roman"/>
                <w:color w:val="000000"/>
                <w:kern w:val="0"/>
                <w:sz w:val="18"/>
                <w:szCs w:val="18"/>
                <w:lang w:bidi="ar"/>
              </w:rPr>
              <w:instrText xml:space="preserve"> </w:instrText>
            </w:r>
            <w:r>
              <w:rPr>
                <w:rFonts w:hint="eastAsia" w:ascii="Times New Roman" w:hAnsi="Times New Roman" w:eastAsia="宋体" w:cs="Times New Roman"/>
                <w:color w:val="000000"/>
                <w:kern w:val="0"/>
                <w:sz w:val="18"/>
                <w:szCs w:val="18"/>
                <w:lang w:bidi="ar"/>
              </w:rPr>
              <w:instrText xml:space="preserve">SEQ （ \* ARABIC</w:instrText>
            </w:r>
            <w:r>
              <w:rPr>
                <w:rFonts w:ascii="Times New Roman" w:hAnsi="Times New Roman" w:eastAsia="宋体" w:cs="Times New Roman"/>
                <w:color w:val="000000"/>
                <w:kern w:val="0"/>
                <w:sz w:val="18"/>
                <w:szCs w:val="18"/>
                <w:lang w:bidi="ar"/>
              </w:rPr>
              <w:instrText xml:space="preserve"> </w:instrText>
            </w:r>
            <w:r>
              <w:rPr>
                <w:rFonts w:ascii="Times New Roman" w:hAnsi="Times New Roman" w:eastAsia="宋体" w:cs="Times New Roman"/>
                <w:color w:val="000000"/>
                <w:kern w:val="0"/>
                <w:sz w:val="18"/>
                <w:szCs w:val="18"/>
                <w:lang w:bidi="ar"/>
              </w:rPr>
              <w:fldChar w:fldCharType="separate"/>
            </w:r>
            <w:r>
              <w:rPr>
                <w:rFonts w:ascii="Times New Roman" w:hAnsi="Times New Roman" w:eastAsia="宋体" w:cs="Times New Roman"/>
                <w:color w:val="000000"/>
                <w:kern w:val="0"/>
                <w:sz w:val="18"/>
                <w:szCs w:val="18"/>
                <w:lang w:bidi="ar"/>
              </w:rPr>
              <w:t>8</w:t>
            </w:r>
            <w:r>
              <w:rPr>
                <w:rFonts w:ascii="Times New Roman" w:hAnsi="Times New Roman" w:eastAsia="宋体" w:cs="Times New Roman"/>
                <w:color w:val="000000"/>
                <w:kern w:val="0"/>
                <w:sz w:val="18"/>
                <w:szCs w:val="18"/>
                <w:lang w:bidi="ar"/>
              </w:rPr>
              <w:fldChar w:fldCharType="end"/>
            </w:r>
            <w:r>
              <w:rPr>
                <w:rFonts w:hint="eastAsia" w:ascii="Times New Roman" w:hAnsi="Times New Roman" w:eastAsia="宋体" w:cs="Times New Roman"/>
                <w:color w:val="000000"/>
                <w:kern w:val="0"/>
                <w:sz w:val="18"/>
                <w:szCs w:val="18"/>
                <w:lang w:bidi="ar"/>
              </w:rPr>
              <w:t>）</w:t>
            </w:r>
          </w:p>
        </w:tc>
      </w:tr>
      <w:tr w14:paraId="2B737A82">
        <w:tc>
          <w:tcPr>
            <w:tcW w:w="250" w:type="dxa"/>
          </w:tcPr>
          <w:p w14:paraId="19ED0B71">
            <w:pPr>
              <w:spacing w:before="156" w:beforeLines="50" w:after="156" w:afterLines="50"/>
              <w:rPr>
                <w:rFonts w:ascii="Times New Roman" w:hAnsi="Times New Roman" w:eastAsia="宋体" w:cs="Times New Roman"/>
                <w:color w:val="000000"/>
                <w:kern w:val="0"/>
                <w:sz w:val="18"/>
                <w:szCs w:val="18"/>
                <w:lang w:bidi="ar"/>
              </w:rPr>
            </w:pPr>
          </w:p>
        </w:tc>
        <w:tc>
          <w:tcPr>
            <w:tcW w:w="7457" w:type="dxa"/>
          </w:tcPr>
          <w:p w14:paraId="35DCB7B5">
            <w:pPr>
              <w:spacing w:before="156" w:beforeLines="50" w:after="156" w:afterLines="50"/>
              <w:rPr>
                <w:rFonts w:ascii="Times New Roman" w:hAnsi="Times New Roman" w:eastAsia="宋体" w:cs="Times New Roman"/>
                <w:color w:val="000000"/>
                <w:kern w:val="0"/>
                <w:sz w:val="18"/>
                <w:szCs w:val="18"/>
                <w:lang w:bidi="ar"/>
              </w:rPr>
            </w:pPr>
            <m:oMathPara>
              <m:oMath>
                <m:r>
                  <m:rPr>
                    <m:sty m:val="p"/>
                  </m:rPr>
                  <w:rPr>
                    <w:rFonts w:ascii="Cambria Math" w:hAnsi="Cambria Math" w:eastAsia="宋体" w:cs="Times New Roman"/>
                    <w:color w:val="000000"/>
                    <w:kern w:val="0"/>
                    <w:sz w:val="18"/>
                    <w:szCs w:val="18"/>
                    <w:lang w:bidi="ar"/>
                  </w:rPr>
                  <m:t>RPD=</m:t>
                </m:r>
                <m:f>
                  <m:fPr>
                    <m:ctrlPr>
                      <w:rPr>
                        <w:rFonts w:ascii="Cambria Math" w:hAnsi="Cambria Math" w:eastAsia="宋体" w:cs="Times New Roman"/>
                        <w:color w:val="000000"/>
                        <w:kern w:val="0"/>
                        <w:sz w:val="18"/>
                        <w:szCs w:val="18"/>
                        <w:lang w:bidi="ar"/>
                      </w:rPr>
                    </m:ctrlPr>
                  </m:fPr>
                  <m:num>
                    <m:r>
                      <m:rPr>
                        <m:sty m:val="p"/>
                      </m:rPr>
                      <w:rPr>
                        <w:rFonts w:ascii="Cambria Math" w:hAnsi="Cambria Math" w:eastAsia="宋体" w:cs="Times New Roman"/>
                        <w:color w:val="000000"/>
                        <w:kern w:val="0"/>
                        <w:sz w:val="18"/>
                        <w:szCs w:val="18"/>
                        <w:lang w:bidi="ar"/>
                      </w:rPr>
                      <m:t>SD</m:t>
                    </m:r>
                    <m:ctrlPr>
                      <w:rPr>
                        <w:rFonts w:ascii="Cambria Math" w:hAnsi="Cambria Math" w:eastAsia="宋体" w:cs="Times New Roman"/>
                        <w:color w:val="000000"/>
                        <w:kern w:val="0"/>
                        <w:sz w:val="18"/>
                        <w:szCs w:val="18"/>
                        <w:lang w:bidi="ar"/>
                      </w:rPr>
                    </m:ctrlPr>
                  </m:num>
                  <m:den>
                    <m:r>
                      <m:rPr>
                        <m:sty m:val="p"/>
                      </m:rPr>
                      <w:rPr>
                        <w:rFonts w:ascii="Cambria Math" w:hAnsi="Cambria Math" w:eastAsia="宋体" w:cs="Times New Roman"/>
                        <w:color w:val="000000"/>
                        <w:kern w:val="0"/>
                        <w:sz w:val="18"/>
                        <w:szCs w:val="18"/>
                        <w:lang w:bidi="ar"/>
                      </w:rPr>
                      <m:t>RMSE</m:t>
                    </m:r>
                    <m:ctrlPr>
                      <w:rPr>
                        <w:rFonts w:ascii="Cambria Math" w:hAnsi="Cambria Math" w:eastAsia="宋体" w:cs="Times New Roman"/>
                        <w:color w:val="000000"/>
                        <w:kern w:val="0"/>
                        <w:sz w:val="18"/>
                        <w:szCs w:val="18"/>
                        <w:lang w:bidi="ar"/>
                      </w:rPr>
                    </m:ctrlPr>
                  </m:den>
                </m:f>
              </m:oMath>
            </m:oMathPara>
          </w:p>
        </w:tc>
        <w:tc>
          <w:tcPr>
            <w:tcW w:w="815" w:type="dxa"/>
          </w:tcPr>
          <w:p w14:paraId="6F80636F">
            <w:pPr>
              <w:pStyle w:val="6"/>
              <w:jc w:val="righ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fldChar w:fldCharType="begin"/>
            </w:r>
            <w:r>
              <w:rPr>
                <w:rFonts w:ascii="Times New Roman" w:hAnsi="Times New Roman" w:eastAsia="宋体" w:cs="Times New Roman"/>
                <w:color w:val="000000"/>
                <w:kern w:val="0"/>
                <w:sz w:val="18"/>
                <w:szCs w:val="18"/>
                <w:lang w:bidi="ar"/>
              </w:rPr>
              <w:instrText xml:space="preserve"> </w:instrText>
            </w:r>
            <w:r>
              <w:rPr>
                <w:rFonts w:hint="eastAsia" w:ascii="Times New Roman" w:hAnsi="Times New Roman" w:eastAsia="宋体" w:cs="Times New Roman"/>
                <w:color w:val="000000"/>
                <w:kern w:val="0"/>
                <w:sz w:val="18"/>
                <w:szCs w:val="18"/>
                <w:lang w:bidi="ar"/>
              </w:rPr>
              <w:instrText xml:space="preserve">SEQ （ \* ARABIC</w:instrText>
            </w:r>
            <w:r>
              <w:rPr>
                <w:rFonts w:ascii="Times New Roman" w:hAnsi="Times New Roman" w:eastAsia="宋体" w:cs="Times New Roman"/>
                <w:color w:val="000000"/>
                <w:kern w:val="0"/>
                <w:sz w:val="18"/>
                <w:szCs w:val="18"/>
                <w:lang w:bidi="ar"/>
              </w:rPr>
              <w:instrText xml:space="preserve"> </w:instrText>
            </w:r>
            <w:r>
              <w:rPr>
                <w:rFonts w:ascii="Times New Roman" w:hAnsi="Times New Roman" w:eastAsia="宋体" w:cs="Times New Roman"/>
                <w:color w:val="000000"/>
                <w:kern w:val="0"/>
                <w:sz w:val="18"/>
                <w:szCs w:val="18"/>
                <w:lang w:bidi="ar"/>
              </w:rPr>
              <w:fldChar w:fldCharType="separate"/>
            </w:r>
            <w:r>
              <w:rPr>
                <w:rFonts w:ascii="Times New Roman" w:hAnsi="Times New Roman" w:eastAsia="宋体" w:cs="Times New Roman"/>
                <w:color w:val="000000"/>
                <w:kern w:val="0"/>
                <w:sz w:val="18"/>
                <w:szCs w:val="18"/>
                <w:lang w:bidi="ar"/>
              </w:rPr>
              <w:t>9</w:t>
            </w:r>
            <w:r>
              <w:rPr>
                <w:rFonts w:ascii="Times New Roman" w:hAnsi="Times New Roman" w:eastAsia="宋体" w:cs="Times New Roman"/>
                <w:color w:val="000000"/>
                <w:kern w:val="0"/>
                <w:sz w:val="18"/>
                <w:szCs w:val="18"/>
                <w:lang w:bidi="ar"/>
              </w:rPr>
              <w:fldChar w:fldCharType="end"/>
            </w:r>
            <w:r>
              <w:rPr>
                <w:rFonts w:hint="eastAsia" w:ascii="Times New Roman" w:hAnsi="Times New Roman" w:eastAsia="宋体" w:cs="Times New Roman"/>
                <w:color w:val="000000"/>
                <w:kern w:val="0"/>
                <w:sz w:val="18"/>
                <w:szCs w:val="18"/>
                <w:lang w:bidi="ar"/>
              </w:rPr>
              <w:t>）</w:t>
            </w:r>
          </w:p>
        </w:tc>
      </w:tr>
      <w:tr w14:paraId="0409FC5B">
        <w:tc>
          <w:tcPr>
            <w:tcW w:w="250" w:type="dxa"/>
          </w:tcPr>
          <w:p w14:paraId="082F9756">
            <w:pPr>
              <w:spacing w:before="156" w:beforeLines="50" w:after="156" w:afterLines="50"/>
              <w:rPr>
                <w:rFonts w:ascii="Times New Roman" w:hAnsi="Times New Roman" w:eastAsia="宋体" w:cs="Times New Roman"/>
                <w:color w:val="000000"/>
                <w:kern w:val="0"/>
                <w:sz w:val="18"/>
                <w:szCs w:val="18"/>
                <w:lang w:bidi="ar"/>
              </w:rPr>
            </w:pPr>
          </w:p>
        </w:tc>
        <w:tc>
          <w:tcPr>
            <w:tcW w:w="7457" w:type="dxa"/>
          </w:tcPr>
          <w:p w14:paraId="24CD6402">
            <w:pPr>
              <w:spacing w:before="156" w:beforeLines="50" w:after="156" w:afterLines="50"/>
              <w:rPr>
                <w:rFonts w:ascii="Times New Roman" w:hAnsi="Times New Roman" w:eastAsia="宋体" w:cs="Times New Roman"/>
                <w:color w:val="000000"/>
                <w:kern w:val="0"/>
                <w:sz w:val="18"/>
                <w:szCs w:val="18"/>
                <w:lang w:bidi="ar"/>
              </w:rPr>
            </w:pPr>
            <m:oMathPara>
              <m:oMath>
                <m:sSub>
                  <m:sSubPr>
                    <m:ctrlPr>
                      <w:rPr>
                        <w:rFonts w:ascii="Cambria Math" w:hAnsi="Cambria Math" w:eastAsia="宋体" w:cs="Times New Roman"/>
                        <w:color w:val="000000"/>
                        <w:kern w:val="0"/>
                        <w:sz w:val="18"/>
                        <w:szCs w:val="18"/>
                        <w:lang w:bidi="ar"/>
                      </w:rPr>
                    </m:ctrlPr>
                  </m:sSubPr>
                  <m:e>
                    <m:r>
                      <m:rPr/>
                      <w:rPr>
                        <w:rFonts w:ascii="Cambria Math" w:hAnsi="Cambria Math" w:eastAsia="宋体" w:cs="Times New Roman"/>
                        <w:color w:val="000000"/>
                        <w:kern w:val="0"/>
                        <w:sz w:val="18"/>
                        <w:szCs w:val="18"/>
                        <w:lang w:bidi="ar"/>
                      </w:rPr>
                      <m:t>ϕ</m:t>
                    </m:r>
                    <m:ctrlPr>
                      <w:rPr>
                        <w:rFonts w:ascii="Cambria Math" w:hAnsi="Cambria Math" w:eastAsia="宋体" w:cs="Times New Roman"/>
                        <w:color w:val="000000"/>
                        <w:kern w:val="0"/>
                        <w:sz w:val="18"/>
                        <w:szCs w:val="18"/>
                        <w:lang w:bidi="ar"/>
                      </w:rPr>
                    </m:ctrlPr>
                  </m:e>
                  <m:sub>
                    <m:r>
                      <m:rPr/>
                      <w:rPr>
                        <w:rFonts w:ascii="Cambria Math" w:hAnsi="Cambria Math" w:eastAsia="宋体" w:cs="Times New Roman"/>
                        <w:color w:val="000000"/>
                        <w:kern w:val="0"/>
                        <w:sz w:val="18"/>
                        <w:szCs w:val="18"/>
                        <w:lang w:bidi="ar"/>
                      </w:rPr>
                      <m:t>i</m:t>
                    </m:r>
                    <m:ctrlPr>
                      <w:rPr>
                        <w:rFonts w:ascii="Cambria Math" w:hAnsi="Cambria Math" w:eastAsia="宋体" w:cs="Times New Roman"/>
                        <w:color w:val="000000"/>
                        <w:kern w:val="0"/>
                        <w:sz w:val="18"/>
                        <w:szCs w:val="18"/>
                        <w:lang w:bidi="ar"/>
                      </w:rPr>
                    </m:ctrlPr>
                  </m:sub>
                </m:sSub>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f</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x</m:t>
                </m:r>
                <m:r>
                  <m:rPr>
                    <m:sty m:val="p"/>
                  </m:rPr>
                  <w:rPr>
                    <w:rFonts w:ascii="Cambria Math" w:hAnsi="Cambria Math" w:eastAsia="宋体" w:cs="Times New Roman"/>
                    <w:color w:val="000000"/>
                    <w:kern w:val="0"/>
                    <w:sz w:val="18"/>
                    <w:szCs w:val="18"/>
                    <w:lang w:bidi="ar"/>
                  </w:rPr>
                  <m:t>)=</m:t>
                </m:r>
                <m:nary>
                  <m:naryPr>
                    <m:chr m:val="∑"/>
                    <m:grow m:val="1"/>
                    <m:limLoc m:val="undOvr"/>
                    <m:supHide m:val="1"/>
                    <m:ctrlPr>
                      <w:rPr>
                        <w:rFonts w:ascii="Cambria Math" w:hAnsi="Cambria Math" w:eastAsia="宋体" w:cs="Times New Roman"/>
                        <w:color w:val="000000"/>
                        <w:kern w:val="0"/>
                        <w:sz w:val="18"/>
                        <w:szCs w:val="18"/>
                        <w:lang w:bidi="ar"/>
                      </w:rPr>
                    </m:ctrlPr>
                  </m:naryPr>
                  <m:sub>
                    <m:r>
                      <m:rPr/>
                      <w:rPr>
                        <w:rFonts w:ascii="Cambria Math" w:hAnsi="Cambria Math" w:eastAsia="宋体" w:cs="Times New Roman"/>
                        <w:color w:val="000000"/>
                        <w:kern w:val="0"/>
                        <w:sz w:val="18"/>
                        <w:szCs w:val="18"/>
                        <w:lang w:bidi="ar"/>
                      </w:rPr>
                      <m:t>S</m:t>
                    </m:r>
                    <m:r>
                      <m:rPr>
                        <m:sty m:val="p"/>
                      </m:rPr>
                      <w:rPr>
                        <w:rFonts w:ascii="Cambria Math" w:hAnsi="Cambria Math" w:eastAsia="宋体" w:cs="Times New Roman"/>
                        <w:color w:val="000000"/>
                        <w:kern w:val="0"/>
                        <w:sz w:val="18"/>
                        <w:szCs w:val="18"/>
                        <w:lang w:bidi="ar"/>
                      </w:rPr>
                      <m:t>⊆{1,2,…,</m:t>
                    </m:r>
                    <m:r>
                      <m:rPr/>
                      <w:rPr>
                        <w:rFonts w:ascii="Cambria Math" w:hAnsi="Cambria Math" w:eastAsia="宋体" w:cs="Times New Roman"/>
                        <w:color w:val="000000"/>
                        <w:kern w:val="0"/>
                        <w:sz w:val="18"/>
                        <w:szCs w:val="18"/>
                        <w:lang w:bidi="ar"/>
                      </w:rPr>
                      <m:t>p</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i</m:t>
                    </m:r>
                    <m:r>
                      <m:rPr>
                        <m:sty m:val="p"/>
                      </m:rPr>
                      <w:rPr>
                        <w:rFonts w:ascii="Cambria Math" w:hAnsi="Cambria Math" w:eastAsia="宋体" w:cs="Times New Roman"/>
                        <w:color w:val="000000"/>
                        <w:kern w:val="0"/>
                        <w:sz w:val="18"/>
                        <w:szCs w:val="18"/>
                        <w:lang w:bidi="ar"/>
                      </w:rPr>
                      <m:t>}</m:t>
                    </m:r>
                    <m:ctrlPr>
                      <w:rPr>
                        <w:rFonts w:ascii="Cambria Math" w:hAnsi="Cambria Math" w:eastAsia="宋体" w:cs="Times New Roman"/>
                        <w:color w:val="000000"/>
                        <w:kern w:val="0"/>
                        <w:sz w:val="18"/>
                        <w:szCs w:val="18"/>
                        <w:lang w:bidi="ar"/>
                      </w:rPr>
                    </m:ctrlPr>
                  </m:sub>
                  <m:sup>
                    <m:ctrlPr>
                      <w:rPr>
                        <w:rFonts w:ascii="Cambria Math" w:hAnsi="Cambria Math" w:eastAsia="宋体" w:cs="Times New Roman"/>
                        <w:color w:val="000000"/>
                        <w:kern w:val="0"/>
                        <w:sz w:val="18"/>
                        <w:szCs w:val="18"/>
                        <w:lang w:bidi="ar"/>
                      </w:rPr>
                    </m:ctrlPr>
                  </m:sup>
                  <m:e>
                    <m:r>
                      <m:rPr>
                        <m:sty m:val="p"/>
                      </m:rPr>
                      <w:rPr>
                        <w:rFonts w:ascii="Cambria Math" w:hAnsi="Cambria Math" w:eastAsia="宋体" w:cs="Times New Roman"/>
                        <w:color w:val="000000"/>
                        <w:kern w:val="0"/>
                        <w:sz w:val="18"/>
                        <w:szCs w:val="18"/>
                        <w:lang w:bidi="ar"/>
                      </w:rPr>
                      <m:t> </m:t>
                    </m:r>
                    <m:ctrlPr>
                      <w:rPr>
                        <w:rFonts w:ascii="Cambria Math" w:hAnsi="Cambria Math" w:eastAsia="宋体" w:cs="Times New Roman"/>
                        <w:color w:val="000000"/>
                        <w:kern w:val="0"/>
                        <w:sz w:val="18"/>
                        <w:szCs w:val="18"/>
                        <w:lang w:bidi="ar"/>
                      </w:rPr>
                    </m:ctrlPr>
                  </m:e>
                </m:nary>
                <m:f>
                  <m:fPr>
                    <m:ctrlPr>
                      <w:rPr>
                        <w:rFonts w:ascii="Cambria Math" w:hAnsi="Cambria Math" w:eastAsia="宋体" w:cs="Times New Roman"/>
                        <w:color w:val="000000"/>
                        <w:kern w:val="0"/>
                        <w:sz w:val="18"/>
                        <w:szCs w:val="18"/>
                        <w:lang w:bidi="ar"/>
                      </w:rPr>
                    </m:ctrlPr>
                  </m:fPr>
                  <m:num>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S</m:t>
                    </m:r>
                    <m:r>
                      <m:rPr>
                        <m:sty m:val="p"/>
                      </m:rPr>
                      <w:rPr>
                        <w:rFonts w:ascii="Cambria Math" w:hAnsi="Cambria Math" w:eastAsia="宋体" w:cs="Times New Roman"/>
                        <w:color w:val="000000"/>
                        <w:kern w:val="0"/>
                        <w:sz w:val="18"/>
                        <w:szCs w:val="18"/>
                        <w:lang w:bidi="ar"/>
                      </w:rPr>
                      <m:t>|!</m:t>
                    </m:r>
                    <m:d>
                      <m:dPr>
                        <m:ctrlPr>
                          <w:rPr>
                            <w:rFonts w:ascii="Cambria Math" w:hAnsi="Cambria Math" w:eastAsia="宋体" w:cs="Times New Roman"/>
                            <w:color w:val="000000"/>
                            <w:kern w:val="0"/>
                            <w:sz w:val="18"/>
                            <w:szCs w:val="18"/>
                            <w:lang w:bidi="ar"/>
                          </w:rPr>
                        </m:ctrlPr>
                      </m:dPr>
                      <m:e>
                        <m:r>
                          <m:rPr/>
                          <w:rPr>
                            <w:rFonts w:ascii="Cambria Math" w:hAnsi="Cambria Math" w:eastAsia="宋体" w:cs="Times New Roman"/>
                            <w:color w:val="000000"/>
                            <w:kern w:val="0"/>
                            <w:sz w:val="18"/>
                            <w:szCs w:val="18"/>
                            <w:lang w:bidi="ar"/>
                          </w:rPr>
                          <m:t>p</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S</m:t>
                        </m:r>
                        <m:r>
                          <m:rPr>
                            <m:sty m:val="p"/>
                          </m:rPr>
                          <w:rPr>
                            <w:rFonts w:ascii="Cambria Math" w:hAnsi="Cambria Math" w:eastAsia="宋体" w:cs="Times New Roman"/>
                            <w:color w:val="000000"/>
                            <w:kern w:val="0"/>
                            <w:sz w:val="18"/>
                            <w:szCs w:val="18"/>
                            <w:lang w:bidi="ar"/>
                          </w:rPr>
                          <m:t>|−1</m:t>
                        </m:r>
                        <m:ctrlPr>
                          <w:rPr>
                            <w:rFonts w:ascii="Cambria Math" w:hAnsi="Cambria Math" w:eastAsia="宋体" w:cs="Times New Roman"/>
                            <w:color w:val="000000"/>
                            <w:kern w:val="0"/>
                            <w:sz w:val="18"/>
                            <w:szCs w:val="18"/>
                            <w:lang w:bidi="ar"/>
                          </w:rPr>
                        </m:ctrlPr>
                      </m:e>
                    </m:d>
                    <m:r>
                      <m:rPr>
                        <m:sty m:val="p"/>
                      </m:rPr>
                      <w:rPr>
                        <w:rFonts w:ascii="Cambria Math" w:hAnsi="Cambria Math" w:eastAsia="宋体" w:cs="Times New Roman"/>
                        <w:color w:val="000000"/>
                        <w:kern w:val="0"/>
                        <w:sz w:val="18"/>
                        <w:szCs w:val="18"/>
                        <w:lang w:bidi="ar"/>
                      </w:rPr>
                      <m:t>!</m:t>
                    </m:r>
                    <m:ctrlPr>
                      <w:rPr>
                        <w:rFonts w:ascii="Cambria Math" w:hAnsi="Cambria Math" w:eastAsia="宋体" w:cs="Times New Roman"/>
                        <w:color w:val="000000"/>
                        <w:kern w:val="0"/>
                        <w:sz w:val="18"/>
                        <w:szCs w:val="18"/>
                        <w:lang w:bidi="ar"/>
                      </w:rPr>
                    </m:ctrlPr>
                  </m:num>
                  <m:den>
                    <m:r>
                      <m:rPr/>
                      <w:rPr>
                        <w:rFonts w:ascii="Cambria Math" w:hAnsi="Cambria Math" w:eastAsia="宋体" w:cs="Times New Roman"/>
                        <w:color w:val="000000"/>
                        <w:kern w:val="0"/>
                        <w:sz w:val="18"/>
                        <w:szCs w:val="18"/>
                        <w:lang w:bidi="ar"/>
                      </w:rPr>
                      <m:t>p</m:t>
                    </m:r>
                    <m:r>
                      <m:rPr>
                        <m:sty m:val="p"/>
                      </m:rPr>
                      <w:rPr>
                        <w:rFonts w:ascii="Cambria Math" w:hAnsi="Cambria Math" w:eastAsia="宋体" w:cs="Times New Roman"/>
                        <w:color w:val="000000"/>
                        <w:kern w:val="0"/>
                        <w:sz w:val="18"/>
                        <w:szCs w:val="18"/>
                        <w:lang w:bidi="ar"/>
                      </w:rPr>
                      <m:t>!</m:t>
                    </m:r>
                    <m:ctrlPr>
                      <w:rPr>
                        <w:rFonts w:ascii="Cambria Math" w:hAnsi="Cambria Math" w:eastAsia="宋体" w:cs="Times New Roman"/>
                        <w:color w:val="000000"/>
                        <w:kern w:val="0"/>
                        <w:sz w:val="18"/>
                        <w:szCs w:val="18"/>
                        <w:lang w:bidi="ar"/>
                      </w:rPr>
                    </m:ctrlPr>
                  </m:den>
                </m:f>
                <m:d>
                  <m:dPr>
                    <m:begChr m:val="["/>
                    <m:endChr m:val="]"/>
                    <m:ctrlPr>
                      <w:rPr>
                        <w:rFonts w:ascii="Cambria Math" w:hAnsi="Cambria Math" w:eastAsia="宋体" w:cs="Times New Roman"/>
                        <w:color w:val="000000"/>
                        <w:kern w:val="0"/>
                        <w:sz w:val="18"/>
                        <w:szCs w:val="18"/>
                        <w:lang w:bidi="ar"/>
                      </w:rPr>
                    </m:ctrlPr>
                  </m:dPr>
                  <m:e>
                    <m:r>
                      <m:rPr/>
                      <w:rPr>
                        <w:rFonts w:ascii="Cambria Math" w:hAnsi="Cambria Math" w:eastAsia="宋体" w:cs="Times New Roman"/>
                        <w:color w:val="000000"/>
                        <w:kern w:val="0"/>
                        <w:sz w:val="18"/>
                        <w:szCs w:val="18"/>
                        <w:lang w:bidi="ar"/>
                      </w:rPr>
                      <m:t>f</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S</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i</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f</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S</m:t>
                    </m:r>
                    <m:r>
                      <m:rPr>
                        <m:sty m:val="p"/>
                      </m:rPr>
                      <w:rPr>
                        <w:rFonts w:ascii="Cambria Math" w:hAnsi="Cambria Math" w:eastAsia="宋体" w:cs="Times New Roman"/>
                        <w:color w:val="000000"/>
                        <w:kern w:val="0"/>
                        <w:sz w:val="18"/>
                        <w:szCs w:val="18"/>
                        <w:lang w:bidi="ar"/>
                      </w:rPr>
                      <m:t>)</m:t>
                    </m:r>
                    <m:ctrlPr>
                      <w:rPr>
                        <w:rFonts w:ascii="Cambria Math" w:hAnsi="Cambria Math" w:eastAsia="宋体" w:cs="Times New Roman"/>
                        <w:color w:val="000000"/>
                        <w:kern w:val="0"/>
                        <w:sz w:val="18"/>
                        <w:szCs w:val="18"/>
                        <w:lang w:bidi="ar"/>
                      </w:rPr>
                    </m:ctrlPr>
                  </m:e>
                </m:d>
              </m:oMath>
            </m:oMathPara>
          </w:p>
        </w:tc>
        <w:tc>
          <w:tcPr>
            <w:tcW w:w="815" w:type="dxa"/>
          </w:tcPr>
          <w:p w14:paraId="7682692E">
            <w:pPr>
              <w:pStyle w:val="6"/>
              <w:jc w:val="right"/>
              <w:rPr>
                <w:rFonts w:ascii="Times New Roman" w:hAnsi="Times New Roman" w:eastAsia="宋体" w:cs="Times New Roman"/>
                <w:color w:val="000000"/>
                <w:kern w:val="0"/>
                <w:sz w:val="18"/>
                <w:szCs w:val="18"/>
                <w:lang w:bidi="ar"/>
              </w:rPr>
            </w:pPr>
            <w:bookmarkStart w:id="15" w:name="_Ref195516705"/>
            <w:r>
              <w:rPr>
                <w:rFonts w:hint="eastAsia"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fldChar w:fldCharType="begin"/>
            </w:r>
            <w:r>
              <w:rPr>
                <w:rFonts w:ascii="Times New Roman" w:hAnsi="Times New Roman" w:eastAsia="宋体" w:cs="Times New Roman"/>
                <w:color w:val="000000"/>
                <w:kern w:val="0"/>
                <w:sz w:val="18"/>
                <w:szCs w:val="18"/>
                <w:lang w:bidi="ar"/>
              </w:rPr>
              <w:instrText xml:space="preserve"> </w:instrText>
            </w:r>
            <w:r>
              <w:rPr>
                <w:rFonts w:hint="eastAsia" w:ascii="Times New Roman" w:hAnsi="Times New Roman" w:eastAsia="宋体" w:cs="Times New Roman"/>
                <w:color w:val="000000"/>
                <w:kern w:val="0"/>
                <w:sz w:val="18"/>
                <w:szCs w:val="18"/>
                <w:lang w:bidi="ar"/>
              </w:rPr>
              <w:instrText xml:space="preserve">SEQ （ \* ARABIC</w:instrText>
            </w:r>
            <w:r>
              <w:rPr>
                <w:rFonts w:ascii="Times New Roman" w:hAnsi="Times New Roman" w:eastAsia="宋体" w:cs="Times New Roman"/>
                <w:color w:val="000000"/>
                <w:kern w:val="0"/>
                <w:sz w:val="18"/>
                <w:szCs w:val="18"/>
                <w:lang w:bidi="ar"/>
              </w:rPr>
              <w:instrText xml:space="preserve"> </w:instrText>
            </w:r>
            <w:r>
              <w:rPr>
                <w:rFonts w:ascii="Times New Roman" w:hAnsi="Times New Roman" w:eastAsia="宋体" w:cs="Times New Roman"/>
                <w:color w:val="000000"/>
                <w:kern w:val="0"/>
                <w:sz w:val="18"/>
                <w:szCs w:val="18"/>
                <w:lang w:bidi="ar"/>
              </w:rPr>
              <w:fldChar w:fldCharType="separate"/>
            </w:r>
            <w:r>
              <w:rPr>
                <w:rFonts w:ascii="Times New Roman" w:hAnsi="Times New Roman" w:eastAsia="宋体" w:cs="Times New Roman"/>
                <w:color w:val="000000"/>
                <w:kern w:val="0"/>
                <w:sz w:val="18"/>
                <w:szCs w:val="18"/>
                <w:lang w:bidi="ar"/>
              </w:rPr>
              <w:t>10</w:t>
            </w:r>
            <w:r>
              <w:rPr>
                <w:rFonts w:ascii="Times New Roman" w:hAnsi="Times New Roman" w:eastAsia="宋体" w:cs="Times New Roman"/>
                <w:color w:val="000000"/>
                <w:kern w:val="0"/>
                <w:sz w:val="18"/>
                <w:szCs w:val="18"/>
                <w:lang w:bidi="ar"/>
              </w:rPr>
              <w:fldChar w:fldCharType="end"/>
            </w:r>
            <w:r>
              <w:rPr>
                <w:rFonts w:hint="eastAsia" w:ascii="Times New Roman" w:hAnsi="Times New Roman" w:eastAsia="宋体" w:cs="Times New Roman"/>
                <w:color w:val="000000"/>
                <w:kern w:val="0"/>
                <w:sz w:val="18"/>
                <w:szCs w:val="18"/>
                <w:lang w:bidi="ar"/>
              </w:rPr>
              <w:t>）</w:t>
            </w:r>
            <w:bookmarkEnd w:id="15"/>
          </w:p>
        </w:tc>
      </w:tr>
    </w:tbl>
    <w:p w14:paraId="37A81329">
      <w:pPr>
        <w:spacing w:before="156" w:beforeLines="50" w:after="156" w:afterLines="50"/>
        <w:ind w:firstLine="420"/>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式</w:t>
      </w:r>
      <w:r>
        <w:rPr>
          <w:rFonts w:ascii="Times New Roman" w:hAnsi="Times New Roman" w:eastAsia="宋体" w:cs="Times New Roman"/>
          <w:color w:val="000000"/>
          <w:kern w:val="0"/>
          <w:sz w:val="18"/>
          <w:szCs w:val="18"/>
          <w:lang w:bidi="ar"/>
        </w:rPr>
        <w:fldChar w:fldCharType="begin"/>
      </w:r>
      <w:r>
        <w:rPr>
          <w:rFonts w:ascii="Times New Roman" w:hAnsi="Times New Roman" w:eastAsia="宋体" w:cs="Times New Roman"/>
          <w:color w:val="000000"/>
          <w:kern w:val="0"/>
          <w:sz w:val="18"/>
          <w:szCs w:val="18"/>
          <w:lang w:bidi="ar"/>
        </w:rPr>
        <w:instrText xml:space="preserve"> </w:instrText>
      </w:r>
      <w:r>
        <w:rPr>
          <w:rFonts w:hint="eastAsia" w:ascii="Times New Roman" w:hAnsi="Times New Roman" w:eastAsia="宋体" w:cs="Times New Roman"/>
          <w:color w:val="000000"/>
          <w:kern w:val="0"/>
          <w:sz w:val="18"/>
          <w:szCs w:val="18"/>
          <w:lang w:bidi="ar"/>
        </w:rPr>
        <w:instrText xml:space="preserve">REF _Ref195516701 \h</w:instrText>
      </w:r>
      <w:r>
        <w:rPr>
          <w:rFonts w:ascii="Times New Roman" w:hAnsi="Times New Roman" w:eastAsia="宋体" w:cs="Times New Roman"/>
          <w:color w:val="000000"/>
          <w:kern w:val="0"/>
          <w:sz w:val="18"/>
          <w:szCs w:val="18"/>
          <w:lang w:bidi="ar"/>
        </w:rPr>
        <w:instrText xml:space="preserve"> </w:instrText>
      </w:r>
      <w:r>
        <w:rPr>
          <w:rFonts w:ascii="Times New Roman" w:hAnsi="Times New Roman" w:eastAsia="宋体" w:cs="Times New Roman"/>
          <w:color w:val="000000"/>
          <w:kern w:val="0"/>
          <w:sz w:val="18"/>
          <w:szCs w:val="18"/>
          <w:lang w:bidi="ar"/>
        </w:rPr>
        <w:fldChar w:fldCharType="separate"/>
      </w:r>
      <w:r>
        <w:rPr>
          <w:rFonts w:hint="eastAsia"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t>7</w:t>
      </w:r>
      <w:r>
        <w:rPr>
          <w:rFonts w:hint="eastAsia"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fldChar w:fldCharType="end"/>
      </w:r>
      <w:r>
        <w:rPr>
          <w:rFonts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fldChar w:fldCharType="begin"/>
      </w:r>
      <w:r>
        <w:rPr>
          <w:rFonts w:ascii="Times New Roman" w:hAnsi="Times New Roman" w:eastAsia="宋体" w:cs="Times New Roman"/>
          <w:color w:val="000000"/>
          <w:kern w:val="0"/>
          <w:sz w:val="18"/>
          <w:szCs w:val="18"/>
          <w:lang w:bidi="ar"/>
        </w:rPr>
        <w:instrText xml:space="preserve"> REF _Ref195516705 \h </w:instrText>
      </w:r>
      <w:r>
        <w:rPr>
          <w:rFonts w:ascii="Times New Roman" w:hAnsi="Times New Roman" w:eastAsia="宋体" w:cs="Times New Roman"/>
          <w:color w:val="000000"/>
          <w:kern w:val="0"/>
          <w:sz w:val="18"/>
          <w:szCs w:val="18"/>
          <w:lang w:bidi="ar"/>
        </w:rPr>
        <w:fldChar w:fldCharType="separate"/>
      </w:r>
      <w:r>
        <w:rPr>
          <w:rFonts w:hint="eastAsia"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t>10</w:t>
      </w:r>
      <w:r>
        <w:rPr>
          <w:rFonts w:hint="eastAsia"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fldChar w:fldCharType="end"/>
      </w:r>
      <w:r>
        <w:rPr>
          <w:rFonts w:hint="eastAsia" w:ascii="Times New Roman" w:hAnsi="Times New Roman" w:eastAsia="宋体" w:cs="Times New Roman"/>
          <w:color w:val="000000"/>
          <w:kern w:val="0"/>
          <w:sz w:val="18"/>
          <w:szCs w:val="18"/>
          <w:lang w:bidi="ar"/>
        </w:rPr>
        <w:t>中，</w:t>
      </w:r>
      <m:oMath>
        <m:r>
          <m:rPr/>
          <w:rPr>
            <w:rFonts w:hint="eastAsia" w:ascii="Cambria Math" w:hAnsi="Cambria Math" w:eastAsia="宋体" w:cs="Times New Roman"/>
            <w:color w:val="000000"/>
            <w:kern w:val="0"/>
            <w:sz w:val="18"/>
            <w:szCs w:val="18"/>
            <w:lang w:bidi="ar"/>
          </w:rPr>
          <m:t>n</m:t>
        </m:r>
      </m:oMath>
      <w:r>
        <w:rPr>
          <w:rFonts w:hint="eastAsia" w:ascii="Times New Roman" w:hAnsi="Times New Roman" w:eastAsia="宋体" w:cs="Times New Roman"/>
          <w:color w:val="000000"/>
          <w:kern w:val="0"/>
          <w:sz w:val="18"/>
          <w:szCs w:val="18"/>
          <w:lang w:bidi="ar"/>
        </w:rPr>
        <w:t>表示样本的数量，</w:t>
      </w:r>
      <m:oMath>
        <m:r>
          <m:rPr/>
          <w:rPr>
            <w:rFonts w:hint="eastAsia" w:ascii="Cambria Math" w:hAnsi="Cambria Math" w:eastAsia="宋体" w:cs="Times New Roman"/>
            <w:color w:val="000000"/>
            <w:kern w:val="0"/>
            <w:sz w:val="18"/>
            <w:szCs w:val="18"/>
            <w:lang w:bidi="ar"/>
          </w:rPr>
          <m:t>yi</m:t>
        </m:r>
      </m:oMath>
      <w:r>
        <w:rPr>
          <w:rFonts w:hint="eastAsia" w:ascii="Times New Roman" w:hAnsi="Times New Roman" w:eastAsia="宋体" w:cs="Times New Roman"/>
          <w:color w:val="000000"/>
          <w:kern w:val="0"/>
          <w:sz w:val="18"/>
          <w:szCs w:val="18"/>
          <w:lang w:bidi="ar"/>
        </w:rPr>
        <w:t xml:space="preserve"> 和</w:t>
      </w:r>
      <m:oMath>
        <m:r>
          <m:rPr/>
          <w:rPr>
            <w:rFonts w:hint="eastAsia" w:ascii="Cambria Math" w:hAnsi="Cambria Math" w:eastAsia="宋体" w:cs="Times New Roman"/>
            <w:color w:val="000000"/>
            <w:kern w:val="0"/>
            <w:sz w:val="18"/>
            <w:szCs w:val="18"/>
            <w:lang w:bidi="ar"/>
          </w:rPr>
          <m:t xml:space="preserve">yi </m:t>
        </m:r>
      </m:oMath>
      <w:r>
        <w:rPr>
          <w:rFonts w:hint="eastAsia" w:ascii="Times New Roman" w:hAnsi="Times New Roman" w:eastAsia="宋体" w:cs="Times New Roman"/>
          <w:color w:val="000000"/>
          <w:kern w:val="0"/>
          <w:sz w:val="18"/>
          <w:szCs w:val="18"/>
          <w:lang w:bidi="ar"/>
        </w:rPr>
        <w:t>分别表示第</w:t>
      </w:r>
      <m:oMath>
        <m:r>
          <m:rPr/>
          <w:rPr>
            <w:rFonts w:hint="eastAsia" w:ascii="Cambria Math" w:hAnsi="Cambria Math" w:eastAsia="宋体" w:cs="Times New Roman"/>
            <w:color w:val="000000"/>
            <w:kern w:val="0"/>
            <w:sz w:val="18"/>
            <w:szCs w:val="18"/>
            <w:lang w:bidi="ar"/>
          </w:rPr>
          <m:t>i</m:t>
        </m:r>
      </m:oMath>
      <w:r>
        <w:rPr>
          <w:rFonts w:hint="eastAsia" w:ascii="Times New Roman" w:hAnsi="Times New Roman" w:eastAsia="宋体" w:cs="Times New Roman"/>
          <w:color w:val="000000"/>
          <w:kern w:val="0"/>
          <w:sz w:val="18"/>
          <w:szCs w:val="18"/>
          <w:lang w:bidi="ar"/>
        </w:rPr>
        <w:t>个样本的 SOC含量的实测和预测值，</w:t>
      </w:r>
      <m:oMath>
        <m:r>
          <m:rPr/>
          <w:rPr>
            <w:rFonts w:hint="eastAsia" w:ascii="Cambria Math" w:hAnsi="Cambria Math" w:eastAsia="宋体" w:cs="Times New Roman"/>
            <w:color w:val="000000"/>
            <w:kern w:val="0"/>
            <w:sz w:val="18"/>
            <w:szCs w:val="18"/>
            <w:lang w:bidi="ar"/>
          </w:rPr>
          <m:t xml:space="preserve">SD </m:t>
        </m:r>
      </m:oMath>
      <w:r>
        <w:rPr>
          <w:rFonts w:hint="eastAsia" w:ascii="Times New Roman" w:hAnsi="Times New Roman" w:eastAsia="宋体" w:cs="Times New Roman"/>
          <w:color w:val="000000"/>
          <w:kern w:val="0"/>
          <w:sz w:val="18"/>
          <w:szCs w:val="18"/>
          <w:lang w:bidi="ar"/>
        </w:rPr>
        <w:t>表示实测值的标准差。</w:t>
      </w:r>
      <m:oMath>
        <m:r>
          <m:rPr/>
          <w:rPr>
            <w:rFonts w:ascii="Cambria Math" w:hAnsi="Cambria Math" w:eastAsia="宋体" w:cs="Times New Roman"/>
            <w:color w:val="000000"/>
            <w:kern w:val="0"/>
            <w:sz w:val="18"/>
            <w:szCs w:val="18"/>
            <w:lang w:bidi="ar"/>
          </w:rPr>
          <m:t>ϕi</m:t>
        </m:r>
        <m:r>
          <m:rPr>
            <m:sty m:val="p"/>
          </m:rPr>
          <w:rPr>
            <w:rFonts w:ascii="Cambria Math" w:hAnsi="Cambria Math" w:eastAsia="宋体" w:cs="Times New Roman"/>
            <w:color w:val="000000"/>
            <w:kern w:val="0"/>
            <w:sz w:val="18"/>
            <w:szCs w:val="18"/>
            <w:lang w:bidi="ar"/>
          </w:rPr>
          <m:t>​</m:t>
        </m:r>
      </m:oMath>
      <w:r>
        <w:rPr>
          <w:rFonts w:ascii="Times New Roman" w:hAnsi="Times New Roman" w:eastAsia="宋体" w:cs="Times New Roman"/>
          <w:color w:val="000000"/>
          <w:kern w:val="0"/>
          <w:sz w:val="18"/>
          <w:szCs w:val="18"/>
          <w:lang w:bidi="ar"/>
        </w:rPr>
        <w:t>：第</w:t>
      </w:r>
      <m:oMath>
        <m:r>
          <m:rPr/>
          <w:rPr>
            <w:rFonts w:ascii="Cambria Math" w:hAnsi="Cambria Math" w:eastAsia="宋体" w:cs="Times New Roman"/>
            <w:color w:val="000000"/>
            <w:kern w:val="0"/>
            <w:sz w:val="18"/>
            <w:szCs w:val="18"/>
            <w:lang w:bidi="ar"/>
          </w:rPr>
          <m:t> ii </m:t>
        </m:r>
      </m:oMath>
      <w:r>
        <w:rPr>
          <w:rFonts w:ascii="Times New Roman" w:hAnsi="Times New Roman" w:eastAsia="宋体" w:cs="Times New Roman"/>
          <w:color w:val="000000"/>
          <w:kern w:val="0"/>
          <w:sz w:val="18"/>
          <w:szCs w:val="18"/>
          <w:lang w:bidi="ar"/>
        </w:rPr>
        <w:t>个特征的Shapley值（贡献值）</w:t>
      </w:r>
      <w:r>
        <w:rPr>
          <w:rFonts w:hint="eastAsia" w:ascii="Times New Roman" w:hAnsi="Times New Roman" w:eastAsia="宋体" w:cs="Times New Roman"/>
          <w:color w:val="000000"/>
          <w:kern w:val="0"/>
          <w:sz w:val="18"/>
          <w:szCs w:val="18"/>
          <w:lang w:bidi="ar"/>
        </w:rPr>
        <w:t>，</w:t>
      </w:r>
      <m:oMath>
        <m:r>
          <m:rPr/>
          <w:rPr>
            <w:rFonts w:ascii="Cambria Math" w:hAnsi="Cambria Math" w:eastAsia="宋体" w:cs="Times New Roman"/>
            <w:color w:val="000000"/>
            <w:kern w:val="0"/>
            <w:sz w:val="18"/>
            <w:szCs w:val="18"/>
            <w:lang w:bidi="ar"/>
          </w:rPr>
          <m:t>pp</m:t>
        </m:r>
      </m:oMath>
      <w:r>
        <w:rPr>
          <w:rFonts w:ascii="Times New Roman" w:hAnsi="Times New Roman" w:eastAsia="宋体" w:cs="Times New Roman"/>
          <w:color w:val="000000"/>
          <w:kern w:val="0"/>
          <w:sz w:val="18"/>
          <w:szCs w:val="18"/>
          <w:lang w:bidi="ar"/>
        </w:rPr>
        <w:t>：总特征数量。</w:t>
      </w:r>
      <m:oMath>
        <m:r>
          <m:rPr/>
          <w:rPr>
            <w:rFonts w:ascii="Cambria Math" w:hAnsi="Cambria Math" w:eastAsia="宋体" w:cs="Times New Roman"/>
            <w:color w:val="000000"/>
            <w:kern w:val="0"/>
            <w:sz w:val="18"/>
            <w:szCs w:val="18"/>
            <w:lang w:bidi="ar"/>
          </w:rPr>
          <m:t>SS</m:t>
        </m:r>
      </m:oMath>
      <w:r>
        <w:rPr>
          <w:rFonts w:ascii="Times New Roman" w:hAnsi="Times New Roman" w:eastAsia="宋体" w:cs="Times New Roman"/>
          <w:color w:val="000000"/>
          <w:kern w:val="0"/>
          <w:sz w:val="18"/>
          <w:szCs w:val="18"/>
          <w:lang w:bidi="ar"/>
        </w:rPr>
        <w:t>：当前不考虑特征 ii 的任意特征子集。</w:t>
      </w:r>
      <m:oMath>
        <m:r>
          <m:rPr/>
          <w:rPr>
            <w:rFonts w:ascii="Cambria Math" w:hAnsi="Cambria Math" w:eastAsia="宋体" w:cs="Times New Roman"/>
            <w:color w:val="000000"/>
            <w:kern w:val="0"/>
            <w:sz w:val="18"/>
            <w:szCs w:val="18"/>
            <w:lang w:bidi="ar"/>
          </w:rPr>
          <m:t>f</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S</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f</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S</m:t>
        </m:r>
        <m:r>
          <m:rPr>
            <m:sty m:val="p"/>
          </m:rPr>
          <w:rPr>
            <w:rFonts w:ascii="Cambria Math" w:hAnsi="Cambria Math" w:eastAsia="宋体" w:cs="Times New Roman"/>
            <w:color w:val="000000"/>
            <w:kern w:val="0"/>
            <w:sz w:val="18"/>
            <w:szCs w:val="18"/>
            <w:lang w:bidi="ar"/>
          </w:rPr>
          <m:t>)</m:t>
        </m:r>
      </m:oMath>
      <w:r>
        <w:rPr>
          <w:rFonts w:ascii="Times New Roman" w:hAnsi="Times New Roman" w:eastAsia="宋体" w:cs="Times New Roman"/>
          <w:color w:val="000000"/>
          <w:kern w:val="0"/>
          <w:sz w:val="18"/>
          <w:szCs w:val="18"/>
          <w:lang w:bidi="ar"/>
        </w:rPr>
        <w:t>：基于子集 SS 的模型预测值。</w:t>
      </w:r>
      <m:oMath>
        <m:r>
          <m:rPr/>
          <w:rPr>
            <w:rFonts w:ascii="Cambria Math" w:hAnsi="Cambria Math" w:eastAsia="宋体" w:cs="Times New Roman"/>
            <w:color w:val="000000"/>
            <w:kern w:val="0"/>
            <w:sz w:val="18"/>
            <w:szCs w:val="18"/>
            <w:lang w:bidi="ar"/>
          </w:rPr>
          <m:t>f</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S</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i</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f</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S</m:t>
        </m:r>
        <m:r>
          <m:rPr>
            <m:sty m:val="p"/>
          </m:rPr>
          <w:rPr>
            <w:rFonts w:ascii="Cambria Math" w:hAnsi="Cambria Math" w:eastAsia="宋体" w:cs="Times New Roman"/>
            <w:color w:val="000000"/>
            <w:kern w:val="0"/>
            <w:sz w:val="18"/>
            <w:szCs w:val="18"/>
            <w:lang w:bidi="ar"/>
          </w:rPr>
          <m:t>)</m:t>
        </m:r>
      </m:oMath>
      <w:r>
        <w:rPr>
          <w:rFonts w:ascii="Times New Roman" w:hAnsi="Times New Roman" w:eastAsia="宋体" w:cs="Times New Roman"/>
          <w:color w:val="000000"/>
          <w:kern w:val="0"/>
          <w:sz w:val="18"/>
          <w:szCs w:val="18"/>
          <w:lang w:bidi="ar"/>
        </w:rPr>
        <w:t>：特征</w:t>
      </w:r>
      <m:oMath>
        <m:r>
          <m:rPr/>
          <w:rPr>
            <w:rFonts w:ascii="Cambria Math" w:hAnsi="Cambria Math" w:eastAsia="宋体" w:cs="Times New Roman"/>
            <w:color w:val="000000"/>
            <w:kern w:val="0"/>
            <w:sz w:val="18"/>
            <w:szCs w:val="18"/>
            <w:lang w:bidi="ar"/>
          </w:rPr>
          <m:t> ii </m:t>
        </m:r>
      </m:oMath>
      <w:r>
        <w:rPr>
          <w:rFonts w:ascii="Times New Roman" w:hAnsi="Times New Roman" w:eastAsia="宋体" w:cs="Times New Roman"/>
          <w:color w:val="000000"/>
          <w:kern w:val="0"/>
          <w:sz w:val="18"/>
          <w:szCs w:val="18"/>
          <w:lang w:bidi="ar"/>
        </w:rPr>
        <w:t>加入子集 </w:t>
      </w:r>
      <m:oMath>
        <m:r>
          <m:rPr/>
          <w:rPr>
            <w:rFonts w:ascii="Cambria Math" w:hAnsi="Cambria Math" w:eastAsia="宋体" w:cs="Times New Roman"/>
            <w:color w:val="000000"/>
            <w:kern w:val="0"/>
            <w:sz w:val="18"/>
            <w:szCs w:val="18"/>
            <w:lang w:bidi="ar"/>
          </w:rPr>
          <m:t>SS</m:t>
        </m:r>
      </m:oMath>
      <w:r>
        <w:rPr>
          <w:rFonts w:ascii="Times New Roman" w:hAnsi="Times New Roman" w:eastAsia="宋体" w:cs="Times New Roman"/>
          <w:color w:val="000000"/>
          <w:kern w:val="0"/>
          <w:sz w:val="18"/>
          <w:szCs w:val="18"/>
          <w:lang w:bidi="ar"/>
        </w:rPr>
        <w:t> 后的边际贡献。</w:t>
      </w:r>
      <m:oMath>
        <m:f>
          <m:fPr>
            <m:ctrlPr>
              <w:rPr>
                <w:rFonts w:ascii="Cambria Math" w:hAnsi="Cambria Math" w:eastAsia="宋体" w:cs="Times New Roman"/>
                <w:color w:val="000000"/>
                <w:kern w:val="0"/>
                <w:sz w:val="18"/>
                <w:szCs w:val="18"/>
                <w:lang w:bidi="ar"/>
              </w:rPr>
            </m:ctrlPr>
          </m:fPr>
          <m:num>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S</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p</m:t>
            </m:r>
            <m:r>
              <m:rPr>
                <m:sty m:val="p"/>
              </m:rPr>
              <w:rPr>
                <w:rFonts w:ascii="Cambria Math" w:hAnsi="Cambria Math" w:eastAsia="宋体" w:cs="Times New Roman"/>
                <w:color w:val="000000"/>
                <w:kern w:val="0"/>
                <w:sz w:val="18"/>
                <w:szCs w:val="18"/>
                <w:lang w:bidi="ar"/>
              </w:rPr>
              <m:t>−|</m:t>
            </m:r>
            <m:r>
              <m:rPr/>
              <w:rPr>
                <w:rFonts w:ascii="Cambria Math" w:hAnsi="Cambria Math" w:eastAsia="宋体" w:cs="Times New Roman"/>
                <w:color w:val="000000"/>
                <w:kern w:val="0"/>
                <w:sz w:val="18"/>
                <w:szCs w:val="18"/>
                <w:lang w:bidi="ar"/>
              </w:rPr>
              <m:t>S</m:t>
            </m:r>
            <m:r>
              <m:rPr>
                <m:sty m:val="p"/>
              </m:rPr>
              <w:rPr>
                <w:rFonts w:ascii="Cambria Math" w:hAnsi="Cambria Math" w:eastAsia="宋体" w:cs="Times New Roman"/>
                <w:color w:val="000000"/>
                <w:kern w:val="0"/>
                <w:sz w:val="18"/>
                <w:szCs w:val="18"/>
                <w:lang w:bidi="ar"/>
              </w:rPr>
              <m:t>|−1)!</m:t>
            </m:r>
            <m:ctrlPr>
              <w:rPr>
                <w:rFonts w:ascii="Cambria Math" w:hAnsi="Cambria Math" w:eastAsia="宋体" w:cs="Times New Roman"/>
                <w:color w:val="000000"/>
                <w:kern w:val="0"/>
                <w:sz w:val="18"/>
                <w:szCs w:val="18"/>
                <w:lang w:bidi="ar"/>
              </w:rPr>
            </m:ctrlPr>
          </m:num>
          <m:den>
            <m:r>
              <m:rPr/>
              <w:rPr>
                <w:rFonts w:ascii="Cambria Math" w:hAnsi="Cambria Math" w:eastAsia="宋体" w:cs="Times New Roman"/>
                <w:color w:val="000000"/>
                <w:kern w:val="0"/>
                <w:sz w:val="18"/>
                <w:szCs w:val="18"/>
                <w:lang w:bidi="ar"/>
              </w:rPr>
              <m:t>p</m:t>
            </m:r>
            <m:r>
              <m:rPr>
                <m:sty m:val="p"/>
              </m:rPr>
              <w:rPr>
                <w:rFonts w:ascii="Cambria Math" w:hAnsi="Cambria Math" w:eastAsia="宋体" w:cs="Times New Roman"/>
                <w:color w:val="000000"/>
                <w:kern w:val="0"/>
                <w:sz w:val="18"/>
                <w:szCs w:val="18"/>
                <w:lang w:bidi="ar"/>
              </w:rPr>
              <m:t>!</m:t>
            </m:r>
            <m:ctrlPr>
              <w:rPr>
                <w:rFonts w:ascii="Cambria Math" w:hAnsi="Cambria Math" w:eastAsia="宋体" w:cs="Times New Roman"/>
                <w:color w:val="000000"/>
                <w:kern w:val="0"/>
                <w:sz w:val="18"/>
                <w:szCs w:val="18"/>
                <w:lang w:bidi="ar"/>
              </w:rPr>
            </m:ctrlPr>
          </m:den>
        </m:f>
      </m:oMath>
      <w:r>
        <w:rPr>
          <w:rFonts w:ascii="Times New Roman" w:hAnsi="Times New Roman" w:eastAsia="宋体" w:cs="Times New Roman"/>
          <w:color w:val="000000"/>
          <w:kern w:val="0"/>
          <w:sz w:val="18"/>
          <w:szCs w:val="18"/>
          <w:lang w:bidi="ar"/>
        </w:rPr>
        <w:t>权重项，表示所有可能排列中 SS 出现的概率。</w:t>
      </w:r>
    </w:p>
    <w:p w14:paraId="22AE55A2">
      <w:pPr>
        <w:spacing w:before="156" w:beforeLines="50" w:after="156" w:afterLines="50"/>
        <w:rPr>
          <w:rFonts w:ascii="Times New Roman" w:hAnsi="Times New Roman" w:eastAsia="宋体" w:cs="Times New Roman"/>
          <w:b/>
          <w:szCs w:val="21"/>
        </w:rPr>
        <w:sectPr>
          <w:type w:val="continuous"/>
          <w:pgSz w:w="11906" w:h="16838"/>
          <w:pgMar w:top="1440" w:right="1800" w:bottom="1440" w:left="1800" w:header="851" w:footer="992" w:gutter="0"/>
          <w:cols w:space="425" w:num="1"/>
          <w:titlePg/>
          <w:docGrid w:type="lines" w:linePitch="312" w:charSpace="0"/>
        </w:sectPr>
      </w:pPr>
    </w:p>
    <w:p w14:paraId="75DD9D9B">
      <w:pPr>
        <w:spacing w:before="156" w:beforeLines="50" w:after="156" w:afterLines="50"/>
        <w:rPr>
          <w:rFonts w:ascii="Times New Roman" w:hAnsi="Times New Roman" w:eastAsia="宋体" w:cs="Times New Roman"/>
          <w:b/>
          <w:szCs w:val="21"/>
        </w:rPr>
      </w:pPr>
      <w:r>
        <w:rPr>
          <w:rFonts w:hint="eastAsia" w:ascii="Times New Roman" w:hAnsi="Times New Roman" w:eastAsia="宋体" w:cs="Times New Roman"/>
          <w:b/>
          <w:szCs w:val="21"/>
        </w:rPr>
        <w:t>3</w:t>
      </w:r>
      <w:r>
        <w:rPr>
          <w:rFonts w:ascii="Times New Roman" w:hAnsi="Times New Roman" w:eastAsia="宋体" w:cs="Times New Roman"/>
          <w:b/>
          <w:szCs w:val="21"/>
        </w:rPr>
        <w:t>结果与分析</w:t>
      </w:r>
    </w:p>
    <w:p w14:paraId="51F440E3">
      <w:pPr>
        <w:spacing w:before="156" w:beforeLines="50" w:after="156" w:afterLines="50"/>
        <w:rPr>
          <w:rFonts w:ascii="Times New Roman" w:hAnsi="Times New Roman" w:eastAsia="宋体" w:cs="Times New Roman"/>
          <w:b/>
          <w:szCs w:val="21"/>
        </w:rPr>
      </w:pPr>
      <w:r>
        <w:rPr>
          <w:rFonts w:hint="eastAsia" w:ascii="Times New Roman" w:hAnsi="Times New Roman" w:eastAsia="宋体" w:cs="Times New Roman"/>
          <w:b/>
          <w:szCs w:val="21"/>
        </w:rPr>
        <w:t>3.1土壤有机碳含量的统计特征与光谱特性</w:t>
      </w:r>
    </w:p>
    <w:p w14:paraId="226A2ECA">
      <w:pPr>
        <w:widowControl/>
        <w:ind w:firstLine="420"/>
        <w:jc w:val="left"/>
        <w:rPr>
          <w:rFonts w:ascii="Times New Roman" w:hAnsi="Times New Roman" w:eastAsia="宋体" w:cs="Times New Roman"/>
          <w:color w:val="000000"/>
          <w:kern w:val="0"/>
          <w:sz w:val="18"/>
          <w:szCs w:val="18"/>
          <w:lang w:bidi="ar"/>
        </w:rPr>
      </w:pPr>
      <w:r>
        <w:rPr>
          <w:rFonts w:ascii="Times New Roman" w:hAnsi="Times New Roman" w:eastAsia="宋体" w:cs="Times New Roman"/>
          <w:color w:val="000000"/>
          <w:kern w:val="0"/>
          <w:sz w:val="18"/>
          <w:szCs w:val="18"/>
          <w:lang w:bidi="ar"/>
        </w:rPr>
        <w:t>不同预处理方式下，土壤光谱特征呈现不同的变化规律，</w:t>
      </w:r>
      <w:r>
        <w:rPr>
          <w:rFonts w:hint="eastAsia" w:ascii="Times New Roman" w:hAnsi="Times New Roman" w:eastAsia="宋体" w:cs="Times New Roman"/>
          <w:color w:val="000000"/>
          <w:kern w:val="0"/>
          <w:sz w:val="18"/>
          <w:szCs w:val="18"/>
          <w:lang w:bidi="ar"/>
        </w:rPr>
        <w:t xml:space="preserve">研究区内共计 279 个样本（训练集222个，测试集56个），SOC 的取值范围为 3.83～37.06（g/kg） ，均值12.81±4.66 g/kg，中位数12.32 g/kg，呈现右偏分布（峰度3.53）。按照 </w:t>
      </w:r>
      <w:r>
        <w:rPr>
          <w:rFonts w:ascii="Times New Roman" w:hAnsi="Times New Roman" w:eastAsia="宋体" w:cs="Times New Roman"/>
          <w:color w:val="000000"/>
          <w:kern w:val="0"/>
          <w:sz w:val="18"/>
          <w:szCs w:val="18"/>
          <w:lang w:bidi="ar"/>
        </w:rPr>
        <w:t>0.2</w:t>
      </w:r>
      <w:r>
        <w:rPr>
          <w:rFonts w:hint="eastAsia" w:ascii="Times New Roman" w:hAnsi="Times New Roman" w:eastAsia="宋体" w:cs="Times New Roman"/>
          <w:color w:val="000000"/>
          <w:kern w:val="0"/>
          <w:sz w:val="18"/>
          <w:szCs w:val="18"/>
          <w:lang w:bidi="ar"/>
        </w:rPr>
        <w:t>的总体样本生成测试集。训练集内覆盖浓度范围（</w:t>
      </w:r>
      <w:r>
        <w:rPr>
          <w:rFonts w:ascii="Times New Roman" w:hAnsi="Times New Roman" w:eastAsia="宋体" w:cs="Times New Roman"/>
          <w:color w:val="000000"/>
          <w:kern w:val="0"/>
          <w:sz w:val="18"/>
          <w:szCs w:val="18"/>
          <w:lang w:bidi="ar"/>
        </w:rPr>
        <w:t>3.84-37.05 g/kg</w:t>
      </w:r>
      <w:r>
        <w:rPr>
          <w:rFonts w:hint="eastAsia" w:ascii="Times New Roman" w:hAnsi="Times New Roman" w:eastAsia="宋体" w:cs="Times New Roman"/>
          <w:color w:val="000000"/>
          <w:kern w:val="0"/>
          <w:sz w:val="18"/>
          <w:szCs w:val="18"/>
          <w:lang w:bidi="ar"/>
        </w:rPr>
        <w:t>），均值</w:t>
      </w:r>
      <w:r>
        <w:rPr>
          <w:rFonts w:ascii="Times New Roman" w:hAnsi="Times New Roman" w:eastAsia="宋体" w:cs="Times New Roman"/>
          <w:color w:val="000000"/>
          <w:kern w:val="0"/>
          <w:sz w:val="18"/>
          <w:szCs w:val="18"/>
          <w:lang w:bidi="ar"/>
        </w:rPr>
        <w:t>13.02 g/kg</w:t>
      </w:r>
      <w:r>
        <w:rPr>
          <w:rFonts w:hint="eastAsia" w:ascii="Times New Roman" w:hAnsi="Times New Roman" w:eastAsia="宋体" w:cs="Times New Roman"/>
          <w:color w:val="000000"/>
          <w:kern w:val="0"/>
          <w:sz w:val="18"/>
          <w:szCs w:val="18"/>
          <w:lang w:bidi="ar"/>
        </w:rPr>
        <w:t>（中位数</w:t>
      </w:r>
      <w:r>
        <w:rPr>
          <w:rFonts w:ascii="Times New Roman" w:hAnsi="Times New Roman" w:eastAsia="宋体" w:cs="Times New Roman"/>
          <w:color w:val="000000"/>
          <w:kern w:val="0"/>
          <w:sz w:val="18"/>
          <w:szCs w:val="18"/>
          <w:lang w:bidi="ar"/>
        </w:rPr>
        <w:t>12.63 g/kg</w:t>
      </w:r>
      <w:r>
        <w:rPr>
          <w:rFonts w:hint="eastAsia" w:ascii="Times New Roman" w:hAnsi="Times New Roman" w:eastAsia="宋体" w:cs="Times New Roman"/>
          <w:color w:val="000000"/>
          <w:kern w:val="0"/>
          <w:sz w:val="18"/>
          <w:szCs w:val="18"/>
          <w:lang w:bidi="ar"/>
        </w:rPr>
        <w:t>）且峰度</w:t>
      </w:r>
      <w:r>
        <w:rPr>
          <w:rFonts w:ascii="Times New Roman" w:hAnsi="Times New Roman" w:eastAsia="宋体" w:cs="Times New Roman"/>
          <w:color w:val="000000"/>
          <w:kern w:val="0"/>
          <w:sz w:val="18"/>
          <w:szCs w:val="18"/>
          <w:lang w:bidi="ar"/>
        </w:rPr>
        <w:t>4.18</w:t>
      </w:r>
      <w:r>
        <w:rPr>
          <w:rFonts w:hint="eastAsia" w:ascii="Times New Roman" w:hAnsi="Times New Roman" w:eastAsia="宋体" w:cs="Times New Roman"/>
          <w:color w:val="000000"/>
          <w:kern w:val="0"/>
          <w:sz w:val="18"/>
          <w:szCs w:val="18"/>
          <w:lang w:bidi="ar"/>
        </w:rPr>
        <w:t>。测试集浓度范围收窄至</w:t>
      </w:r>
      <w:r>
        <w:rPr>
          <w:rFonts w:ascii="Times New Roman" w:hAnsi="Times New Roman" w:eastAsia="宋体" w:cs="Times New Roman"/>
          <w:color w:val="000000"/>
          <w:kern w:val="0"/>
          <w:sz w:val="18"/>
          <w:szCs w:val="18"/>
          <w:lang w:bidi="ar"/>
        </w:rPr>
        <w:t>3.83-22.46 g/kg</w:t>
      </w:r>
      <w:r>
        <w:rPr>
          <w:rFonts w:hint="eastAsia" w:ascii="Times New Roman" w:hAnsi="Times New Roman" w:eastAsia="宋体" w:cs="Times New Roman"/>
          <w:color w:val="000000"/>
          <w:kern w:val="0"/>
          <w:sz w:val="18"/>
          <w:szCs w:val="18"/>
          <w:lang w:bidi="ar"/>
        </w:rPr>
        <w:t>，均值降低至</w:t>
      </w:r>
      <w:r>
        <w:rPr>
          <w:rFonts w:ascii="Times New Roman" w:hAnsi="Times New Roman" w:eastAsia="宋体" w:cs="Times New Roman"/>
          <w:color w:val="000000"/>
          <w:kern w:val="0"/>
          <w:sz w:val="18"/>
          <w:szCs w:val="18"/>
          <w:lang w:bidi="ar"/>
        </w:rPr>
        <w:t>11.97 g/kg</w:t>
      </w:r>
      <w:r>
        <w:rPr>
          <w:rFonts w:hint="eastAsia" w:ascii="Times New Roman" w:hAnsi="Times New Roman" w:eastAsia="宋体" w:cs="Times New Roman"/>
          <w:color w:val="000000"/>
          <w:kern w:val="0"/>
          <w:sz w:val="18"/>
          <w:szCs w:val="18"/>
          <w:lang w:bidi="ar"/>
        </w:rPr>
        <w:t>（中位数</w:t>
      </w:r>
      <w:r>
        <w:rPr>
          <w:rFonts w:ascii="Times New Roman" w:hAnsi="Times New Roman" w:eastAsia="宋体" w:cs="Times New Roman"/>
          <w:color w:val="000000"/>
          <w:kern w:val="0"/>
          <w:sz w:val="18"/>
          <w:szCs w:val="18"/>
          <w:lang w:bidi="ar"/>
        </w:rPr>
        <w:t>10.64 g/kg</w:t>
      </w:r>
      <w:r>
        <w:rPr>
          <w:rFonts w:hint="eastAsia" w:ascii="Times New Roman" w:hAnsi="Times New Roman" w:eastAsia="宋体" w:cs="Times New Roman"/>
          <w:color w:val="000000"/>
          <w:kern w:val="0"/>
          <w:sz w:val="18"/>
          <w:szCs w:val="18"/>
          <w:lang w:bidi="ar"/>
        </w:rPr>
        <w:t>），峰度转为负值（</w:t>
      </w:r>
      <w:r>
        <w:rPr>
          <w:rFonts w:ascii="Times New Roman" w:hAnsi="Times New Roman" w:eastAsia="宋体" w:cs="Times New Roman"/>
          <w:color w:val="000000"/>
          <w:kern w:val="0"/>
          <w:sz w:val="18"/>
          <w:szCs w:val="18"/>
          <w:lang w:bidi="ar"/>
        </w:rPr>
        <w:t>-0.54</w:t>
      </w:r>
      <w:r>
        <w:rPr>
          <w:rFonts w:hint="eastAsia" w:ascii="Times New Roman" w:hAnsi="Times New Roman" w:eastAsia="宋体" w:cs="Times New Roman"/>
          <w:color w:val="000000"/>
          <w:kern w:val="0"/>
          <w:sz w:val="18"/>
          <w:szCs w:val="18"/>
          <w:lang w:bidi="ar"/>
        </w:rPr>
        <w:t>）。如</w:t>
      </w:r>
      <w:r>
        <w:rPr>
          <w:rFonts w:ascii="Times New Roman" w:hAnsi="Times New Roman" w:eastAsia="宋体" w:cs="Times New Roman"/>
          <w:color w:val="000000"/>
          <w:kern w:val="0"/>
          <w:sz w:val="18"/>
          <w:szCs w:val="18"/>
          <w:lang w:bidi="ar"/>
        </w:rPr>
        <w:fldChar w:fldCharType="begin"/>
      </w:r>
      <w:r>
        <w:rPr>
          <w:rFonts w:ascii="Times New Roman" w:hAnsi="Times New Roman" w:eastAsia="宋体" w:cs="Times New Roman"/>
          <w:color w:val="000000"/>
          <w:kern w:val="0"/>
          <w:sz w:val="18"/>
          <w:szCs w:val="18"/>
          <w:lang w:bidi="ar"/>
        </w:rPr>
        <w:instrText xml:space="preserve"> </w:instrText>
      </w:r>
      <w:r>
        <w:rPr>
          <w:rFonts w:hint="eastAsia" w:ascii="Times New Roman" w:hAnsi="Times New Roman" w:eastAsia="宋体" w:cs="Times New Roman"/>
          <w:color w:val="000000"/>
          <w:kern w:val="0"/>
          <w:sz w:val="18"/>
          <w:szCs w:val="18"/>
          <w:lang w:bidi="ar"/>
        </w:rPr>
        <w:instrText xml:space="preserve">REF _Ref195517148 \h</w:instrText>
      </w:r>
      <w:r>
        <w:rPr>
          <w:rFonts w:ascii="Times New Roman" w:hAnsi="Times New Roman" w:eastAsia="宋体" w:cs="Times New Roman"/>
          <w:color w:val="000000"/>
          <w:kern w:val="0"/>
          <w:sz w:val="18"/>
          <w:szCs w:val="18"/>
          <w:lang w:bidi="ar"/>
        </w:rPr>
        <w:instrText xml:space="preserve">  \* MERGEFORMAT </w:instrText>
      </w:r>
      <w:r>
        <w:rPr>
          <w:rFonts w:ascii="Times New Roman" w:hAnsi="Times New Roman" w:eastAsia="宋体" w:cs="Times New Roman"/>
          <w:color w:val="000000"/>
          <w:kern w:val="0"/>
          <w:sz w:val="18"/>
          <w:szCs w:val="18"/>
          <w:lang w:bidi="ar"/>
        </w:rPr>
        <w:fldChar w:fldCharType="separate"/>
      </w:r>
      <w:r>
        <w:rPr>
          <w:rFonts w:hint="eastAsia" w:ascii="Times New Roman" w:hAnsi="Times New Roman" w:eastAsia="宋体" w:cs="Times New Roman"/>
          <w:color w:val="000000"/>
          <w:kern w:val="0"/>
          <w:sz w:val="18"/>
          <w:szCs w:val="18"/>
          <w:lang w:bidi="ar"/>
        </w:rPr>
        <w:t xml:space="preserve">表 </w:t>
      </w:r>
      <w:r>
        <w:rPr>
          <w:rFonts w:ascii="Times New Roman" w:hAnsi="Times New Roman" w:eastAsia="宋体" w:cs="Times New Roman"/>
          <w:color w:val="000000"/>
          <w:kern w:val="0"/>
          <w:sz w:val="18"/>
          <w:szCs w:val="18"/>
          <w:lang w:bidi="ar"/>
        </w:rPr>
        <w:t>1</w:t>
      </w:r>
      <w:r>
        <w:rPr>
          <w:rFonts w:ascii="Times New Roman" w:hAnsi="Times New Roman" w:eastAsia="宋体" w:cs="Times New Roman"/>
          <w:color w:val="000000"/>
          <w:kern w:val="0"/>
          <w:sz w:val="18"/>
          <w:szCs w:val="18"/>
          <w:lang w:bidi="ar"/>
        </w:rPr>
        <w:fldChar w:fldCharType="end"/>
      </w:r>
      <w:r>
        <w:rPr>
          <w:rFonts w:hint="eastAsia" w:ascii="Times New Roman" w:hAnsi="Times New Roman" w:eastAsia="宋体" w:cs="Times New Roman"/>
          <w:color w:val="000000"/>
          <w:kern w:val="0"/>
          <w:sz w:val="18"/>
          <w:szCs w:val="18"/>
          <w:lang w:bidi="ar"/>
        </w:rPr>
        <w:t>所示。</w:t>
      </w:r>
    </w:p>
    <w:p w14:paraId="610FB177">
      <w:pPr>
        <w:autoSpaceDN w:val="0"/>
        <w:jc w:val="center"/>
        <w:rPr>
          <w:rFonts w:ascii="Times New Roman" w:hAnsi="Times New Roman" w:eastAsia="黑体" w:cs="Times New Roman"/>
          <w:sz w:val="18"/>
          <w:szCs w:val="18"/>
        </w:rPr>
        <w:sectPr>
          <w:type w:val="continuous"/>
          <w:pgSz w:w="11906" w:h="16838"/>
          <w:pgMar w:top="1440" w:right="1800" w:bottom="1440" w:left="1800" w:header="851" w:footer="992" w:gutter="0"/>
          <w:cols w:space="425" w:num="1"/>
          <w:titlePg/>
          <w:docGrid w:type="lines" w:linePitch="312" w:charSpace="0"/>
        </w:sectPr>
      </w:pPr>
    </w:p>
    <w:p w14:paraId="4A62EB45">
      <w:pPr>
        <w:autoSpaceDN w:val="0"/>
        <w:jc w:val="center"/>
        <w:rPr>
          <w:rFonts w:ascii="Times New Roman" w:hAnsi="Times New Roman" w:eastAsia="宋体" w:cs="Times New Roman"/>
          <w:b/>
          <w:bCs/>
          <w:color w:val="000000"/>
          <w:kern w:val="0"/>
          <w:sz w:val="18"/>
          <w:szCs w:val="18"/>
          <w:lang w:bidi="ar"/>
        </w:rPr>
      </w:pPr>
      <w:bookmarkStart w:id="16" w:name="_Ref195517148"/>
      <w:r>
        <w:rPr>
          <w:rFonts w:hint="eastAsia" w:ascii="Times New Roman" w:hAnsi="Times New Roman" w:eastAsia="宋体" w:cs="Times New Roman"/>
          <w:b/>
          <w:bCs/>
          <w:color w:val="000000"/>
          <w:kern w:val="0"/>
          <w:sz w:val="18"/>
          <w:szCs w:val="18"/>
          <w:lang w:bidi="ar"/>
        </w:rPr>
        <w:t xml:space="preserve">表 </w:t>
      </w:r>
      <w:r>
        <w:rPr>
          <w:rFonts w:ascii="Times New Roman" w:hAnsi="Times New Roman" w:eastAsia="宋体" w:cs="Times New Roman"/>
          <w:b/>
          <w:bCs/>
          <w:color w:val="000000"/>
          <w:kern w:val="0"/>
          <w:sz w:val="18"/>
          <w:szCs w:val="18"/>
          <w:lang w:bidi="ar"/>
        </w:rPr>
        <w:fldChar w:fldCharType="begin"/>
      </w:r>
      <w:r>
        <w:rPr>
          <w:rFonts w:ascii="Times New Roman" w:hAnsi="Times New Roman" w:eastAsia="宋体" w:cs="Times New Roman"/>
          <w:b/>
          <w:bCs/>
          <w:color w:val="000000"/>
          <w:kern w:val="0"/>
          <w:sz w:val="18"/>
          <w:szCs w:val="18"/>
          <w:lang w:bidi="ar"/>
        </w:rPr>
        <w:instrText xml:space="preserve"> </w:instrText>
      </w:r>
      <w:r>
        <w:rPr>
          <w:rFonts w:hint="eastAsia" w:ascii="Times New Roman" w:hAnsi="Times New Roman" w:eastAsia="宋体" w:cs="Times New Roman"/>
          <w:b/>
          <w:bCs/>
          <w:color w:val="000000"/>
          <w:kern w:val="0"/>
          <w:sz w:val="18"/>
          <w:szCs w:val="18"/>
          <w:lang w:bidi="ar"/>
        </w:rPr>
        <w:instrText xml:space="preserve">SEQ 图表 \* ARABIC</w:instrText>
      </w:r>
      <w:r>
        <w:rPr>
          <w:rFonts w:ascii="Times New Roman" w:hAnsi="Times New Roman" w:eastAsia="宋体" w:cs="Times New Roman"/>
          <w:b/>
          <w:bCs/>
          <w:color w:val="000000"/>
          <w:kern w:val="0"/>
          <w:sz w:val="18"/>
          <w:szCs w:val="18"/>
          <w:lang w:bidi="ar"/>
        </w:rPr>
        <w:instrText xml:space="preserve"> </w:instrText>
      </w:r>
      <w:r>
        <w:rPr>
          <w:rFonts w:ascii="Times New Roman" w:hAnsi="Times New Roman" w:eastAsia="宋体" w:cs="Times New Roman"/>
          <w:b/>
          <w:bCs/>
          <w:color w:val="000000"/>
          <w:kern w:val="0"/>
          <w:sz w:val="18"/>
          <w:szCs w:val="18"/>
          <w:lang w:bidi="ar"/>
        </w:rPr>
        <w:fldChar w:fldCharType="separate"/>
      </w:r>
      <w:r>
        <w:rPr>
          <w:rFonts w:ascii="Times New Roman" w:hAnsi="Times New Roman" w:eastAsia="宋体" w:cs="Times New Roman"/>
          <w:b/>
          <w:bCs/>
          <w:color w:val="000000"/>
          <w:kern w:val="0"/>
          <w:sz w:val="18"/>
          <w:szCs w:val="18"/>
          <w:lang w:bidi="ar"/>
        </w:rPr>
        <w:t>1</w:t>
      </w:r>
      <w:r>
        <w:rPr>
          <w:rFonts w:ascii="Times New Roman" w:hAnsi="Times New Roman" w:eastAsia="宋体" w:cs="Times New Roman"/>
          <w:b/>
          <w:bCs/>
          <w:color w:val="000000"/>
          <w:kern w:val="0"/>
          <w:sz w:val="18"/>
          <w:szCs w:val="18"/>
          <w:lang w:bidi="ar"/>
        </w:rPr>
        <w:fldChar w:fldCharType="end"/>
      </w:r>
      <w:bookmarkEnd w:id="16"/>
      <w:r>
        <w:rPr>
          <w:rFonts w:ascii="Times New Roman" w:hAnsi="Times New Roman" w:eastAsia="宋体" w:cs="Times New Roman"/>
          <w:b/>
          <w:bCs/>
          <w:color w:val="000000"/>
          <w:kern w:val="0"/>
          <w:sz w:val="18"/>
          <w:szCs w:val="18"/>
          <w:lang w:bidi="ar"/>
        </w:rPr>
        <w:t xml:space="preserve"> 建模集与验证集描述性统计</w:t>
      </w:r>
    </w:p>
    <w:p w14:paraId="3217FD58">
      <w:pPr>
        <w:autoSpaceDN w:val="0"/>
        <w:jc w:val="center"/>
        <w:rPr>
          <w:rFonts w:ascii="Times New Roman" w:hAnsi="Times New Roman" w:eastAsia="宋体" w:cs="Times New Roman"/>
          <w:b/>
          <w:bCs/>
          <w:color w:val="000000"/>
          <w:kern w:val="0"/>
          <w:sz w:val="18"/>
          <w:szCs w:val="18"/>
          <w:lang w:bidi="ar"/>
        </w:rPr>
        <w:sectPr>
          <w:type w:val="continuous"/>
          <w:pgSz w:w="11906" w:h="16838"/>
          <w:pgMar w:top="1440" w:right="1800" w:bottom="1440" w:left="1800" w:header="851" w:footer="992" w:gutter="0"/>
          <w:cols w:space="425" w:num="1"/>
          <w:titlePg/>
          <w:docGrid w:type="lines" w:linePitch="312" w:charSpace="0"/>
        </w:sectPr>
      </w:pPr>
      <w:r>
        <w:rPr>
          <w:rFonts w:ascii="Times New Roman" w:hAnsi="Times New Roman" w:eastAsia="宋体" w:cs="Times New Roman"/>
          <w:b/>
          <w:bCs/>
          <w:color w:val="000000"/>
          <w:kern w:val="0"/>
          <w:sz w:val="18"/>
          <w:szCs w:val="18"/>
          <w:lang w:bidi="ar"/>
        </w:rPr>
        <w:fldChar w:fldCharType="begin"/>
      </w:r>
      <w:r>
        <w:rPr>
          <w:rFonts w:ascii="Times New Roman" w:hAnsi="Times New Roman" w:eastAsia="宋体" w:cs="Times New Roman"/>
          <w:b/>
          <w:bCs/>
          <w:color w:val="000000"/>
          <w:kern w:val="0"/>
          <w:sz w:val="18"/>
          <w:szCs w:val="18"/>
          <w:lang w:bidi="ar"/>
        </w:rPr>
        <w:instrText xml:space="preserve"> REF _Ref195517148 \h  \* MERGEFORMAT </w:instrText>
      </w:r>
      <w:r>
        <w:rPr>
          <w:rFonts w:ascii="Times New Roman" w:hAnsi="Times New Roman" w:eastAsia="宋体" w:cs="Times New Roman"/>
          <w:b/>
          <w:bCs/>
          <w:color w:val="000000"/>
          <w:kern w:val="0"/>
          <w:sz w:val="18"/>
          <w:szCs w:val="18"/>
          <w:lang w:bidi="ar"/>
        </w:rPr>
        <w:fldChar w:fldCharType="separate"/>
      </w:r>
      <w:r>
        <w:rPr>
          <w:rFonts w:hint="eastAsia" w:ascii="Times New Roman" w:hAnsi="Times New Roman" w:eastAsia="宋体" w:cs="Times New Roman"/>
          <w:b/>
          <w:bCs/>
          <w:color w:val="000000"/>
          <w:kern w:val="0"/>
          <w:sz w:val="18"/>
          <w:szCs w:val="18"/>
          <w:lang w:bidi="ar"/>
        </w:rPr>
        <w:t xml:space="preserve">表 </w:t>
      </w:r>
      <w:r>
        <w:rPr>
          <w:rFonts w:ascii="Times New Roman" w:hAnsi="Times New Roman" w:eastAsia="宋体" w:cs="Times New Roman"/>
          <w:b/>
          <w:bCs/>
          <w:color w:val="000000"/>
          <w:kern w:val="0"/>
          <w:sz w:val="18"/>
          <w:szCs w:val="18"/>
          <w:lang w:bidi="ar"/>
        </w:rPr>
        <w:t>1</w:t>
      </w:r>
      <w:r>
        <w:rPr>
          <w:rFonts w:ascii="Times New Roman" w:hAnsi="Times New Roman" w:eastAsia="宋体" w:cs="Times New Roman"/>
          <w:b/>
          <w:bCs/>
          <w:color w:val="000000"/>
          <w:kern w:val="0"/>
          <w:sz w:val="18"/>
          <w:szCs w:val="18"/>
          <w:lang w:bidi="ar"/>
        </w:rPr>
        <w:fldChar w:fldCharType="end"/>
      </w:r>
      <w:r>
        <w:rPr>
          <w:rFonts w:ascii="Times New Roman" w:hAnsi="Times New Roman" w:eastAsia="宋体" w:cs="Times New Roman"/>
          <w:b/>
          <w:bCs/>
          <w:color w:val="000000"/>
          <w:kern w:val="0"/>
          <w:sz w:val="18"/>
          <w:szCs w:val="18"/>
          <w:lang w:bidi="ar"/>
        </w:rPr>
        <w:t>.Descriptive Statistics for Modeling and Validation Sets</w:t>
      </w:r>
    </w:p>
    <w:p w14:paraId="45261E6D"/>
    <w:tbl>
      <w:tblPr>
        <w:tblStyle w:val="13"/>
        <w:tblpPr w:leftFromText="180" w:rightFromText="180" w:vertAnchor="text" w:horzAnchor="margin" w:tblpXSpec="center" w:tblpY="218"/>
        <w:tblW w:w="14188" w:type="pct"/>
        <w:tblInd w:w="0" w:type="dxa"/>
        <w:tblLayout w:type="autofit"/>
        <w:tblCellMar>
          <w:top w:w="0" w:type="dxa"/>
          <w:left w:w="108" w:type="dxa"/>
          <w:bottom w:w="0" w:type="dxa"/>
          <w:right w:w="108" w:type="dxa"/>
        </w:tblCellMar>
      </w:tblPr>
      <w:tblGrid>
        <w:gridCol w:w="1387"/>
        <w:gridCol w:w="842"/>
        <w:gridCol w:w="1276"/>
        <w:gridCol w:w="1210"/>
        <w:gridCol w:w="1795"/>
        <w:gridCol w:w="1798"/>
        <w:gridCol w:w="927"/>
        <w:gridCol w:w="2558"/>
      </w:tblGrid>
      <w:tr w14:paraId="0CA818B2">
        <w:trPr>
          <w:trHeight w:val="266" w:hRule="atLeast"/>
        </w:trPr>
        <w:tc>
          <w:tcPr>
            <w:tcW w:w="588" w:type="pct"/>
            <w:tcBorders>
              <w:top w:val="single" w:color="auto" w:sz="8" w:space="0"/>
              <w:left w:val="nil"/>
              <w:bottom w:val="single" w:color="auto" w:sz="4" w:space="0"/>
              <w:right w:val="nil"/>
            </w:tcBorders>
            <w:shd w:val="clear" w:color="auto" w:fill="auto"/>
            <w:noWrap/>
            <w:vAlign w:val="center"/>
          </w:tcPr>
          <w:p w14:paraId="6A23CA9A">
            <w:pPr>
              <w:widowControl/>
              <w:jc w:val="center"/>
              <w:rPr>
                <w:rFonts w:ascii="Times New Roman" w:hAnsi="Times New Roman" w:eastAsia="宋体" w:cs="Times New Roman"/>
                <w:color w:val="000000"/>
                <w:kern w:val="0"/>
                <w:sz w:val="18"/>
                <w:szCs w:val="18"/>
              </w:rPr>
            </w:pPr>
            <w:r>
              <w:rPr>
                <w:rFonts w:ascii="Times New Roman" w:hAnsi="Times New Roman" w:eastAsia="宋体" w:cs="Times New Roman"/>
                <w:color w:val="000000"/>
                <w:kern w:val="0"/>
                <w:sz w:val="18"/>
                <w:szCs w:val="18"/>
              </w:rPr>
              <w:t>Data</w:t>
            </w:r>
          </w:p>
        </w:tc>
        <w:tc>
          <w:tcPr>
            <w:tcW w:w="357" w:type="pct"/>
            <w:tcBorders>
              <w:top w:val="single" w:color="auto" w:sz="8" w:space="0"/>
              <w:left w:val="nil"/>
              <w:bottom w:val="single" w:color="auto" w:sz="4" w:space="0"/>
              <w:right w:val="nil"/>
            </w:tcBorders>
            <w:shd w:val="clear" w:color="auto" w:fill="auto"/>
            <w:noWrap/>
            <w:vAlign w:val="center"/>
          </w:tcPr>
          <w:p w14:paraId="46E089D3">
            <w:pPr>
              <w:widowControl/>
              <w:jc w:val="center"/>
              <w:rPr>
                <w:rFonts w:ascii="Times New Roman" w:hAnsi="Times New Roman" w:eastAsia="宋体" w:cs="Times New Roman"/>
                <w:color w:val="000000"/>
                <w:kern w:val="0"/>
                <w:sz w:val="18"/>
                <w:szCs w:val="18"/>
              </w:rPr>
            </w:pPr>
            <w:r>
              <w:rPr>
                <w:rFonts w:ascii="Times New Roman" w:hAnsi="Times New Roman" w:eastAsia="宋体" w:cs="Times New Roman"/>
                <w:color w:val="000000"/>
                <w:kern w:val="0"/>
                <w:sz w:val="18"/>
                <w:szCs w:val="18"/>
              </w:rPr>
              <w:t>Sample</w:t>
            </w:r>
          </w:p>
        </w:tc>
        <w:tc>
          <w:tcPr>
            <w:tcW w:w="541" w:type="pct"/>
            <w:tcBorders>
              <w:top w:val="single" w:color="auto" w:sz="8" w:space="0"/>
              <w:left w:val="nil"/>
              <w:bottom w:val="single" w:color="auto" w:sz="4" w:space="0"/>
              <w:right w:val="nil"/>
            </w:tcBorders>
            <w:shd w:val="clear" w:color="auto" w:fill="auto"/>
            <w:noWrap/>
            <w:vAlign w:val="center"/>
          </w:tcPr>
          <w:p w14:paraId="396D7B14">
            <w:pPr>
              <w:widowControl/>
              <w:jc w:val="center"/>
              <w:rPr>
                <w:rFonts w:ascii="Times New Roman" w:hAnsi="Times New Roman" w:eastAsia="宋体" w:cs="Times New Roman"/>
                <w:color w:val="000000"/>
                <w:kern w:val="0"/>
                <w:sz w:val="18"/>
                <w:szCs w:val="18"/>
              </w:rPr>
            </w:pPr>
            <w:r>
              <w:rPr>
                <w:rFonts w:ascii="Times New Roman" w:hAnsi="Times New Roman" w:eastAsia="宋体" w:cs="Times New Roman"/>
                <w:color w:val="000000"/>
                <w:kern w:val="0"/>
                <w:sz w:val="18"/>
                <w:szCs w:val="18"/>
              </w:rPr>
              <w:t>Range(g/kg)</w:t>
            </w:r>
          </w:p>
        </w:tc>
        <w:tc>
          <w:tcPr>
            <w:tcW w:w="513" w:type="pct"/>
            <w:tcBorders>
              <w:top w:val="single" w:color="auto" w:sz="8" w:space="0"/>
              <w:left w:val="nil"/>
              <w:bottom w:val="single" w:color="auto" w:sz="4" w:space="0"/>
              <w:right w:val="nil"/>
            </w:tcBorders>
            <w:shd w:val="clear" w:color="auto" w:fill="auto"/>
            <w:noWrap/>
            <w:vAlign w:val="center"/>
          </w:tcPr>
          <w:p w14:paraId="7B5FB35F">
            <w:pPr>
              <w:widowControl/>
              <w:jc w:val="center"/>
              <w:rPr>
                <w:rFonts w:ascii="Times New Roman" w:hAnsi="Times New Roman" w:eastAsia="宋体" w:cs="Times New Roman"/>
                <w:color w:val="000000"/>
                <w:kern w:val="0"/>
                <w:sz w:val="18"/>
                <w:szCs w:val="18"/>
              </w:rPr>
            </w:pPr>
            <w:r>
              <w:rPr>
                <w:rFonts w:ascii="Times New Roman" w:hAnsi="Times New Roman" w:eastAsia="宋体" w:cs="Times New Roman"/>
                <w:color w:val="000000"/>
                <w:kern w:val="0"/>
                <w:sz w:val="18"/>
                <w:szCs w:val="18"/>
              </w:rPr>
              <w:t>Mean(g/kg)</w:t>
            </w:r>
          </w:p>
        </w:tc>
        <w:tc>
          <w:tcPr>
            <w:tcW w:w="761" w:type="pct"/>
            <w:tcBorders>
              <w:top w:val="single" w:color="auto" w:sz="8" w:space="0"/>
              <w:left w:val="nil"/>
              <w:bottom w:val="single" w:color="auto" w:sz="4" w:space="0"/>
              <w:right w:val="nil"/>
            </w:tcBorders>
            <w:shd w:val="clear" w:color="auto" w:fill="auto"/>
            <w:noWrap/>
            <w:vAlign w:val="center"/>
          </w:tcPr>
          <w:p w14:paraId="10F4D898">
            <w:pPr>
              <w:widowControl/>
              <w:jc w:val="center"/>
              <w:rPr>
                <w:rFonts w:ascii="Times New Roman" w:hAnsi="Times New Roman" w:eastAsia="宋体" w:cs="Times New Roman"/>
                <w:color w:val="000000"/>
                <w:kern w:val="0"/>
                <w:sz w:val="18"/>
                <w:szCs w:val="18"/>
              </w:rPr>
            </w:pPr>
            <w:r>
              <w:rPr>
                <w:rFonts w:ascii="Times New Roman" w:hAnsi="Times New Roman" w:eastAsia="宋体" w:cs="Times New Roman"/>
                <w:color w:val="000000"/>
                <w:kern w:val="0"/>
                <w:sz w:val="18"/>
                <w:szCs w:val="18"/>
              </w:rPr>
              <w:t>Median(g/kg)</w:t>
            </w:r>
          </w:p>
        </w:tc>
        <w:tc>
          <w:tcPr>
            <w:tcW w:w="762" w:type="pct"/>
            <w:tcBorders>
              <w:top w:val="single" w:color="auto" w:sz="8" w:space="0"/>
              <w:left w:val="nil"/>
              <w:bottom w:val="single" w:color="auto" w:sz="4" w:space="0"/>
              <w:right w:val="nil"/>
            </w:tcBorders>
            <w:shd w:val="clear" w:color="auto" w:fill="auto"/>
            <w:noWrap/>
            <w:vAlign w:val="center"/>
          </w:tcPr>
          <w:p w14:paraId="76A5CACA">
            <w:pPr>
              <w:widowControl/>
              <w:jc w:val="center"/>
              <w:rPr>
                <w:rFonts w:ascii="Times New Roman" w:hAnsi="Times New Roman" w:eastAsia="宋体" w:cs="Times New Roman"/>
                <w:color w:val="000000"/>
                <w:kern w:val="0"/>
                <w:sz w:val="18"/>
                <w:szCs w:val="18"/>
              </w:rPr>
            </w:pPr>
            <w:r>
              <w:rPr>
                <w:rFonts w:ascii="Times New Roman" w:hAnsi="Times New Roman" w:eastAsia="宋体" w:cs="Times New Roman"/>
                <w:color w:val="000000"/>
                <w:kern w:val="0"/>
                <w:sz w:val="18"/>
                <w:szCs w:val="18"/>
              </w:rPr>
              <w:t>Standard deviation</w:t>
            </w:r>
          </w:p>
        </w:tc>
        <w:tc>
          <w:tcPr>
            <w:tcW w:w="393" w:type="pct"/>
            <w:tcBorders>
              <w:top w:val="single" w:color="auto" w:sz="8" w:space="0"/>
              <w:left w:val="nil"/>
              <w:bottom w:val="single" w:color="auto" w:sz="4" w:space="0"/>
              <w:right w:val="nil"/>
            </w:tcBorders>
            <w:shd w:val="clear" w:color="auto" w:fill="auto"/>
            <w:noWrap/>
            <w:vAlign w:val="center"/>
          </w:tcPr>
          <w:p w14:paraId="2A92153A">
            <w:pPr>
              <w:widowControl/>
              <w:jc w:val="center"/>
              <w:rPr>
                <w:rFonts w:ascii="Times New Roman" w:hAnsi="Times New Roman" w:eastAsia="宋体" w:cs="Times New Roman"/>
                <w:color w:val="000000"/>
                <w:kern w:val="0"/>
                <w:sz w:val="18"/>
                <w:szCs w:val="18"/>
              </w:rPr>
            </w:pPr>
            <w:r>
              <w:rPr>
                <w:rFonts w:ascii="Times New Roman" w:hAnsi="Times New Roman" w:eastAsia="宋体" w:cs="Times New Roman"/>
                <w:color w:val="000000"/>
                <w:kern w:val="0"/>
                <w:sz w:val="18"/>
                <w:szCs w:val="18"/>
              </w:rPr>
              <w:t>Kurtosis</w:t>
            </w:r>
          </w:p>
        </w:tc>
        <w:tc>
          <w:tcPr>
            <w:tcW w:w="1084" w:type="pct"/>
            <w:tcBorders>
              <w:top w:val="single" w:color="auto" w:sz="8" w:space="0"/>
              <w:left w:val="nil"/>
              <w:bottom w:val="single" w:color="auto" w:sz="4" w:space="0"/>
              <w:right w:val="nil"/>
            </w:tcBorders>
            <w:shd w:val="clear" w:color="auto" w:fill="auto"/>
            <w:noWrap/>
            <w:vAlign w:val="center"/>
          </w:tcPr>
          <w:p w14:paraId="121D6493">
            <w:pPr>
              <w:widowControl/>
              <w:rPr>
                <w:rFonts w:ascii="Times New Roman" w:hAnsi="Times New Roman" w:eastAsia="宋体" w:cs="Times New Roman"/>
                <w:color w:val="000000"/>
                <w:kern w:val="0"/>
                <w:sz w:val="18"/>
                <w:szCs w:val="18"/>
              </w:rPr>
            </w:pPr>
            <w:r>
              <w:rPr>
                <w:rFonts w:ascii="Times New Roman" w:hAnsi="Times New Roman" w:eastAsia="宋体" w:cs="Times New Roman"/>
                <w:color w:val="000000"/>
                <w:kern w:val="0"/>
                <w:sz w:val="18"/>
                <w:szCs w:val="18"/>
              </w:rPr>
              <w:t>Coefficient of variation (%)</w:t>
            </w:r>
          </w:p>
        </w:tc>
      </w:tr>
      <w:tr w14:paraId="63EAB2B0">
        <w:trPr>
          <w:trHeight w:val="277" w:hRule="atLeast"/>
        </w:trPr>
        <w:tc>
          <w:tcPr>
            <w:tcW w:w="588" w:type="pct"/>
            <w:tcBorders>
              <w:top w:val="nil"/>
              <w:left w:val="nil"/>
              <w:bottom w:val="nil"/>
              <w:right w:val="nil"/>
            </w:tcBorders>
            <w:shd w:val="clear" w:color="auto" w:fill="auto"/>
            <w:noWrap/>
            <w:vAlign w:val="center"/>
          </w:tcPr>
          <w:p w14:paraId="27C82E78">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Train</w:t>
            </w:r>
          </w:p>
        </w:tc>
        <w:tc>
          <w:tcPr>
            <w:tcW w:w="357" w:type="pct"/>
            <w:tcBorders>
              <w:top w:val="nil"/>
              <w:left w:val="nil"/>
              <w:bottom w:val="nil"/>
              <w:right w:val="nil"/>
            </w:tcBorders>
            <w:shd w:val="clear" w:color="auto" w:fill="auto"/>
            <w:noWrap/>
            <w:vAlign w:val="center"/>
          </w:tcPr>
          <w:p w14:paraId="45AB8836">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222</w:t>
            </w:r>
          </w:p>
        </w:tc>
        <w:tc>
          <w:tcPr>
            <w:tcW w:w="541" w:type="pct"/>
            <w:tcBorders>
              <w:top w:val="nil"/>
              <w:left w:val="nil"/>
              <w:bottom w:val="nil"/>
              <w:right w:val="nil"/>
            </w:tcBorders>
            <w:shd w:val="clear" w:color="auto" w:fill="auto"/>
            <w:noWrap/>
            <w:vAlign w:val="center"/>
          </w:tcPr>
          <w:p w14:paraId="6095588E">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3.84</w:t>
            </w:r>
            <w:r>
              <w:rPr>
                <w:rFonts w:ascii="Times New Roman" w:hAnsi="Times New Roman" w:eastAsia="宋体" w:cs="Times New Roman"/>
                <w:color w:val="000000"/>
                <w:kern w:val="0"/>
                <w:sz w:val="18"/>
                <w:szCs w:val="18"/>
              </w:rPr>
              <w:t>~</w:t>
            </w:r>
            <w:r>
              <w:rPr>
                <w:rFonts w:hint="eastAsia" w:ascii="Times New Roman" w:hAnsi="Times New Roman" w:eastAsia="宋体" w:cs="Times New Roman"/>
                <w:color w:val="000000"/>
                <w:kern w:val="0"/>
                <w:sz w:val="18"/>
                <w:szCs w:val="18"/>
              </w:rPr>
              <w:t>37.05</w:t>
            </w:r>
          </w:p>
        </w:tc>
        <w:tc>
          <w:tcPr>
            <w:tcW w:w="513" w:type="pct"/>
            <w:tcBorders>
              <w:top w:val="nil"/>
              <w:left w:val="nil"/>
              <w:bottom w:val="nil"/>
              <w:right w:val="nil"/>
            </w:tcBorders>
            <w:shd w:val="clear" w:color="auto" w:fill="auto"/>
            <w:noWrap/>
            <w:vAlign w:val="center"/>
          </w:tcPr>
          <w:p w14:paraId="5C7330BA">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13.02</w:t>
            </w:r>
          </w:p>
        </w:tc>
        <w:tc>
          <w:tcPr>
            <w:tcW w:w="761" w:type="pct"/>
            <w:tcBorders>
              <w:top w:val="nil"/>
              <w:left w:val="nil"/>
              <w:bottom w:val="nil"/>
              <w:right w:val="nil"/>
            </w:tcBorders>
            <w:shd w:val="clear" w:color="auto" w:fill="auto"/>
            <w:noWrap/>
            <w:vAlign w:val="center"/>
          </w:tcPr>
          <w:p w14:paraId="4A21340D">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12.63</w:t>
            </w:r>
          </w:p>
        </w:tc>
        <w:tc>
          <w:tcPr>
            <w:tcW w:w="762" w:type="pct"/>
            <w:tcBorders>
              <w:top w:val="nil"/>
              <w:left w:val="nil"/>
              <w:bottom w:val="nil"/>
              <w:right w:val="nil"/>
            </w:tcBorders>
            <w:shd w:val="clear" w:color="auto" w:fill="auto"/>
            <w:noWrap/>
            <w:vAlign w:val="center"/>
          </w:tcPr>
          <w:p w14:paraId="76D6A073">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4.71</w:t>
            </w:r>
          </w:p>
        </w:tc>
        <w:tc>
          <w:tcPr>
            <w:tcW w:w="393" w:type="pct"/>
            <w:tcBorders>
              <w:top w:val="nil"/>
              <w:left w:val="nil"/>
              <w:bottom w:val="nil"/>
              <w:right w:val="nil"/>
            </w:tcBorders>
            <w:shd w:val="clear" w:color="auto" w:fill="auto"/>
            <w:noWrap/>
            <w:vAlign w:val="center"/>
          </w:tcPr>
          <w:p w14:paraId="22D651CB">
            <w:pPr>
              <w:widowControl/>
              <w:jc w:val="center"/>
              <w:rPr>
                <w:rFonts w:ascii="Times New Roman" w:hAnsi="Times New Roman" w:eastAsia="宋体" w:cs="Times New Roman"/>
                <w:color w:val="000000"/>
                <w:kern w:val="0"/>
                <w:sz w:val="18"/>
                <w:szCs w:val="18"/>
              </w:rPr>
            </w:pPr>
            <w:r>
              <w:rPr>
                <w:rFonts w:ascii="Times New Roman" w:hAnsi="Times New Roman" w:eastAsia="宋体" w:cs="Times New Roman"/>
                <w:color w:val="000000"/>
                <w:kern w:val="0"/>
                <w:sz w:val="18"/>
                <w:szCs w:val="18"/>
              </w:rPr>
              <w:t>4.18.</w:t>
            </w:r>
          </w:p>
        </w:tc>
        <w:tc>
          <w:tcPr>
            <w:tcW w:w="1084" w:type="pct"/>
            <w:tcBorders>
              <w:top w:val="nil"/>
              <w:left w:val="nil"/>
              <w:bottom w:val="nil"/>
              <w:right w:val="nil"/>
            </w:tcBorders>
            <w:shd w:val="clear" w:color="auto" w:fill="auto"/>
            <w:noWrap/>
            <w:vAlign w:val="center"/>
          </w:tcPr>
          <w:p w14:paraId="130C8F86">
            <w:pPr>
              <w:widowControl/>
              <w:jc w:val="center"/>
              <w:rPr>
                <w:rFonts w:ascii="Times New Roman" w:hAnsi="Times New Roman" w:eastAsia="宋体" w:cs="Times New Roman"/>
                <w:color w:val="000000"/>
                <w:kern w:val="0"/>
                <w:sz w:val="18"/>
                <w:szCs w:val="18"/>
              </w:rPr>
            </w:pPr>
            <w:r>
              <w:rPr>
                <w:rFonts w:ascii="Times New Roman" w:hAnsi="Times New Roman" w:eastAsia="宋体" w:cs="Times New Roman"/>
                <w:color w:val="000000"/>
                <w:kern w:val="0"/>
                <w:sz w:val="18"/>
                <w:szCs w:val="18"/>
              </w:rPr>
              <w:t>36.17</w:t>
            </w:r>
          </w:p>
        </w:tc>
      </w:tr>
      <w:tr w14:paraId="56DA85B0">
        <w:trPr>
          <w:trHeight w:val="277" w:hRule="atLeast"/>
        </w:trPr>
        <w:tc>
          <w:tcPr>
            <w:tcW w:w="588" w:type="pct"/>
            <w:tcBorders>
              <w:top w:val="nil"/>
              <w:left w:val="nil"/>
              <w:bottom w:val="single" w:color="auto" w:sz="8" w:space="0"/>
              <w:right w:val="nil"/>
            </w:tcBorders>
            <w:shd w:val="clear" w:color="auto" w:fill="auto"/>
            <w:noWrap/>
            <w:vAlign w:val="center"/>
          </w:tcPr>
          <w:p w14:paraId="3DD5EDD1">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Test</w:t>
            </w:r>
          </w:p>
        </w:tc>
        <w:tc>
          <w:tcPr>
            <w:tcW w:w="357" w:type="pct"/>
            <w:tcBorders>
              <w:top w:val="nil"/>
              <w:left w:val="nil"/>
              <w:bottom w:val="single" w:color="auto" w:sz="8" w:space="0"/>
              <w:right w:val="nil"/>
            </w:tcBorders>
            <w:shd w:val="clear" w:color="auto" w:fill="auto"/>
            <w:noWrap/>
            <w:vAlign w:val="center"/>
          </w:tcPr>
          <w:p w14:paraId="531149A2">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56</w:t>
            </w:r>
          </w:p>
        </w:tc>
        <w:tc>
          <w:tcPr>
            <w:tcW w:w="541" w:type="pct"/>
            <w:tcBorders>
              <w:top w:val="nil"/>
              <w:left w:val="nil"/>
              <w:bottom w:val="single" w:color="auto" w:sz="8" w:space="0"/>
              <w:right w:val="nil"/>
            </w:tcBorders>
            <w:shd w:val="clear" w:color="auto" w:fill="auto"/>
            <w:noWrap/>
            <w:vAlign w:val="center"/>
          </w:tcPr>
          <w:p w14:paraId="5942BC78">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3.83</w:t>
            </w:r>
            <w:r>
              <w:rPr>
                <w:rFonts w:ascii="Times New Roman" w:hAnsi="Times New Roman" w:eastAsia="宋体" w:cs="Times New Roman"/>
                <w:color w:val="000000"/>
                <w:kern w:val="0"/>
                <w:sz w:val="18"/>
                <w:szCs w:val="18"/>
              </w:rPr>
              <w:t>~</w:t>
            </w:r>
            <w:r>
              <w:rPr>
                <w:rFonts w:hint="eastAsia" w:ascii="Times New Roman" w:hAnsi="Times New Roman" w:eastAsia="宋体" w:cs="Times New Roman"/>
                <w:color w:val="000000"/>
                <w:kern w:val="0"/>
                <w:sz w:val="18"/>
                <w:szCs w:val="18"/>
              </w:rPr>
              <w:t>22.46</w:t>
            </w:r>
          </w:p>
        </w:tc>
        <w:tc>
          <w:tcPr>
            <w:tcW w:w="513" w:type="pct"/>
            <w:tcBorders>
              <w:top w:val="nil"/>
              <w:left w:val="nil"/>
              <w:bottom w:val="single" w:color="auto" w:sz="8" w:space="0"/>
              <w:right w:val="nil"/>
            </w:tcBorders>
            <w:shd w:val="clear" w:color="auto" w:fill="auto"/>
            <w:noWrap/>
            <w:vAlign w:val="center"/>
          </w:tcPr>
          <w:p w14:paraId="704521A8">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11.97</w:t>
            </w:r>
          </w:p>
        </w:tc>
        <w:tc>
          <w:tcPr>
            <w:tcW w:w="761" w:type="pct"/>
            <w:tcBorders>
              <w:top w:val="nil"/>
              <w:left w:val="nil"/>
              <w:bottom w:val="single" w:color="auto" w:sz="8" w:space="0"/>
              <w:right w:val="nil"/>
            </w:tcBorders>
            <w:shd w:val="clear" w:color="auto" w:fill="auto"/>
            <w:noWrap/>
            <w:vAlign w:val="center"/>
          </w:tcPr>
          <w:p w14:paraId="2729109C">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10.64</w:t>
            </w:r>
          </w:p>
        </w:tc>
        <w:tc>
          <w:tcPr>
            <w:tcW w:w="762" w:type="pct"/>
            <w:tcBorders>
              <w:top w:val="nil"/>
              <w:left w:val="nil"/>
              <w:bottom w:val="single" w:color="auto" w:sz="8" w:space="0"/>
              <w:right w:val="nil"/>
            </w:tcBorders>
            <w:shd w:val="clear" w:color="auto" w:fill="auto"/>
            <w:noWrap/>
            <w:vAlign w:val="center"/>
          </w:tcPr>
          <w:p w14:paraId="6D6EFDC5">
            <w:pPr>
              <w:widowControl/>
              <w:jc w:val="center"/>
              <w:rPr>
                <w:rFonts w:ascii="Times New Roman" w:hAnsi="Times New Roman" w:eastAsia="宋体" w:cs="Times New Roman"/>
                <w:color w:val="000000"/>
                <w:kern w:val="0"/>
                <w:sz w:val="18"/>
                <w:szCs w:val="18"/>
              </w:rPr>
            </w:pPr>
            <w:r>
              <w:rPr>
                <w:rFonts w:hint="eastAsia" w:ascii="Times New Roman" w:hAnsi="Times New Roman" w:eastAsia="宋体" w:cs="Times New Roman"/>
                <w:color w:val="000000"/>
                <w:kern w:val="0"/>
                <w:sz w:val="18"/>
                <w:szCs w:val="18"/>
              </w:rPr>
              <w:t>4.38</w:t>
            </w:r>
          </w:p>
        </w:tc>
        <w:tc>
          <w:tcPr>
            <w:tcW w:w="393" w:type="pct"/>
            <w:tcBorders>
              <w:top w:val="nil"/>
              <w:left w:val="nil"/>
              <w:bottom w:val="single" w:color="auto" w:sz="8" w:space="0"/>
              <w:right w:val="nil"/>
            </w:tcBorders>
            <w:shd w:val="clear" w:color="auto" w:fill="auto"/>
            <w:noWrap/>
            <w:vAlign w:val="center"/>
          </w:tcPr>
          <w:p w14:paraId="560A6B3F">
            <w:pPr>
              <w:widowControl/>
              <w:jc w:val="center"/>
              <w:rPr>
                <w:rFonts w:ascii="Times New Roman" w:hAnsi="Times New Roman" w:eastAsia="宋体" w:cs="Times New Roman"/>
                <w:color w:val="000000"/>
                <w:kern w:val="0"/>
                <w:sz w:val="18"/>
                <w:szCs w:val="18"/>
              </w:rPr>
            </w:pPr>
            <w:r>
              <w:rPr>
                <w:rFonts w:ascii="Times New Roman" w:hAnsi="Times New Roman" w:eastAsia="宋体" w:cs="Times New Roman"/>
                <w:color w:val="000000"/>
                <w:kern w:val="0"/>
                <w:sz w:val="18"/>
                <w:szCs w:val="18"/>
              </w:rPr>
              <w:t>-0.</w:t>
            </w:r>
            <w:r>
              <w:rPr>
                <w:rFonts w:hint="eastAsia" w:ascii="Times New Roman" w:hAnsi="Times New Roman" w:eastAsia="宋体" w:cs="Times New Roman"/>
                <w:color w:val="000000"/>
                <w:kern w:val="0"/>
                <w:sz w:val="18"/>
                <w:szCs w:val="18"/>
              </w:rPr>
              <w:t>54</w:t>
            </w:r>
          </w:p>
        </w:tc>
        <w:tc>
          <w:tcPr>
            <w:tcW w:w="1084" w:type="pct"/>
            <w:tcBorders>
              <w:top w:val="nil"/>
              <w:left w:val="nil"/>
              <w:bottom w:val="single" w:color="auto" w:sz="8" w:space="0"/>
              <w:right w:val="nil"/>
            </w:tcBorders>
            <w:shd w:val="clear" w:color="auto" w:fill="auto"/>
            <w:noWrap/>
            <w:vAlign w:val="center"/>
          </w:tcPr>
          <w:p w14:paraId="68C13350">
            <w:pPr>
              <w:widowControl/>
              <w:jc w:val="center"/>
              <w:rPr>
                <w:rFonts w:ascii="Times New Roman" w:hAnsi="Times New Roman" w:eastAsia="宋体" w:cs="Times New Roman"/>
                <w:color w:val="000000"/>
                <w:kern w:val="0"/>
                <w:sz w:val="18"/>
                <w:szCs w:val="18"/>
              </w:rPr>
            </w:pPr>
            <w:r>
              <w:rPr>
                <w:rFonts w:ascii="Times New Roman" w:hAnsi="Times New Roman" w:eastAsia="宋体" w:cs="Times New Roman"/>
                <w:color w:val="000000"/>
                <w:kern w:val="0"/>
                <w:sz w:val="18"/>
                <w:szCs w:val="18"/>
              </w:rPr>
              <w:t>36.57</w:t>
            </w:r>
          </w:p>
        </w:tc>
      </w:tr>
    </w:tbl>
    <w:p w14:paraId="49EEF498">
      <w:pPr>
        <w:widowControl/>
        <w:jc w:val="left"/>
        <w:rPr>
          <w:rFonts w:ascii="Times New Roman" w:hAnsi="Times New Roman" w:eastAsia="宋体" w:cs="Times New Roman"/>
          <w:color w:val="000000" w:themeColor="text1"/>
          <w:kern w:val="0"/>
          <w:szCs w:val="21"/>
          <w:lang w:bidi="ar"/>
          <w14:textFill>
            <w14:solidFill>
              <w14:schemeClr w14:val="tx1"/>
            </w14:solidFill>
          </w14:textFill>
        </w:rPr>
        <w:sectPr>
          <w:type w:val="continuous"/>
          <w:pgSz w:w="11906" w:h="16838"/>
          <w:pgMar w:top="1440" w:right="1800" w:bottom="1440" w:left="1800" w:header="851" w:footer="992" w:gutter="0"/>
          <w:cols w:space="425" w:num="2"/>
          <w:titlePg/>
          <w:docGrid w:type="lines" w:linePitch="312" w:charSpace="0"/>
        </w:sectPr>
      </w:pPr>
    </w:p>
    <w:p w14:paraId="37D03A8C">
      <w:pPr>
        <w:widowControl/>
        <w:jc w:val="left"/>
        <w:rPr>
          <w:rFonts w:ascii="Times New Roman" w:hAnsi="Times New Roman" w:eastAsia="宋体" w:cs="Times New Roman"/>
          <w:color w:val="000000" w:themeColor="text1"/>
          <w:kern w:val="0"/>
          <w:szCs w:val="21"/>
          <w:lang w:bidi="ar"/>
          <w14:textFill>
            <w14:solidFill>
              <w14:schemeClr w14:val="tx1"/>
            </w14:solidFill>
          </w14:textFill>
        </w:rPr>
      </w:pPr>
    </w:p>
    <w:p w14:paraId="2CEF9479">
      <w:pPr>
        <w:widowControl/>
        <w:ind w:firstLine="105" w:firstLineChars="50"/>
        <w:jc w:val="left"/>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 xml:space="preserve">   </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40"/>
        <w:gridCol w:w="2841"/>
        <w:gridCol w:w="2841"/>
      </w:tblGrid>
      <w:tr w14:paraId="4780EC76">
        <w:tc>
          <w:tcPr>
            <w:tcW w:w="2840" w:type="dxa"/>
          </w:tcPr>
          <w:p w14:paraId="1C6FBEF5">
            <w:r>
              <w:rPr>
                <w:lang w:bidi="ar"/>
              </w:rPr>
              <w:drawing>
                <wp:inline distT="0" distB="0" distL="114300" distR="114300">
                  <wp:extent cx="1652270" cy="1264920"/>
                  <wp:effectExtent l="0" t="0" r="0" b="5080"/>
                  <wp:docPr id="2" name="图片 2" descr="水溶性有机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水溶性有机碳"/>
                          <pic:cNvPicPr>
                            <a:picLocks noChangeAspect="1"/>
                          </pic:cNvPicPr>
                        </pic:nvPicPr>
                        <pic:blipFill>
                          <a:blip r:embed="rId12"/>
                          <a:stretch>
                            <a:fillRect/>
                          </a:stretch>
                        </pic:blipFill>
                        <pic:spPr>
                          <a:xfrm>
                            <a:off x="0" y="0"/>
                            <a:ext cx="1673801" cy="1281157"/>
                          </a:xfrm>
                          <a:prstGeom prst="rect">
                            <a:avLst/>
                          </a:prstGeom>
                        </pic:spPr>
                      </pic:pic>
                    </a:graphicData>
                  </a:graphic>
                </wp:inline>
              </w:drawing>
            </w:r>
          </w:p>
        </w:tc>
        <w:tc>
          <w:tcPr>
            <w:tcW w:w="2841" w:type="dxa"/>
          </w:tcPr>
          <w:p w14:paraId="05FD6C5D">
            <w:pPr>
              <w:rPr>
                <w:rFonts w:ascii="Times New Roman" w:hAnsi="Times New Roman" w:eastAsia="宋体" w:cs="Times New Roman"/>
                <w:szCs w:val="21"/>
                <w:lang w:bidi="ar"/>
              </w:rPr>
            </w:pPr>
            <w:r>
              <w:rPr>
                <w:lang w:bidi="ar"/>
              </w:rPr>
              <w:drawing>
                <wp:inline distT="0" distB="0" distL="114300" distR="114300">
                  <wp:extent cx="1652270" cy="1264920"/>
                  <wp:effectExtent l="0" t="0" r="0" b="5080"/>
                  <wp:docPr id="2088113083" name="图片 2088113083" descr="易氧化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13083" name="图片 2088113083" descr="易氧化碳"/>
                          <pic:cNvPicPr>
                            <a:picLocks noChangeAspect="1"/>
                          </pic:cNvPicPr>
                        </pic:nvPicPr>
                        <pic:blipFill>
                          <a:blip r:embed="rId13"/>
                          <a:stretch>
                            <a:fillRect/>
                          </a:stretch>
                        </pic:blipFill>
                        <pic:spPr>
                          <a:xfrm>
                            <a:off x="0" y="0"/>
                            <a:ext cx="1675767" cy="1282705"/>
                          </a:xfrm>
                          <a:prstGeom prst="rect">
                            <a:avLst/>
                          </a:prstGeom>
                        </pic:spPr>
                      </pic:pic>
                    </a:graphicData>
                  </a:graphic>
                </wp:inline>
              </w:drawing>
            </w:r>
          </w:p>
        </w:tc>
        <w:tc>
          <w:tcPr>
            <w:tcW w:w="2841" w:type="dxa"/>
          </w:tcPr>
          <w:p w14:paraId="6632D777">
            <w:pPr>
              <w:rPr>
                <w:rFonts w:ascii="Times New Roman" w:hAnsi="Times New Roman" w:eastAsia="宋体" w:cs="Times New Roman"/>
                <w:szCs w:val="21"/>
                <w:lang w:bidi="ar"/>
              </w:rPr>
            </w:pPr>
            <w:r>
              <w:rPr>
                <w:lang w:bidi="ar"/>
              </w:rPr>
              <w:drawing>
                <wp:inline distT="0" distB="0" distL="114300" distR="114300">
                  <wp:extent cx="1660525" cy="1270635"/>
                  <wp:effectExtent l="0" t="0" r="3175" b="0"/>
                  <wp:docPr id="3" name="图片 3" descr="有机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有机碳"/>
                          <pic:cNvPicPr>
                            <a:picLocks noChangeAspect="1"/>
                          </pic:cNvPicPr>
                        </pic:nvPicPr>
                        <pic:blipFill>
                          <a:blip r:embed="rId14"/>
                          <a:stretch>
                            <a:fillRect/>
                          </a:stretch>
                        </pic:blipFill>
                        <pic:spPr>
                          <a:xfrm>
                            <a:off x="0" y="0"/>
                            <a:ext cx="1692660" cy="1295272"/>
                          </a:xfrm>
                          <a:prstGeom prst="rect">
                            <a:avLst/>
                          </a:prstGeom>
                        </pic:spPr>
                      </pic:pic>
                    </a:graphicData>
                  </a:graphic>
                </wp:inline>
              </w:drawing>
            </w:r>
          </w:p>
        </w:tc>
      </w:tr>
      <w:tr w14:paraId="2F68ABC3">
        <w:tc>
          <w:tcPr>
            <w:tcW w:w="2840" w:type="dxa"/>
          </w:tcPr>
          <w:p w14:paraId="37FC4ADA">
            <w:pPr>
              <w:widowControl/>
              <w:jc w:val="center"/>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a</w:t>
            </w:r>
          </w:p>
        </w:tc>
        <w:tc>
          <w:tcPr>
            <w:tcW w:w="2841" w:type="dxa"/>
          </w:tcPr>
          <w:p w14:paraId="64D05AD2">
            <w:pPr>
              <w:widowControl/>
              <w:jc w:val="center"/>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b</w:t>
            </w:r>
          </w:p>
        </w:tc>
        <w:tc>
          <w:tcPr>
            <w:tcW w:w="2841" w:type="dxa"/>
          </w:tcPr>
          <w:p w14:paraId="28390B06">
            <w:pPr>
              <w:keepNext/>
              <w:widowControl/>
              <w:jc w:val="center"/>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c</w:t>
            </w:r>
          </w:p>
        </w:tc>
      </w:tr>
    </w:tbl>
    <w:p w14:paraId="19B20C34">
      <w:pPr>
        <w:pStyle w:val="6"/>
        <w:jc w:val="center"/>
        <w:rPr>
          <w:rFonts w:ascii="Times New Roman" w:hAnsi="Times New Roman" w:eastAsia="宋体" w:cs="Times New Roman"/>
          <w:b/>
          <w:bCs/>
          <w:color w:val="000000"/>
          <w:kern w:val="0"/>
          <w:sz w:val="18"/>
          <w:szCs w:val="18"/>
          <w:lang w:bidi="ar"/>
        </w:rPr>
      </w:pPr>
      <w:bookmarkStart w:id="17" w:name="_Ref195516940"/>
      <w:r>
        <w:rPr>
          <w:rFonts w:hint="eastAsia" w:ascii="Times New Roman" w:hAnsi="Times New Roman" w:eastAsia="宋体" w:cs="Times New Roman"/>
          <w:b/>
          <w:bCs/>
          <w:color w:val="000000"/>
          <w:kern w:val="0"/>
          <w:sz w:val="18"/>
          <w:szCs w:val="18"/>
          <w:lang w:bidi="ar"/>
        </w:rPr>
        <w:t xml:space="preserve">图 </w:t>
      </w:r>
      <w:r>
        <w:rPr>
          <w:rFonts w:ascii="Times New Roman" w:hAnsi="Times New Roman" w:eastAsia="宋体" w:cs="Times New Roman"/>
          <w:b/>
          <w:bCs/>
          <w:color w:val="000000"/>
          <w:kern w:val="0"/>
          <w:sz w:val="18"/>
          <w:szCs w:val="18"/>
          <w:lang w:bidi="ar"/>
        </w:rPr>
        <w:fldChar w:fldCharType="begin"/>
      </w:r>
      <w:r>
        <w:rPr>
          <w:rFonts w:ascii="Times New Roman" w:hAnsi="Times New Roman" w:eastAsia="宋体" w:cs="Times New Roman"/>
          <w:b/>
          <w:bCs/>
          <w:color w:val="000000"/>
          <w:kern w:val="0"/>
          <w:sz w:val="18"/>
          <w:szCs w:val="18"/>
          <w:lang w:bidi="ar"/>
        </w:rPr>
        <w:instrText xml:space="preserve"> </w:instrText>
      </w:r>
      <w:r>
        <w:rPr>
          <w:rFonts w:hint="eastAsia" w:ascii="Times New Roman" w:hAnsi="Times New Roman" w:eastAsia="宋体" w:cs="Times New Roman"/>
          <w:b/>
          <w:bCs/>
          <w:color w:val="000000"/>
          <w:kern w:val="0"/>
          <w:sz w:val="18"/>
          <w:szCs w:val="18"/>
          <w:lang w:bidi="ar"/>
        </w:rPr>
        <w:instrText xml:space="preserve">SEQ 图 \* ARABIC</w:instrText>
      </w:r>
      <w:r>
        <w:rPr>
          <w:rFonts w:ascii="Times New Roman" w:hAnsi="Times New Roman" w:eastAsia="宋体" w:cs="Times New Roman"/>
          <w:b/>
          <w:bCs/>
          <w:color w:val="000000"/>
          <w:kern w:val="0"/>
          <w:sz w:val="18"/>
          <w:szCs w:val="18"/>
          <w:lang w:bidi="ar"/>
        </w:rPr>
        <w:instrText xml:space="preserve"> </w:instrText>
      </w:r>
      <w:r>
        <w:rPr>
          <w:rFonts w:ascii="Times New Roman" w:hAnsi="Times New Roman" w:eastAsia="宋体" w:cs="Times New Roman"/>
          <w:b/>
          <w:bCs/>
          <w:color w:val="000000"/>
          <w:kern w:val="0"/>
          <w:sz w:val="18"/>
          <w:szCs w:val="18"/>
          <w:lang w:bidi="ar"/>
        </w:rPr>
        <w:fldChar w:fldCharType="separate"/>
      </w:r>
      <w:r>
        <w:rPr>
          <w:rFonts w:ascii="Times New Roman" w:hAnsi="Times New Roman" w:eastAsia="宋体" w:cs="Times New Roman"/>
          <w:b/>
          <w:bCs/>
          <w:color w:val="000000"/>
          <w:kern w:val="0"/>
          <w:sz w:val="18"/>
          <w:szCs w:val="18"/>
          <w:lang w:bidi="ar"/>
        </w:rPr>
        <w:t>5</w:t>
      </w:r>
      <w:r>
        <w:rPr>
          <w:rFonts w:ascii="Times New Roman" w:hAnsi="Times New Roman" w:eastAsia="宋体" w:cs="Times New Roman"/>
          <w:b/>
          <w:bCs/>
          <w:color w:val="000000"/>
          <w:kern w:val="0"/>
          <w:sz w:val="18"/>
          <w:szCs w:val="18"/>
          <w:lang w:bidi="ar"/>
        </w:rPr>
        <w:fldChar w:fldCharType="end"/>
      </w:r>
      <w:r>
        <w:rPr>
          <w:rFonts w:ascii="Times New Roman" w:hAnsi="Times New Roman" w:eastAsia="宋体" w:cs="Times New Roman"/>
          <w:b/>
          <w:bCs/>
          <w:color w:val="000000"/>
          <w:kern w:val="0"/>
          <w:sz w:val="18"/>
          <w:szCs w:val="18"/>
          <w:lang w:bidi="ar"/>
        </w:rPr>
        <w:t>原始光谱曲线（a）、</w:t>
      </w:r>
      <w:r>
        <w:rPr>
          <w:rFonts w:hint="eastAsia" w:ascii="Times New Roman" w:hAnsi="Times New Roman" w:eastAsia="宋体" w:cs="Times New Roman"/>
          <w:b/>
          <w:bCs/>
          <w:color w:val="000000"/>
          <w:kern w:val="0"/>
          <w:sz w:val="18"/>
          <w:szCs w:val="18"/>
          <w:lang w:bidi="ar"/>
        </w:rPr>
        <w:t>SGD（</w:t>
      </w:r>
      <w:r>
        <w:rPr>
          <w:rFonts w:ascii="Times New Roman" w:hAnsi="Times New Roman" w:eastAsia="宋体" w:cs="Times New Roman"/>
          <w:b/>
          <w:bCs/>
          <w:color w:val="000000"/>
          <w:kern w:val="0"/>
          <w:sz w:val="18"/>
          <w:szCs w:val="18"/>
          <w:lang w:bidi="ar"/>
        </w:rPr>
        <w:t>b）</w:t>
      </w:r>
      <w:r>
        <w:rPr>
          <w:rFonts w:hint="eastAsia" w:ascii="Times New Roman" w:hAnsi="Times New Roman" w:eastAsia="宋体" w:cs="Times New Roman"/>
          <w:b/>
          <w:bCs/>
          <w:color w:val="000000"/>
          <w:kern w:val="0"/>
          <w:sz w:val="18"/>
          <w:szCs w:val="18"/>
          <w:lang w:bidi="ar"/>
        </w:rPr>
        <w:t>以及SG+FD（c）预处理后的土</w:t>
      </w:r>
      <w:r>
        <w:rPr>
          <w:rFonts w:ascii="Times New Roman" w:hAnsi="Times New Roman" w:eastAsia="宋体" w:cs="Times New Roman"/>
          <w:b/>
          <w:bCs/>
          <w:color w:val="000000"/>
          <w:kern w:val="0"/>
          <w:sz w:val="18"/>
          <w:szCs w:val="18"/>
          <w:lang w:bidi="ar"/>
        </w:rPr>
        <w:t>壤光谱特征</w:t>
      </w:r>
      <w:bookmarkEnd w:id="17"/>
    </w:p>
    <w:p w14:paraId="1A3AEE11">
      <w:pPr>
        <w:widowControl/>
        <w:jc w:val="center"/>
        <w:rPr>
          <w:rFonts w:ascii="Times New Roman" w:hAnsi="Times New Roman" w:eastAsia="宋体" w:cs="Times New Roman"/>
          <w:b/>
          <w:bCs/>
          <w:color w:val="000000"/>
          <w:kern w:val="0"/>
          <w:sz w:val="18"/>
          <w:szCs w:val="18"/>
          <w:lang w:bidi="ar"/>
        </w:rPr>
      </w:pPr>
      <w:r>
        <w:rPr>
          <w:rFonts w:ascii="Times New Roman" w:hAnsi="Times New Roman" w:eastAsia="宋体" w:cs="Times New Roman"/>
          <w:b/>
          <w:bCs/>
          <w:color w:val="000000"/>
          <w:kern w:val="0"/>
          <w:sz w:val="18"/>
          <w:szCs w:val="18"/>
          <w:lang w:bidi="ar"/>
        </w:rPr>
        <w:t xml:space="preserve">Fig. </w:t>
      </w:r>
      <w:r>
        <w:rPr>
          <w:rFonts w:ascii="Times New Roman" w:hAnsi="Times New Roman" w:eastAsia="宋体" w:cs="Times New Roman"/>
          <w:b/>
          <w:bCs/>
          <w:color w:val="000000"/>
          <w:kern w:val="0"/>
          <w:sz w:val="18"/>
          <w:szCs w:val="18"/>
          <w:lang w:bidi="ar"/>
        </w:rPr>
        <w:fldChar w:fldCharType="begin"/>
      </w:r>
      <w:r>
        <w:rPr>
          <w:rFonts w:ascii="Times New Roman" w:hAnsi="Times New Roman" w:eastAsia="宋体" w:cs="Times New Roman"/>
          <w:b/>
          <w:bCs/>
          <w:color w:val="000000"/>
          <w:kern w:val="0"/>
          <w:sz w:val="18"/>
          <w:szCs w:val="18"/>
          <w:lang w:bidi="ar"/>
        </w:rPr>
        <w:instrText xml:space="preserve"> SEQ Fig. \* ARABIC </w:instrText>
      </w:r>
      <w:r>
        <w:rPr>
          <w:rFonts w:ascii="Times New Roman" w:hAnsi="Times New Roman" w:eastAsia="宋体" w:cs="Times New Roman"/>
          <w:b/>
          <w:bCs/>
          <w:color w:val="000000"/>
          <w:kern w:val="0"/>
          <w:sz w:val="18"/>
          <w:szCs w:val="18"/>
          <w:lang w:bidi="ar"/>
        </w:rPr>
        <w:fldChar w:fldCharType="separate"/>
      </w:r>
      <w:r>
        <w:rPr>
          <w:rFonts w:ascii="Times New Roman" w:hAnsi="Times New Roman" w:eastAsia="宋体" w:cs="Times New Roman"/>
          <w:b/>
          <w:bCs/>
          <w:color w:val="000000"/>
          <w:kern w:val="0"/>
          <w:sz w:val="18"/>
          <w:szCs w:val="18"/>
          <w:lang w:bidi="ar"/>
        </w:rPr>
        <w:t>5</w:t>
      </w:r>
      <w:r>
        <w:rPr>
          <w:rFonts w:ascii="Times New Roman" w:hAnsi="Times New Roman" w:eastAsia="宋体" w:cs="Times New Roman"/>
          <w:b/>
          <w:bCs/>
          <w:color w:val="000000"/>
          <w:kern w:val="0"/>
          <w:sz w:val="18"/>
          <w:szCs w:val="18"/>
          <w:lang w:bidi="ar"/>
        </w:rPr>
        <w:fldChar w:fldCharType="end"/>
      </w:r>
      <w:r>
        <w:rPr>
          <w:rFonts w:ascii="Times New Roman" w:hAnsi="Times New Roman" w:eastAsia="宋体" w:cs="Times New Roman"/>
          <w:b/>
          <w:bCs/>
          <w:color w:val="000000"/>
          <w:kern w:val="0"/>
          <w:sz w:val="18"/>
          <w:szCs w:val="18"/>
          <w:lang w:bidi="ar"/>
        </w:rPr>
        <w:t xml:space="preserve"> Soil spectral characteristics pretreatment of original spectral curves (a), (b) DWT, and </w:t>
      </w:r>
      <w:r>
        <w:rPr>
          <w:rFonts w:hint="eastAsia" w:ascii="Times New Roman" w:hAnsi="Times New Roman" w:eastAsia="宋体" w:cs="Times New Roman"/>
          <w:b/>
          <w:bCs/>
          <w:color w:val="000000"/>
          <w:kern w:val="0"/>
          <w:sz w:val="18"/>
          <w:szCs w:val="18"/>
          <w:lang w:bidi="ar"/>
        </w:rPr>
        <w:t>SGD+FD</w:t>
      </w:r>
      <w:r>
        <w:rPr>
          <w:rFonts w:ascii="Times New Roman" w:hAnsi="Times New Roman" w:eastAsia="宋体" w:cs="Times New Roman"/>
          <w:b/>
          <w:bCs/>
          <w:color w:val="000000"/>
          <w:kern w:val="0"/>
          <w:sz w:val="18"/>
          <w:szCs w:val="18"/>
          <w:lang w:bidi="ar"/>
        </w:rPr>
        <w:t xml:space="preserve"> (c)</w:t>
      </w:r>
    </w:p>
    <w:p w14:paraId="31DEE84B">
      <w:pPr>
        <w:autoSpaceDN w:val="0"/>
        <w:rPr>
          <w:rFonts w:ascii="Times New Roman" w:hAnsi="Times New Roman" w:eastAsia="宋体" w:cs="Times New Roman"/>
          <w:b/>
          <w:bCs/>
          <w:color w:val="000000"/>
          <w:kern w:val="0"/>
          <w:sz w:val="18"/>
          <w:szCs w:val="18"/>
          <w:lang w:bidi="ar"/>
        </w:rPr>
      </w:pPr>
    </w:p>
    <w:p w14:paraId="11E84D0D">
      <w:pPr>
        <w:widowControl/>
        <w:ind w:firstLine="420"/>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高光谱反射率与土壤有机碳含量密切相关。如</w:t>
      </w:r>
      <w:r>
        <w:rPr>
          <w:rFonts w:ascii="Times New Roman" w:hAnsi="Times New Roman" w:eastAsia="宋体" w:cs="Times New Roman"/>
          <w:color w:val="000000"/>
          <w:kern w:val="0"/>
          <w:sz w:val="18"/>
          <w:szCs w:val="18"/>
          <w:lang w:bidi="ar"/>
        </w:rPr>
        <w:fldChar w:fldCharType="begin"/>
      </w:r>
      <w:r>
        <w:rPr>
          <w:rFonts w:ascii="Times New Roman" w:hAnsi="Times New Roman" w:eastAsia="宋体" w:cs="Times New Roman"/>
          <w:color w:val="000000"/>
          <w:kern w:val="0"/>
          <w:sz w:val="18"/>
          <w:szCs w:val="18"/>
          <w:lang w:bidi="ar"/>
        </w:rPr>
        <w:instrText xml:space="preserve"> </w:instrText>
      </w:r>
      <w:r>
        <w:rPr>
          <w:rFonts w:hint="eastAsia" w:ascii="Times New Roman" w:hAnsi="Times New Roman" w:eastAsia="宋体" w:cs="Times New Roman"/>
          <w:color w:val="000000"/>
          <w:kern w:val="0"/>
          <w:sz w:val="18"/>
          <w:szCs w:val="18"/>
          <w:lang w:bidi="ar"/>
        </w:rPr>
        <w:instrText xml:space="preserve">REF _Ref195516940 \h</w:instrText>
      </w:r>
      <w:r>
        <w:rPr>
          <w:rFonts w:ascii="Times New Roman" w:hAnsi="Times New Roman" w:eastAsia="宋体" w:cs="Times New Roman"/>
          <w:color w:val="000000"/>
          <w:kern w:val="0"/>
          <w:sz w:val="18"/>
          <w:szCs w:val="18"/>
          <w:lang w:bidi="ar"/>
        </w:rPr>
        <w:instrText xml:space="preserve">  \* MERGEFORMAT </w:instrText>
      </w:r>
      <w:r>
        <w:rPr>
          <w:rFonts w:ascii="Times New Roman" w:hAnsi="Times New Roman" w:eastAsia="宋体" w:cs="Times New Roman"/>
          <w:color w:val="000000"/>
          <w:kern w:val="0"/>
          <w:sz w:val="18"/>
          <w:szCs w:val="18"/>
          <w:lang w:bidi="ar"/>
        </w:rPr>
        <w:fldChar w:fldCharType="separate"/>
      </w:r>
      <w:r>
        <w:rPr>
          <w:rFonts w:hint="eastAsia" w:ascii="Times New Roman" w:hAnsi="Times New Roman" w:eastAsia="宋体" w:cs="Times New Roman"/>
          <w:color w:val="000000"/>
          <w:kern w:val="0"/>
          <w:sz w:val="18"/>
          <w:szCs w:val="18"/>
          <w:lang w:bidi="ar"/>
        </w:rPr>
        <w:t xml:space="preserve">图 </w:t>
      </w:r>
      <w:r>
        <w:rPr>
          <w:rFonts w:ascii="Times New Roman" w:hAnsi="Times New Roman" w:eastAsia="宋体" w:cs="Times New Roman"/>
          <w:color w:val="000000"/>
          <w:kern w:val="0"/>
          <w:sz w:val="18"/>
          <w:szCs w:val="18"/>
          <w:lang w:bidi="ar"/>
        </w:rPr>
        <w:t>5原始光谱曲线（a）、</w:t>
      </w:r>
      <w:r>
        <w:rPr>
          <w:rFonts w:hint="eastAsia" w:ascii="Times New Roman" w:hAnsi="Times New Roman" w:eastAsia="宋体" w:cs="Times New Roman"/>
          <w:color w:val="000000"/>
          <w:kern w:val="0"/>
          <w:sz w:val="18"/>
          <w:szCs w:val="18"/>
          <w:lang w:bidi="ar"/>
        </w:rPr>
        <w:t>SGD（</w:t>
      </w:r>
      <w:r>
        <w:rPr>
          <w:rFonts w:ascii="Times New Roman" w:hAnsi="Times New Roman" w:eastAsia="宋体" w:cs="Times New Roman"/>
          <w:color w:val="000000"/>
          <w:kern w:val="0"/>
          <w:sz w:val="18"/>
          <w:szCs w:val="18"/>
          <w:lang w:bidi="ar"/>
        </w:rPr>
        <w:t>b）</w:t>
      </w:r>
      <w:r>
        <w:rPr>
          <w:rFonts w:hint="eastAsia" w:ascii="Times New Roman" w:hAnsi="Times New Roman" w:eastAsia="宋体" w:cs="Times New Roman"/>
          <w:color w:val="000000"/>
          <w:kern w:val="0"/>
          <w:sz w:val="18"/>
          <w:szCs w:val="18"/>
          <w:lang w:bidi="ar"/>
        </w:rPr>
        <w:t>以及SG+FD（c）预处理后的土</w:t>
      </w:r>
      <w:r>
        <w:rPr>
          <w:rFonts w:ascii="Times New Roman" w:hAnsi="Times New Roman" w:eastAsia="宋体" w:cs="Times New Roman"/>
          <w:color w:val="000000"/>
          <w:kern w:val="0"/>
          <w:sz w:val="18"/>
          <w:szCs w:val="18"/>
          <w:lang w:bidi="ar"/>
        </w:rPr>
        <w:t>壤光谱特征</w:t>
      </w:r>
      <w:r>
        <w:rPr>
          <w:rFonts w:ascii="Times New Roman" w:hAnsi="Times New Roman" w:eastAsia="宋体" w:cs="Times New Roman"/>
          <w:color w:val="000000"/>
          <w:kern w:val="0"/>
          <w:sz w:val="18"/>
          <w:szCs w:val="18"/>
          <w:lang w:bidi="ar"/>
        </w:rPr>
        <w:fldChar w:fldCharType="end"/>
      </w:r>
      <w:r>
        <w:rPr>
          <w:rFonts w:hint="eastAsia" w:ascii="Times New Roman" w:hAnsi="Times New Roman" w:eastAsia="宋体" w:cs="Times New Roman"/>
          <w:color w:val="000000"/>
          <w:kern w:val="0"/>
          <w:sz w:val="18"/>
          <w:szCs w:val="18"/>
          <w:lang w:bidi="ar"/>
        </w:rPr>
        <w:t xml:space="preserve"> 所示，可见光波段（400-800 nm）反射率随有机碳含量增加而降低，因土壤有机碳对可见光有强吸收作用。近红外波段（800-1400 nm）反射率随有机碳含量增加而升高，因有机碳对近红外光有强反射作用。中红外波段（1400-2400 nm）反射率波动幅度随有机碳含量增加而减小。中红外波段包含与土壤其他成分相关的特征波段，主要表现为吸收峰。1420 nm和1930 nm处吸收峰的反射率随含水量增加而降低。2290 nm处吸收峰的反射率随有机碳含量增加而降低，表明其与有机碳含量相关。考虑数据的非线性和非均匀性特征，采用组合的预处理方式，经过光谱增强，使用评估指标对模型进行评估泛化能力和准确性，达到提升预测精度的目的。</w:t>
      </w:r>
    </w:p>
    <w:p w14:paraId="13F1851B">
      <w:pPr>
        <w:spacing w:before="156" w:beforeLines="50" w:after="156" w:afterLines="50"/>
        <w:rPr>
          <w:rFonts w:hint="eastAsia" w:ascii="Times New Roman" w:hAnsi="Times New Roman" w:eastAsia="宋体" w:cs="Times New Roman"/>
          <w:b/>
          <w:szCs w:val="21"/>
          <w:lang w:val="en-US" w:eastAsia="zh-CN"/>
        </w:rPr>
      </w:pPr>
      <w:r>
        <w:rPr>
          <w:rFonts w:hint="eastAsia" w:ascii="Times New Roman" w:hAnsi="Times New Roman" w:eastAsia="宋体" w:cs="Times New Roman"/>
          <w:b/>
          <w:szCs w:val="21"/>
        </w:rPr>
        <w:t>3.2 环境因素与土壤养分之间的相关性与</w:t>
      </w:r>
      <w:r>
        <w:rPr>
          <w:rFonts w:hint="eastAsia" w:ascii="Times New Roman" w:hAnsi="Times New Roman" w:eastAsia="宋体" w:cs="Times New Roman"/>
          <w:b/>
          <w:szCs w:val="21"/>
          <w:lang w:val="en-US" w:eastAsia="zh-CN"/>
        </w:rPr>
        <w:t>光谱</w:t>
      </w:r>
      <w:r>
        <w:rPr>
          <w:rFonts w:hint="eastAsia" w:ascii="Times New Roman" w:hAnsi="Times New Roman" w:eastAsia="宋体" w:cs="Times New Roman"/>
          <w:b/>
          <w:szCs w:val="21"/>
        </w:rPr>
        <w:t>预处理</w:t>
      </w:r>
      <w:r>
        <w:rPr>
          <w:rFonts w:hint="eastAsia" w:ascii="Times New Roman" w:hAnsi="Times New Roman" w:eastAsia="宋体" w:cs="Times New Roman"/>
          <w:b/>
          <w:szCs w:val="21"/>
          <w:lang w:val="en-US" w:eastAsia="zh-CN"/>
        </w:rPr>
        <w:t>方式</w:t>
      </w:r>
    </w:p>
    <w:p w14:paraId="192F186A">
      <w:pPr>
        <w:jc w:val="center"/>
      </w:pPr>
      <w:r>
        <w:drawing>
          <wp:inline distT="0" distB="0" distL="0" distR="0">
            <wp:extent cx="4759325" cy="3569970"/>
            <wp:effectExtent l="0" t="0" r="3175" b="0"/>
            <wp:docPr id="187268786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87869" name="图片 4"/>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82070" cy="3586840"/>
                    </a:xfrm>
                    <a:prstGeom prst="rect">
                      <a:avLst/>
                    </a:prstGeom>
                  </pic:spPr>
                </pic:pic>
              </a:graphicData>
            </a:graphic>
          </wp:inline>
        </w:drawing>
      </w:r>
    </w:p>
    <w:p w14:paraId="0BFE27C9">
      <w:pPr>
        <w:pStyle w:val="6"/>
        <w:jc w:val="center"/>
        <w:rPr>
          <w:rFonts w:hint="eastAsia" w:ascii="Times New Roman" w:hAnsi="Times New Roman" w:eastAsia="宋体" w:cs="Times New Roman"/>
          <w:color w:val="000000"/>
          <w:kern w:val="0"/>
          <w:sz w:val="18"/>
          <w:szCs w:val="18"/>
          <w:lang w:val="en-US" w:eastAsia="zh-CN" w:bidi="ar"/>
        </w:rPr>
      </w:pPr>
      <w:bookmarkStart w:id="18" w:name="_Ref195517307"/>
      <w:r>
        <w:rPr>
          <w:rFonts w:hint="eastAsia" w:ascii="Times New Roman" w:hAnsi="Times New Roman" w:eastAsia="宋体" w:cs="Times New Roman"/>
          <w:color w:val="000000"/>
          <w:kern w:val="0"/>
          <w:sz w:val="18"/>
          <w:szCs w:val="18"/>
          <w:lang w:val="en-US" w:eastAsia="zh-CN" w:bidi="ar"/>
        </w:rPr>
        <w:t xml:space="preserve">图 </w:t>
      </w:r>
      <w:r>
        <w:rPr>
          <w:rFonts w:hint="eastAsia" w:ascii="Times New Roman" w:hAnsi="Times New Roman" w:eastAsia="宋体" w:cs="Times New Roman"/>
          <w:color w:val="000000"/>
          <w:kern w:val="0"/>
          <w:sz w:val="18"/>
          <w:szCs w:val="18"/>
          <w:lang w:val="en-US" w:eastAsia="zh-CN" w:bidi="ar"/>
        </w:rPr>
        <w:fldChar w:fldCharType="begin"/>
      </w:r>
      <w:r>
        <w:rPr>
          <w:rFonts w:hint="eastAsia" w:ascii="Times New Roman" w:hAnsi="Times New Roman" w:eastAsia="宋体" w:cs="Times New Roman"/>
          <w:color w:val="000000"/>
          <w:kern w:val="0"/>
          <w:sz w:val="18"/>
          <w:szCs w:val="18"/>
          <w:lang w:val="en-US" w:eastAsia="zh-CN" w:bidi="ar"/>
        </w:rPr>
        <w:instrText xml:space="preserve"> SEQ 图 \* ARABIC </w:instrText>
      </w:r>
      <w:r>
        <w:rPr>
          <w:rFonts w:hint="eastAsia" w:ascii="Times New Roman" w:hAnsi="Times New Roman" w:eastAsia="宋体" w:cs="Times New Roman"/>
          <w:color w:val="000000"/>
          <w:kern w:val="0"/>
          <w:sz w:val="18"/>
          <w:szCs w:val="18"/>
          <w:lang w:val="en-US" w:eastAsia="zh-CN" w:bidi="ar"/>
        </w:rPr>
        <w:fldChar w:fldCharType="separate"/>
      </w:r>
      <w:r>
        <w:rPr>
          <w:rFonts w:hint="eastAsia" w:ascii="Times New Roman" w:hAnsi="Times New Roman" w:eastAsia="宋体" w:cs="Times New Roman"/>
          <w:color w:val="000000"/>
          <w:kern w:val="0"/>
          <w:sz w:val="18"/>
          <w:szCs w:val="18"/>
          <w:lang w:val="en-US" w:eastAsia="zh-CN" w:bidi="ar"/>
        </w:rPr>
        <w:t>6</w:t>
      </w:r>
      <w:r>
        <w:rPr>
          <w:rFonts w:hint="eastAsia" w:ascii="Times New Roman" w:hAnsi="Times New Roman" w:eastAsia="宋体" w:cs="Times New Roman"/>
          <w:color w:val="000000"/>
          <w:kern w:val="0"/>
          <w:sz w:val="18"/>
          <w:szCs w:val="18"/>
          <w:lang w:val="en-US" w:eastAsia="zh-CN" w:bidi="ar"/>
        </w:rPr>
        <w:fldChar w:fldCharType="end"/>
      </w:r>
      <w:r>
        <w:rPr>
          <w:rFonts w:hint="eastAsia" w:ascii="Times New Roman" w:hAnsi="Times New Roman" w:eastAsia="宋体" w:cs="Times New Roman"/>
          <w:color w:val="000000"/>
          <w:kern w:val="0"/>
          <w:sz w:val="18"/>
          <w:szCs w:val="18"/>
          <w:lang w:val="en-US" w:eastAsia="zh-CN" w:bidi="ar"/>
        </w:rPr>
        <w:t>不同环境因素与土壤养分之间的相关性矩阵图</w:t>
      </w:r>
      <w:bookmarkEnd w:id="18"/>
    </w:p>
    <w:p w14:paraId="226F8C33">
      <w:pPr>
        <w:pStyle w:val="6"/>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val="en-US" w:eastAsia="zh-CN" w:bidi="ar"/>
        </w:rPr>
        <w:fldChar w:fldCharType="begin"/>
      </w:r>
      <w:r>
        <w:rPr>
          <w:rFonts w:hint="eastAsia" w:ascii="Times New Roman" w:hAnsi="Times New Roman" w:eastAsia="宋体" w:cs="Times New Roman"/>
          <w:color w:val="000000"/>
          <w:kern w:val="0"/>
          <w:sz w:val="18"/>
          <w:szCs w:val="18"/>
          <w:lang w:val="en-US" w:eastAsia="zh-CN" w:bidi="ar"/>
        </w:rPr>
        <w:instrText xml:space="preserve"> REF _Ref195517307 \h </w:instrText>
      </w:r>
      <w:r>
        <w:rPr>
          <w:rFonts w:hint="eastAsia" w:ascii="Times New Roman" w:hAnsi="Times New Roman" w:eastAsia="宋体" w:cs="Times New Roman"/>
          <w:color w:val="000000"/>
          <w:kern w:val="0"/>
          <w:sz w:val="18"/>
          <w:szCs w:val="18"/>
          <w:lang w:val="en-US" w:eastAsia="zh-CN" w:bidi="ar"/>
        </w:rPr>
        <w:fldChar w:fldCharType="separate"/>
      </w:r>
      <w:r>
        <w:rPr>
          <w:rFonts w:hint="eastAsia" w:ascii="Times New Roman" w:hAnsi="Times New Roman" w:eastAsia="宋体" w:cs="Times New Roman"/>
          <w:color w:val="000000"/>
          <w:kern w:val="0"/>
          <w:sz w:val="18"/>
          <w:szCs w:val="18"/>
          <w:lang w:val="en-US" w:eastAsia="zh-CN" w:bidi="ar"/>
        </w:rPr>
        <w:t>Fig. 6</w:t>
      </w:r>
      <w:r>
        <w:rPr>
          <w:rFonts w:hint="eastAsia" w:ascii="Times New Roman" w:hAnsi="Times New Roman" w:eastAsia="宋体" w:cs="Times New Roman"/>
          <w:color w:val="000000"/>
          <w:kern w:val="0"/>
          <w:sz w:val="18"/>
          <w:szCs w:val="18"/>
          <w:lang w:val="en-US" w:eastAsia="zh-CN" w:bidi="ar"/>
        </w:rPr>
        <w:fldChar w:fldCharType="end"/>
      </w:r>
      <w:r>
        <w:rPr>
          <w:rFonts w:hint="eastAsia" w:ascii="Times New Roman" w:hAnsi="Times New Roman" w:eastAsia="宋体" w:cs="Times New Roman"/>
          <w:color w:val="000000"/>
          <w:kern w:val="0"/>
          <w:sz w:val="18"/>
          <w:szCs w:val="18"/>
          <w:lang w:val="en-US" w:eastAsia="zh-CN" w:bidi="ar"/>
        </w:rPr>
        <w:t>.Correlation matrix diagram between different environmental factors and soil nutrients</w:t>
      </w:r>
    </w:p>
    <w:p w14:paraId="4A1B0C3E">
      <w:pPr>
        <w:autoSpaceDN w:val="0"/>
        <w:ind w:firstLine="420"/>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使用 person 系数的方式对相</w:t>
      </w:r>
      <w:r>
        <w:rPr>
          <w:rFonts w:hint="eastAsia" w:ascii="Times New Roman" w:hAnsi="Times New Roman" w:eastAsia="宋体" w:cs="Times New Roman"/>
          <w:color w:val="000000"/>
          <w:kern w:val="0"/>
          <w:sz w:val="18"/>
          <w:szCs w:val="18"/>
          <w:lang w:bidi="ar"/>
        </w:rPr>
        <w:t>关性进行分析是常见的方法，对经过归一化与标准化的环境因素与土壤养分含量进行相关性分析，</w:t>
      </w:r>
      <w:r>
        <w:rPr>
          <w:rFonts w:hint="eastAsia" w:ascii="Times New Roman" w:hAnsi="Times New Roman" w:eastAsia="宋体" w:cs="Times New Roman"/>
          <w:color w:val="000000"/>
          <w:kern w:val="0"/>
          <w:sz w:val="18"/>
          <w:szCs w:val="18"/>
          <w:lang w:eastAsia="zh-CN" w:bidi="ar"/>
        </w:rPr>
        <w:fldChar w:fldCharType="begin"/>
      </w:r>
      <w:r>
        <w:rPr>
          <w:rFonts w:hint="eastAsia" w:ascii="Times New Roman" w:hAnsi="Times New Roman" w:eastAsia="宋体" w:cs="Times New Roman"/>
          <w:color w:val="000000"/>
          <w:kern w:val="0"/>
          <w:sz w:val="18"/>
          <w:szCs w:val="18"/>
          <w:lang w:eastAsia="zh-CN" w:bidi="ar"/>
        </w:rPr>
        <w:instrText xml:space="preserve"> REF _Ref195517307 \h </w:instrText>
      </w:r>
      <w:r>
        <w:rPr>
          <w:rFonts w:hint="eastAsia" w:ascii="Times New Roman" w:hAnsi="Times New Roman" w:eastAsia="宋体" w:cs="Times New Roman"/>
          <w:color w:val="000000"/>
          <w:kern w:val="0"/>
          <w:sz w:val="18"/>
          <w:szCs w:val="18"/>
          <w:lang w:eastAsia="zh-CN" w:bidi="ar"/>
        </w:rPr>
        <w:fldChar w:fldCharType="separate"/>
      </w:r>
      <w:r>
        <w:rPr>
          <w:rFonts w:hint="eastAsia" w:ascii="Times New Roman" w:hAnsi="Times New Roman" w:eastAsia="宋体" w:cs="Times New Roman"/>
          <w:color w:val="000000"/>
          <w:kern w:val="0"/>
          <w:sz w:val="18"/>
          <w:szCs w:val="18"/>
          <w:lang w:val="en-US" w:eastAsia="zh-CN" w:bidi="ar"/>
        </w:rPr>
        <w:t xml:space="preserve">图 6 </w:t>
      </w:r>
      <w:r>
        <w:rPr>
          <w:rFonts w:hint="eastAsia" w:ascii="Times New Roman" w:hAnsi="Times New Roman" w:eastAsia="宋体" w:cs="Times New Roman"/>
          <w:color w:val="000000"/>
          <w:kern w:val="0"/>
          <w:sz w:val="18"/>
          <w:szCs w:val="18"/>
          <w:lang w:eastAsia="zh-CN" w:bidi="ar"/>
        </w:rPr>
        <w:fldChar w:fldCharType="end"/>
      </w:r>
      <w:r>
        <w:rPr>
          <w:rFonts w:hint="eastAsia" w:ascii="Times New Roman" w:hAnsi="Times New Roman" w:eastAsia="宋体" w:cs="Times New Roman"/>
          <w:color w:val="000000"/>
          <w:kern w:val="0"/>
          <w:sz w:val="18"/>
          <w:szCs w:val="18"/>
          <w:lang w:bidi="ar"/>
        </w:rPr>
        <w:t>展示了属于热力图形式的相关系数矩阵，通过颜色梯度（绿色-紫色）直观展示变量间的正负相关性，绿色越深表示正相关性越强（+1），紫色越深表示负相关性越强（-1）。</w:t>
      </w:r>
      <w:r>
        <w:rPr>
          <w:rFonts w:ascii="Times New Roman" w:hAnsi="Times New Roman" w:eastAsia="宋体" w:cs="Times New Roman"/>
          <w:color w:val="000000"/>
          <w:kern w:val="0"/>
          <w:sz w:val="18"/>
          <w:szCs w:val="18"/>
          <w:lang w:bidi="ar"/>
        </w:rPr>
        <w:t>​</w:t>
      </w:r>
      <w:r>
        <w:rPr>
          <w:rFonts w:hint="eastAsia" w:ascii="Times New Roman" w:hAnsi="Times New Roman" w:eastAsia="宋体" w:cs="Times New Roman"/>
          <w:color w:val="000000"/>
          <w:kern w:val="0"/>
          <w:sz w:val="18"/>
          <w:szCs w:val="18"/>
          <w:lang w:bidi="ar"/>
        </w:rPr>
        <w:t>强正相关，如SOC（有机碳）与</w:t>
      </w:r>
      <w:r>
        <w:rPr>
          <w:rFonts w:ascii="Times New Roman" w:hAnsi="Times New Roman" w:eastAsia="宋体" w:cs="Times New Roman"/>
          <w:color w:val="000000"/>
          <w:kern w:val="0"/>
          <w:sz w:val="18"/>
          <w:szCs w:val="18"/>
          <w:lang w:bidi="ar"/>
        </w:rPr>
        <w:t>TN</w:t>
      </w:r>
      <w:r>
        <w:rPr>
          <w:rFonts w:hint="eastAsia" w:ascii="Times New Roman" w:hAnsi="Times New Roman" w:eastAsia="宋体" w:cs="Times New Roman"/>
          <w:color w:val="000000"/>
          <w:kern w:val="0"/>
          <w:sz w:val="18"/>
          <w:szCs w:val="18"/>
          <w:lang w:bidi="ar"/>
        </w:rPr>
        <w:t>（总氮）相关系数</w:t>
      </w:r>
      <w:r>
        <w:rPr>
          <w:rFonts w:ascii="Times New Roman" w:hAnsi="Times New Roman" w:eastAsia="宋体" w:cs="Times New Roman"/>
          <w:color w:val="000000"/>
          <w:kern w:val="0"/>
          <w:sz w:val="18"/>
          <w:szCs w:val="18"/>
          <w:lang w:bidi="ar"/>
        </w:rPr>
        <w:t>0.68</w:t>
      </w:r>
      <w:r>
        <w:rPr>
          <w:rFonts w:hint="eastAsia" w:ascii="Times New Roman" w:hAnsi="Times New Roman" w:eastAsia="宋体" w:cs="Times New Roman"/>
          <w:color w:val="000000"/>
          <w:kern w:val="0"/>
          <w:sz w:val="18"/>
          <w:szCs w:val="18"/>
          <w:lang w:bidi="ar"/>
        </w:rPr>
        <w:t>，反映两者在土壤中的协同积累特性。显著负相，</w:t>
      </w:r>
      <w:r>
        <w:rPr>
          <w:rFonts w:ascii="Times New Roman" w:hAnsi="Times New Roman" w:eastAsia="宋体" w:cs="Times New Roman"/>
          <w:color w:val="000000"/>
          <w:kern w:val="0"/>
          <w:sz w:val="18"/>
          <w:szCs w:val="18"/>
          <w:lang w:bidi="ar"/>
        </w:rPr>
        <w:t>pH</w:t>
      </w:r>
      <w:r>
        <w:rPr>
          <w:rFonts w:hint="eastAsia" w:ascii="Times New Roman" w:hAnsi="Times New Roman" w:eastAsia="宋体" w:cs="Times New Roman"/>
          <w:color w:val="000000"/>
          <w:kern w:val="0"/>
          <w:sz w:val="18"/>
          <w:szCs w:val="18"/>
          <w:lang w:bidi="ar"/>
        </w:rPr>
        <w:t>与 SOC呈现</w:t>
      </w:r>
      <w:r>
        <w:rPr>
          <w:rFonts w:ascii="Times New Roman" w:hAnsi="Times New Roman" w:eastAsia="宋体" w:cs="Times New Roman"/>
          <w:color w:val="000000"/>
          <w:kern w:val="0"/>
          <w:sz w:val="18"/>
          <w:szCs w:val="18"/>
          <w:lang w:bidi="ar"/>
        </w:rPr>
        <w:t>-0.28</w:t>
      </w:r>
      <w:r>
        <w:rPr>
          <w:rFonts w:hint="eastAsia" w:ascii="Times New Roman" w:hAnsi="Times New Roman" w:eastAsia="宋体" w:cs="Times New Roman"/>
          <w:color w:val="000000"/>
          <w:kern w:val="0"/>
          <w:sz w:val="18"/>
          <w:szCs w:val="18"/>
          <w:lang w:bidi="ar"/>
        </w:rPr>
        <w:t>，符合酸性土壤中有机碳更易积累的规律。</w:t>
      </w:r>
      <w:r>
        <w:rPr>
          <w:rFonts w:ascii="Times New Roman" w:hAnsi="Times New Roman" w:eastAsia="宋体" w:cs="Times New Roman"/>
          <w:color w:val="000000"/>
          <w:kern w:val="0"/>
          <w:sz w:val="18"/>
          <w:szCs w:val="18"/>
          <w:lang w:bidi="ar"/>
        </w:rPr>
        <w:t>预处理组合共有</w:t>
      </w:r>
      <w:r>
        <w:rPr>
          <w:rFonts w:hint="eastAsia" w:ascii="Times New Roman" w:hAnsi="Times New Roman" w:eastAsia="宋体" w:cs="Times New Roman"/>
          <w:color w:val="000000"/>
          <w:kern w:val="0"/>
          <w:sz w:val="18"/>
          <w:szCs w:val="18"/>
          <w:lang w:bidi="ar"/>
        </w:rPr>
        <w:t xml:space="preserve"> 20 </w:t>
      </w:r>
      <w:r>
        <w:rPr>
          <w:rFonts w:ascii="Times New Roman" w:hAnsi="Times New Roman" w:eastAsia="宋体" w:cs="Times New Roman"/>
          <w:color w:val="000000"/>
          <w:kern w:val="0"/>
          <w:sz w:val="18"/>
          <w:szCs w:val="18"/>
          <w:lang w:bidi="ar"/>
        </w:rPr>
        <w:t>种,</w:t>
      </w:r>
      <w:r>
        <w:rPr>
          <w:rFonts w:hint="eastAsia" w:ascii="Times New Roman" w:hAnsi="Times New Roman" w:eastAsia="宋体" w:cs="Times New Roman"/>
          <w:color w:val="000000"/>
          <w:kern w:val="0"/>
          <w:sz w:val="18"/>
          <w:szCs w:val="18"/>
          <w:lang w:bidi="ar"/>
        </w:rPr>
        <w:t>如</w:t>
      </w:r>
      <w:r>
        <w:rPr>
          <w:rFonts w:ascii="Times New Roman" w:hAnsi="Times New Roman" w:eastAsia="宋体" w:cs="Times New Roman"/>
          <w:color w:val="000000"/>
          <w:kern w:val="0"/>
          <w:sz w:val="18"/>
          <w:szCs w:val="18"/>
          <w:lang w:bidi="ar"/>
        </w:rPr>
        <w:fldChar w:fldCharType="begin"/>
      </w:r>
      <w:r>
        <w:rPr>
          <w:rFonts w:ascii="Times New Roman" w:hAnsi="Times New Roman" w:eastAsia="宋体" w:cs="Times New Roman"/>
          <w:color w:val="000000"/>
          <w:kern w:val="0"/>
          <w:sz w:val="18"/>
          <w:szCs w:val="18"/>
          <w:lang w:bidi="ar"/>
        </w:rPr>
        <w:instrText xml:space="preserve"> </w:instrText>
      </w:r>
      <w:r>
        <w:rPr>
          <w:rFonts w:hint="eastAsia" w:ascii="Times New Roman" w:hAnsi="Times New Roman" w:eastAsia="宋体" w:cs="Times New Roman"/>
          <w:color w:val="000000"/>
          <w:kern w:val="0"/>
          <w:sz w:val="18"/>
          <w:szCs w:val="18"/>
          <w:lang w:bidi="ar"/>
        </w:rPr>
        <w:instrText xml:space="preserve">REF _Ref195517385 \h</w:instrText>
      </w:r>
      <w:r>
        <w:rPr>
          <w:rFonts w:ascii="Times New Roman" w:hAnsi="Times New Roman" w:eastAsia="宋体" w:cs="Times New Roman"/>
          <w:color w:val="000000"/>
          <w:kern w:val="0"/>
          <w:sz w:val="18"/>
          <w:szCs w:val="18"/>
          <w:lang w:bidi="ar"/>
        </w:rPr>
        <w:instrText xml:space="preserve">  \* MERGEFORMAT </w:instrText>
      </w:r>
      <w:r>
        <w:rPr>
          <w:rFonts w:ascii="Times New Roman" w:hAnsi="Times New Roman" w:eastAsia="宋体" w:cs="Times New Roman"/>
          <w:color w:val="000000"/>
          <w:kern w:val="0"/>
          <w:sz w:val="18"/>
          <w:szCs w:val="18"/>
          <w:lang w:bidi="ar"/>
        </w:rPr>
        <w:fldChar w:fldCharType="separate"/>
      </w:r>
      <w:r>
        <w:rPr>
          <w:rFonts w:hint="eastAsia" w:ascii="Times New Roman" w:hAnsi="Times New Roman" w:eastAsia="宋体" w:cs="Times New Roman"/>
          <w:color w:val="000000"/>
          <w:kern w:val="0"/>
          <w:sz w:val="18"/>
          <w:szCs w:val="18"/>
          <w:lang w:bidi="ar"/>
        </w:rPr>
        <w:t xml:space="preserve">表 </w:t>
      </w:r>
      <w:r>
        <w:rPr>
          <w:rFonts w:ascii="Times New Roman" w:hAnsi="Times New Roman" w:eastAsia="宋体" w:cs="Times New Roman"/>
          <w:color w:val="000000"/>
          <w:kern w:val="0"/>
          <w:sz w:val="18"/>
          <w:szCs w:val="18"/>
          <w:lang w:bidi="ar"/>
        </w:rPr>
        <w:t xml:space="preserve">2 </w:t>
      </w:r>
      <w:r>
        <w:rPr>
          <w:rFonts w:ascii="Times New Roman" w:hAnsi="Times New Roman" w:eastAsia="宋体" w:cs="Times New Roman"/>
          <w:color w:val="000000"/>
          <w:kern w:val="0"/>
          <w:sz w:val="18"/>
          <w:szCs w:val="18"/>
          <w:lang w:bidi="ar"/>
        </w:rPr>
        <w:fldChar w:fldCharType="end"/>
      </w:r>
      <w:r>
        <w:rPr>
          <w:rFonts w:hint="eastAsia" w:ascii="Times New Roman" w:hAnsi="Times New Roman" w:eastAsia="宋体" w:cs="Times New Roman"/>
          <w:color w:val="000000"/>
          <w:kern w:val="0"/>
          <w:sz w:val="18"/>
          <w:szCs w:val="18"/>
          <w:lang w:bidi="ar"/>
        </w:rPr>
        <w:t>所示</w:t>
      </w:r>
      <w:r>
        <w:rPr>
          <w:rFonts w:ascii="Times New Roman" w:hAnsi="Times New Roman" w:eastAsia="宋体" w:cs="Times New Roman"/>
          <w:color w:val="000000"/>
          <w:kern w:val="0"/>
          <w:sz w:val="18"/>
          <w:szCs w:val="18"/>
          <w:lang w:bidi="ar"/>
        </w:rPr>
        <w:t>。</w:t>
      </w:r>
    </w:p>
    <w:p w14:paraId="664C13EE">
      <w:pPr>
        <w:autoSpaceDN w:val="0"/>
        <w:jc w:val="center"/>
        <w:rPr>
          <w:rFonts w:ascii="Times New Roman" w:hAnsi="Times New Roman" w:eastAsia="宋体" w:cs="Times New Roman"/>
          <w:b/>
          <w:bCs/>
          <w:color w:val="000000"/>
          <w:kern w:val="0"/>
          <w:sz w:val="18"/>
          <w:szCs w:val="18"/>
          <w:lang w:bidi="ar"/>
        </w:rPr>
      </w:pPr>
      <w:bookmarkStart w:id="19" w:name="_Ref195517385"/>
      <w:r>
        <w:rPr>
          <w:rFonts w:hint="eastAsia" w:ascii="Times New Roman" w:hAnsi="Times New Roman" w:eastAsia="宋体" w:cs="Times New Roman"/>
          <w:b/>
          <w:bCs/>
          <w:color w:val="000000"/>
          <w:kern w:val="0"/>
          <w:sz w:val="18"/>
          <w:szCs w:val="18"/>
          <w:lang w:bidi="ar"/>
        </w:rPr>
        <w:t xml:space="preserve">表 </w:t>
      </w:r>
      <w:r>
        <w:rPr>
          <w:rFonts w:ascii="Times New Roman" w:hAnsi="Times New Roman" w:eastAsia="宋体" w:cs="Times New Roman"/>
          <w:b/>
          <w:bCs/>
          <w:color w:val="000000"/>
          <w:kern w:val="0"/>
          <w:sz w:val="18"/>
          <w:szCs w:val="18"/>
          <w:lang w:bidi="ar"/>
        </w:rPr>
        <w:fldChar w:fldCharType="begin"/>
      </w:r>
      <w:r>
        <w:rPr>
          <w:rFonts w:ascii="Times New Roman" w:hAnsi="Times New Roman" w:eastAsia="宋体" w:cs="Times New Roman"/>
          <w:b/>
          <w:bCs/>
          <w:color w:val="000000"/>
          <w:kern w:val="0"/>
          <w:sz w:val="18"/>
          <w:szCs w:val="18"/>
          <w:lang w:bidi="ar"/>
        </w:rPr>
        <w:instrText xml:space="preserve"> </w:instrText>
      </w:r>
      <w:r>
        <w:rPr>
          <w:rFonts w:hint="eastAsia" w:ascii="Times New Roman" w:hAnsi="Times New Roman" w:eastAsia="宋体" w:cs="Times New Roman"/>
          <w:b/>
          <w:bCs/>
          <w:color w:val="000000"/>
          <w:kern w:val="0"/>
          <w:sz w:val="18"/>
          <w:szCs w:val="18"/>
          <w:lang w:bidi="ar"/>
        </w:rPr>
        <w:instrText xml:space="preserve">SEQ 图表 \* ARABIC</w:instrText>
      </w:r>
      <w:r>
        <w:rPr>
          <w:rFonts w:ascii="Times New Roman" w:hAnsi="Times New Roman" w:eastAsia="宋体" w:cs="Times New Roman"/>
          <w:b/>
          <w:bCs/>
          <w:color w:val="000000"/>
          <w:kern w:val="0"/>
          <w:sz w:val="18"/>
          <w:szCs w:val="18"/>
          <w:lang w:bidi="ar"/>
        </w:rPr>
        <w:instrText xml:space="preserve"> </w:instrText>
      </w:r>
      <w:r>
        <w:rPr>
          <w:rFonts w:ascii="Times New Roman" w:hAnsi="Times New Roman" w:eastAsia="宋体" w:cs="Times New Roman"/>
          <w:b/>
          <w:bCs/>
          <w:color w:val="000000"/>
          <w:kern w:val="0"/>
          <w:sz w:val="18"/>
          <w:szCs w:val="18"/>
          <w:lang w:bidi="ar"/>
        </w:rPr>
        <w:fldChar w:fldCharType="separate"/>
      </w:r>
      <w:r>
        <w:rPr>
          <w:rFonts w:ascii="Times New Roman" w:hAnsi="Times New Roman" w:eastAsia="宋体" w:cs="Times New Roman"/>
          <w:b/>
          <w:bCs/>
          <w:color w:val="000000"/>
          <w:kern w:val="0"/>
          <w:sz w:val="18"/>
          <w:szCs w:val="18"/>
          <w:lang w:bidi="ar"/>
        </w:rPr>
        <w:t>2</w:t>
      </w:r>
      <w:r>
        <w:rPr>
          <w:rFonts w:ascii="Times New Roman" w:hAnsi="Times New Roman" w:eastAsia="宋体" w:cs="Times New Roman"/>
          <w:b/>
          <w:bCs/>
          <w:color w:val="000000"/>
          <w:kern w:val="0"/>
          <w:sz w:val="18"/>
          <w:szCs w:val="18"/>
          <w:lang w:bidi="ar"/>
        </w:rPr>
        <w:fldChar w:fldCharType="end"/>
      </w:r>
      <w:r>
        <w:rPr>
          <w:rFonts w:ascii="Times New Roman" w:hAnsi="Times New Roman" w:eastAsia="宋体" w:cs="Times New Roman"/>
          <w:b/>
          <w:bCs/>
          <w:color w:val="000000"/>
          <w:kern w:val="0"/>
          <w:sz w:val="18"/>
          <w:szCs w:val="18"/>
          <w:lang w:bidi="ar"/>
        </w:rPr>
        <w:t xml:space="preserve"> </w:t>
      </w:r>
      <w:r>
        <w:rPr>
          <w:rFonts w:hint="eastAsia" w:ascii="Times New Roman" w:hAnsi="Times New Roman" w:eastAsia="宋体" w:cs="Times New Roman"/>
          <w:b/>
          <w:bCs/>
          <w:color w:val="000000"/>
          <w:kern w:val="0"/>
          <w:sz w:val="18"/>
          <w:szCs w:val="18"/>
          <w:lang w:bidi="ar"/>
        </w:rPr>
        <w:t>本研究使用的不同预处理组合</w:t>
      </w:r>
      <w:bookmarkEnd w:id="19"/>
    </w:p>
    <w:p w14:paraId="3E994438">
      <w:pPr>
        <w:autoSpaceDN w:val="0"/>
        <w:jc w:val="center"/>
        <w:rPr>
          <w:rFonts w:ascii="Times New Roman" w:hAnsi="Times New Roman" w:eastAsia="宋体" w:cs="Times New Roman"/>
          <w:b/>
          <w:bCs/>
          <w:color w:val="000000"/>
          <w:kern w:val="0"/>
          <w:sz w:val="18"/>
          <w:szCs w:val="18"/>
          <w:lang w:bidi="ar"/>
        </w:rPr>
      </w:pPr>
      <w:r>
        <w:rPr>
          <w:rFonts w:ascii="Times New Roman" w:hAnsi="Times New Roman" w:eastAsia="宋体" w:cs="Times New Roman"/>
          <w:b/>
          <w:bCs/>
          <w:color w:val="000000"/>
          <w:kern w:val="0"/>
          <w:sz w:val="18"/>
          <w:szCs w:val="18"/>
          <w:lang w:bidi="ar"/>
        </w:rPr>
        <w:fldChar w:fldCharType="begin"/>
      </w:r>
      <w:r>
        <w:rPr>
          <w:rFonts w:ascii="Times New Roman" w:hAnsi="Times New Roman" w:eastAsia="宋体" w:cs="Times New Roman"/>
          <w:b/>
          <w:bCs/>
          <w:color w:val="000000"/>
          <w:kern w:val="0"/>
          <w:sz w:val="18"/>
          <w:szCs w:val="18"/>
          <w:lang w:bidi="ar"/>
        </w:rPr>
        <w:instrText xml:space="preserve"> REF _Ref195517385 \h  \* MERGEFORMAT </w:instrText>
      </w:r>
      <w:r>
        <w:rPr>
          <w:rFonts w:ascii="Times New Roman" w:hAnsi="Times New Roman" w:eastAsia="宋体" w:cs="Times New Roman"/>
          <w:b/>
          <w:bCs/>
          <w:color w:val="000000"/>
          <w:kern w:val="0"/>
          <w:sz w:val="18"/>
          <w:szCs w:val="18"/>
          <w:lang w:bidi="ar"/>
        </w:rPr>
        <w:fldChar w:fldCharType="separate"/>
      </w:r>
      <w:r>
        <w:rPr>
          <w:rFonts w:ascii="Times New Roman" w:hAnsi="Times New Roman" w:eastAsia="宋体" w:cs="Times New Roman"/>
          <w:b/>
          <w:bCs/>
          <w:color w:val="000000"/>
          <w:kern w:val="0"/>
          <w:sz w:val="18"/>
          <w:szCs w:val="18"/>
          <w:lang w:bidi="ar"/>
        </w:rPr>
        <w:t>Table.</w:t>
      </w:r>
      <w:r>
        <w:rPr>
          <w:rFonts w:hint="eastAsia" w:ascii="Times New Roman" w:hAnsi="Times New Roman" w:eastAsia="宋体" w:cs="Times New Roman"/>
          <w:b/>
          <w:bCs/>
          <w:color w:val="000000"/>
          <w:kern w:val="0"/>
          <w:sz w:val="18"/>
          <w:szCs w:val="18"/>
          <w:lang w:bidi="ar"/>
        </w:rPr>
        <w:t xml:space="preserve"> </w:t>
      </w:r>
      <w:r>
        <w:rPr>
          <w:rFonts w:ascii="Times New Roman" w:hAnsi="Times New Roman" w:eastAsia="宋体" w:cs="Times New Roman"/>
          <w:b/>
          <w:bCs/>
          <w:color w:val="000000"/>
          <w:kern w:val="0"/>
          <w:sz w:val="18"/>
          <w:szCs w:val="18"/>
          <w:lang w:bidi="ar"/>
        </w:rPr>
        <w:t>2</w:t>
      </w:r>
      <w:r>
        <w:rPr>
          <w:rFonts w:ascii="Times New Roman" w:hAnsi="Times New Roman" w:eastAsia="宋体" w:cs="Times New Roman"/>
          <w:b/>
          <w:bCs/>
          <w:color w:val="000000"/>
          <w:kern w:val="0"/>
          <w:sz w:val="18"/>
          <w:szCs w:val="18"/>
          <w:lang w:bidi="ar"/>
        </w:rPr>
        <w:fldChar w:fldCharType="end"/>
      </w:r>
      <w:r>
        <w:rPr>
          <w:rFonts w:ascii="Times New Roman" w:hAnsi="Times New Roman" w:eastAsia="宋体" w:cs="Times New Roman"/>
          <w:b/>
          <w:bCs/>
          <w:color w:val="000000"/>
          <w:kern w:val="0"/>
          <w:sz w:val="18"/>
          <w:szCs w:val="18"/>
          <w:lang w:bidi="ar"/>
        </w:rPr>
        <w:t>.Diferent combinations of pretreatments</w:t>
      </w:r>
      <w:r>
        <w:rPr>
          <w:rFonts w:hint="eastAsia" w:ascii="Times New Roman" w:hAnsi="Times New Roman" w:eastAsia="宋体" w:cs="Times New Roman"/>
          <w:b/>
          <w:bCs/>
          <w:color w:val="000000"/>
          <w:kern w:val="0"/>
          <w:sz w:val="18"/>
          <w:szCs w:val="18"/>
          <w:lang w:bidi="ar"/>
        </w:rPr>
        <w:t xml:space="preserve"> used in this </w:t>
      </w:r>
      <w:r>
        <w:rPr>
          <w:rFonts w:ascii="Times New Roman" w:hAnsi="Times New Roman" w:eastAsia="宋体" w:cs="Times New Roman"/>
          <w:b/>
          <w:bCs/>
          <w:color w:val="000000"/>
          <w:kern w:val="0"/>
          <w:sz w:val="18"/>
          <w:szCs w:val="18"/>
          <w:lang w:bidi="ar"/>
        </w:rPr>
        <w:t>study</w:t>
      </w:r>
    </w:p>
    <w:tbl>
      <w:tblPr>
        <w:tblStyle w:val="13"/>
        <w:tblW w:w="10099" w:type="dxa"/>
        <w:jc w:val="center"/>
        <w:tblLayout w:type="autofit"/>
        <w:tblCellMar>
          <w:top w:w="0" w:type="dxa"/>
          <w:left w:w="108" w:type="dxa"/>
          <w:bottom w:w="0" w:type="dxa"/>
          <w:right w:w="108" w:type="dxa"/>
        </w:tblCellMar>
      </w:tblPr>
      <w:tblGrid>
        <w:gridCol w:w="1570"/>
        <w:gridCol w:w="1060"/>
        <w:gridCol w:w="1196"/>
        <w:gridCol w:w="1831"/>
        <w:gridCol w:w="1831"/>
        <w:gridCol w:w="1056"/>
        <w:gridCol w:w="1555"/>
      </w:tblGrid>
      <w:tr w14:paraId="225146F6">
        <w:trPr>
          <w:trHeight w:val="280" w:hRule="atLeast"/>
          <w:jc w:val="center"/>
        </w:trPr>
        <w:tc>
          <w:tcPr>
            <w:tcW w:w="1570" w:type="dxa"/>
            <w:vMerge w:val="restart"/>
            <w:tcBorders>
              <w:top w:val="single" w:color="auto" w:sz="4" w:space="0"/>
              <w:left w:val="nil"/>
              <w:bottom w:val="single" w:color="auto" w:sz="4" w:space="0"/>
              <w:right w:val="nil"/>
            </w:tcBorders>
            <w:shd w:val="clear" w:color="auto" w:fill="auto"/>
            <w:noWrap/>
            <w:vAlign w:val="center"/>
          </w:tcPr>
          <w:p w14:paraId="77804DF9">
            <w:pPr>
              <w:widowControl/>
              <w:jc w:val="center"/>
              <w:rPr>
                <w:rFonts w:ascii="宋体" w:hAnsi="宋体" w:eastAsia="宋体" w:cs="宋体"/>
                <w:b/>
                <w:bCs/>
                <w:color w:val="000000"/>
                <w:kern w:val="0"/>
                <w:sz w:val="18"/>
                <w:szCs w:val="18"/>
              </w:rPr>
            </w:pPr>
            <w:r>
              <w:rPr>
                <w:rFonts w:hint="eastAsia" w:ascii="宋体" w:hAnsi="宋体" w:eastAsia="宋体" w:cs="宋体"/>
                <w:b/>
                <w:bCs/>
                <w:color w:val="000000"/>
                <w:kern w:val="0"/>
                <w:sz w:val="18"/>
                <w:szCs w:val="18"/>
              </w:rPr>
              <w:t>Preprocess</w:t>
            </w:r>
          </w:p>
        </w:tc>
        <w:tc>
          <w:tcPr>
            <w:tcW w:w="1060" w:type="dxa"/>
            <w:tcBorders>
              <w:top w:val="single" w:color="auto" w:sz="4" w:space="0"/>
              <w:left w:val="nil"/>
              <w:bottom w:val="single" w:color="auto" w:sz="4" w:space="0"/>
              <w:right w:val="nil"/>
            </w:tcBorders>
            <w:shd w:val="clear" w:color="auto" w:fill="auto"/>
            <w:noWrap/>
            <w:vAlign w:val="bottom"/>
          </w:tcPr>
          <w:p w14:paraId="103C50EE">
            <w:pPr>
              <w:widowControl/>
              <w:jc w:val="left"/>
              <w:rPr>
                <w:rFonts w:ascii="宋体" w:hAnsi="宋体" w:eastAsia="宋体" w:cs="宋体"/>
                <w:color w:val="000000"/>
                <w:kern w:val="0"/>
                <w:sz w:val="18"/>
                <w:szCs w:val="18"/>
              </w:rPr>
            </w:pPr>
          </w:p>
        </w:tc>
        <w:tc>
          <w:tcPr>
            <w:tcW w:w="7469" w:type="dxa"/>
            <w:gridSpan w:val="5"/>
            <w:tcBorders>
              <w:top w:val="single" w:color="auto" w:sz="4" w:space="0"/>
              <w:left w:val="nil"/>
              <w:bottom w:val="single" w:color="auto" w:sz="4" w:space="0"/>
              <w:right w:val="nil"/>
            </w:tcBorders>
            <w:shd w:val="clear" w:color="auto" w:fill="auto"/>
            <w:noWrap/>
            <w:vAlign w:val="bottom"/>
          </w:tcPr>
          <w:p w14:paraId="74F97D85">
            <w:pPr>
              <w:widowControl/>
              <w:jc w:val="center"/>
              <w:rPr>
                <w:rFonts w:ascii="宋体" w:hAnsi="宋体" w:eastAsia="宋体" w:cs="宋体"/>
                <w:b/>
                <w:bCs/>
                <w:color w:val="000000"/>
                <w:kern w:val="0"/>
                <w:sz w:val="18"/>
                <w:szCs w:val="18"/>
              </w:rPr>
            </w:pPr>
            <w:r>
              <w:rPr>
                <w:rFonts w:hint="eastAsia" w:ascii="宋体" w:hAnsi="宋体" w:eastAsia="宋体" w:cs="宋体"/>
                <w:b/>
                <w:bCs/>
                <w:color w:val="000000"/>
                <w:kern w:val="0"/>
                <w:sz w:val="18"/>
                <w:szCs w:val="18"/>
              </w:rPr>
              <w:t>Transforms</w:t>
            </w:r>
          </w:p>
        </w:tc>
      </w:tr>
      <w:tr w14:paraId="2515A5C0">
        <w:trPr>
          <w:trHeight w:val="600" w:hRule="atLeast"/>
          <w:jc w:val="center"/>
        </w:trPr>
        <w:tc>
          <w:tcPr>
            <w:tcW w:w="1570" w:type="dxa"/>
            <w:vMerge w:val="continue"/>
            <w:tcBorders>
              <w:top w:val="single" w:color="auto" w:sz="4" w:space="0"/>
              <w:left w:val="nil"/>
              <w:bottom w:val="single" w:color="auto" w:sz="4" w:space="0"/>
              <w:right w:val="nil"/>
            </w:tcBorders>
            <w:shd w:val="clear" w:color="auto" w:fill="auto"/>
            <w:noWrap/>
            <w:vAlign w:val="center"/>
          </w:tcPr>
          <w:p w14:paraId="231C1792">
            <w:pPr>
              <w:widowControl/>
              <w:jc w:val="left"/>
              <w:rPr>
                <w:rFonts w:ascii="宋体" w:hAnsi="宋体" w:eastAsia="宋体" w:cs="宋体"/>
                <w:color w:val="000000"/>
                <w:kern w:val="0"/>
                <w:sz w:val="18"/>
                <w:szCs w:val="18"/>
              </w:rPr>
            </w:pPr>
          </w:p>
        </w:tc>
        <w:tc>
          <w:tcPr>
            <w:tcW w:w="1060" w:type="dxa"/>
            <w:tcBorders>
              <w:top w:val="single" w:color="auto" w:sz="4" w:space="0"/>
              <w:left w:val="nil"/>
              <w:bottom w:val="single" w:color="auto" w:sz="4" w:space="0"/>
              <w:right w:val="nil"/>
            </w:tcBorders>
            <w:shd w:val="clear" w:color="auto" w:fill="auto"/>
            <w:noWrap/>
            <w:vAlign w:val="center"/>
          </w:tcPr>
          <w:p w14:paraId="07C10B78">
            <w:pPr>
              <w:widowControl/>
              <w:jc w:val="left"/>
              <w:rPr>
                <w:rFonts w:ascii="Times New Roman" w:hAnsi="Times New Roman" w:eastAsia="宋体" w:cs="Times New Roman"/>
                <w:color w:val="000000"/>
                <w:kern w:val="0"/>
                <w:sz w:val="18"/>
                <w:szCs w:val="18"/>
                <w:lang w:bidi="ar"/>
              </w:rPr>
            </w:pPr>
          </w:p>
        </w:tc>
        <w:tc>
          <w:tcPr>
            <w:tcW w:w="1196" w:type="dxa"/>
            <w:tcBorders>
              <w:top w:val="single" w:color="auto" w:sz="4" w:space="0"/>
              <w:left w:val="nil"/>
              <w:bottom w:val="single" w:color="auto" w:sz="4" w:space="0"/>
              <w:right w:val="nil"/>
            </w:tcBorders>
            <w:shd w:val="clear" w:color="auto" w:fill="auto"/>
            <w:noWrap/>
            <w:vAlign w:val="center"/>
          </w:tcPr>
          <w:p w14:paraId="13E19C64">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NONE</w:t>
            </w:r>
          </w:p>
        </w:tc>
        <w:tc>
          <w:tcPr>
            <w:tcW w:w="1831" w:type="dxa"/>
            <w:tcBorders>
              <w:top w:val="single" w:color="auto" w:sz="4" w:space="0"/>
              <w:left w:val="nil"/>
              <w:bottom w:val="single" w:color="auto" w:sz="4" w:space="0"/>
              <w:right w:val="nil"/>
            </w:tcBorders>
            <w:shd w:val="clear" w:color="auto" w:fill="auto"/>
            <w:noWrap/>
            <w:vAlign w:val="center"/>
          </w:tcPr>
          <w:p w14:paraId="513958BB">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FD</w:t>
            </w:r>
          </w:p>
        </w:tc>
        <w:tc>
          <w:tcPr>
            <w:tcW w:w="1831" w:type="dxa"/>
            <w:tcBorders>
              <w:top w:val="single" w:color="auto" w:sz="4" w:space="0"/>
              <w:left w:val="nil"/>
              <w:bottom w:val="single" w:color="auto" w:sz="4" w:space="0"/>
              <w:right w:val="nil"/>
            </w:tcBorders>
            <w:shd w:val="clear" w:color="auto" w:fill="auto"/>
            <w:noWrap/>
            <w:vAlign w:val="center"/>
          </w:tcPr>
          <w:p w14:paraId="200DE4D0">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SD</w:t>
            </w:r>
          </w:p>
        </w:tc>
        <w:tc>
          <w:tcPr>
            <w:tcW w:w="1056" w:type="dxa"/>
            <w:tcBorders>
              <w:top w:val="single" w:color="auto" w:sz="4" w:space="0"/>
              <w:left w:val="nil"/>
              <w:bottom w:val="single" w:color="auto" w:sz="4" w:space="0"/>
              <w:right w:val="nil"/>
            </w:tcBorders>
            <w:shd w:val="clear" w:color="auto" w:fill="auto"/>
            <w:noWrap/>
            <w:vAlign w:val="center"/>
          </w:tcPr>
          <w:p w14:paraId="500FC219">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SNV</w:t>
            </w:r>
          </w:p>
        </w:tc>
        <w:tc>
          <w:tcPr>
            <w:tcW w:w="1555" w:type="dxa"/>
            <w:tcBorders>
              <w:top w:val="single" w:color="auto" w:sz="4" w:space="0"/>
              <w:left w:val="nil"/>
              <w:bottom w:val="single" w:color="auto" w:sz="4" w:space="0"/>
              <w:right w:val="nil"/>
            </w:tcBorders>
            <w:shd w:val="clear" w:color="auto" w:fill="auto"/>
            <w:noWrap/>
            <w:vAlign w:val="center"/>
          </w:tcPr>
          <w:p w14:paraId="07961E50">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DETREND</w:t>
            </w:r>
          </w:p>
        </w:tc>
      </w:tr>
      <w:tr w14:paraId="55471A2C">
        <w:trPr>
          <w:trHeight w:val="600" w:hRule="atLeast"/>
          <w:jc w:val="center"/>
        </w:trPr>
        <w:tc>
          <w:tcPr>
            <w:tcW w:w="1570" w:type="dxa"/>
            <w:vMerge w:val="restart"/>
            <w:tcBorders>
              <w:top w:val="single" w:color="auto" w:sz="4" w:space="0"/>
              <w:left w:val="nil"/>
              <w:right w:val="nil"/>
            </w:tcBorders>
            <w:shd w:val="clear" w:color="auto" w:fill="auto"/>
            <w:vAlign w:val="center"/>
          </w:tcPr>
          <w:p w14:paraId="4A84838D">
            <w:pPr>
              <w:widowControl/>
              <w:jc w:val="center"/>
              <w:rPr>
                <w:rFonts w:ascii="宋体" w:hAnsi="宋体" w:eastAsia="宋体" w:cs="宋体"/>
                <w:b/>
                <w:bCs/>
                <w:color w:val="000000"/>
                <w:kern w:val="0"/>
                <w:sz w:val="18"/>
                <w:szCs w:val="18"/>
              </w:rPr>
            </w:pPr>
            <w:r>
              <w:rPr>
                <w:rFonts w:hint="eastAsia" w:ascii="宋体" w:hAnsi="宋体" w:eastAsia="宋体" w:cs="宋体"/>
                <w:b/>
                <w:bCs/>
                <w:color w:val="000000"/>
                <w:kern w:val="0"/>
                <w:sz w:val="18"/>
                <w:szCs w:val="18"/>
              </w:rPr>
              <w:t>Noise</w:t>
            </w:r>
            <w:r>
              <w:rPr>
                <w:rFonts w:ascii="宋体" w:hAnsi="宋体" w:eastAsia="宋体" w:cs="宋体"/>
                <w:b/>
                <w:bCs/>
                <w:color w:val="000000"/>
                <w:kern w:val="0"/>
                <w:sz w:val="18"/>
                <w:szCs w:val="18"/>
              </w:rPr>
              <w:br w:type="textWrapping"/>
            </w:r>
            <w:r>
              <w:rPr>
                <w:rFonts w:hint="eastAsia" w:ascii="宋体" w:hAnsi="宋体" w:eastAsia="宋体" w:cs="宋体"/>
                <w:b/>
                <w:bCs/>
                <w:color w:val="000000"/>
                <w:kern w:val="0"/>
                <w:sz w:val="18"/>
                <w:szCs w:val="18"/>
              </w:rPr>
              <w:t>Reduction</w:t>
            </w:r>
          </w:p>
        </w:tc>
        <w:tc>
          <w:tcPr>
            <w:tcW w:w="1060" w:type="dxa"/>
            <w:tcBorders>
              <w:top w:val="single" w:color="auto" w:sz="4" w:space="0"/>
              <w:left w:val="nil"/>
              <w:right w:val="nil"/>
            </w:tcBorders>
            <w:shd w:val="clear" w:color="auto" w:fill="auto"/>
            <w:noWrap/>
            <w:vAlign w:val="center"/>
          </w:tcPr>
          <w:p w14:paraId="58B79907">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RAW</w:t>
            </w:r>
          </w:p>
        </w:tc>
        <w:tc>
          <w:tcPr>
            <w:tcW w:w="1196" w:type="dxa"/>
            <w:tcBorders>
              <w:top w:val="single" w:color="auto" w:sz="4" w:space="0"/>
              <w:left w:val="nil"/>
              <w:right w:val="nil"/>
            </w:tcBorders>
            <w:shd w:val="clear" w:color="auto" w:fill="auto"/>
            <w:noWrap/>
            <w:vAlign w:val="center"/>
          </w:tcPr>
          <w:p w14:paraId="16769576">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RAW-NONE</w:t>
            </w:r>
          </w:p>
        </w:tc>
        <w:tc>
          <w:tcPr>
            <w:tcW w:w="1831" w:type="dxa"/>
            <w:tcBorders>
              <w:top w:val="single" w:color="auto" w:sz="4" w:space="0"/>
              <w:left w:val="nil"/>
              <w:right w:val="nil"/>
            </w:tcBorders>
            <w:shd w:val="clear" w:color="auto" w:fill="auto"/>
            <w:noWrap/>
            <w:vAlign w:val="center"/>
          </w:tcPr>
          <w:p w14:paraId="5E508344">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RAW-FD</w:t>
            </w:r>
          </w:p>
        </w:tc>
        <w:tc>
          <w:tcPr>
            <w:tcW w:w="1831" w:type="dxa"/>
            <w:tcBorders>
              <w:top w:val="single" w:color="auto" w:sz="4" w:space="0"/>
              <w:left w:val="nil"/>
              <w:right w:val="nil"/>
            </w:tcBorders>
            <w:shd w:val="clear" w:color="auto" w:fill="auto"/>
            <w:noWrap/>
            <w:vAlign w:val="center"/>
          </w:tcPr>
          <w:p w14:paraId="51C8B8C5">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RAW-SD</w:t>
            </w:r>
          </w:p>
        </w:tc>
        <w:tc>
          <w:tcPr>
            <w:tcW w:w="1056" w:type="dxa"/>
            <w:tcBorders>
              <w:top w:val="single" w:color="auto" w:sz="4" w:space="0"/>
              <w:left w:val="nil"/>
              <w:right w:val="nil"/>
            </w:tcBorders>
            <w:shd w:val="clear" w:color="auto" w:fill="auto"/>
            <w:noWrap/>
            <w:vAlign w:val="center"/>
          </w:tcPr>
          <w:p w14:paraId="1C653B14">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RAW-SNV</w:t>
            </w:r>
          </w:p>
        </w:tc>
        <w:tc>
          <w:tcPr>
            <w:tcW w:w="1555" w:type="dxa"/>
            <w:tcBorders>
              <w:top w:val="single" w:color="auto" w:sz="4" w:space="0"/>
              <w:left w:val="nil"/>
              <w:right w:val="nil"/>
            </w:tcBorders>
            <w:shd w:val="clear" w:color="auto" w:fill="auto"/>
            <w:noWrap/>
            <w:vAlign w:val="center"/>
          </w:tcPr>
          <w:p w14:paraId="72983C1D">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RAW-DETREND</w:t>
            </w:r>
          </w:p>
        </w:tc>
      </w:tr>
      <w:tr w14:paraId="5452C5CB">
        <w:trPr>
          <w:trHeight w:val="280" w:hRule="atLeast"/>
          <w:jc w:val="center"/>
        </w:trPr>
        <w:tc>
          <w:tcPr>
            <w:tcW w:w="1570" w:type="dxa"/>
            <w:vMerge w:val="continue"/>
            <w:tcBorders>
              <w:left w:val="nil"/>
              <w:right w:val="nil"/>
            </w:tcBorders>
            <w:vAlign w:val="center"/>
          </w:tcPr>
          <w:p w14:paraId="23C3EA92">
            <w:pPr>
              <w:widowControl/>
              <w:jc w:val="left"/>
              <w:rPr>
                <w:rFonts w:ascii="宋体" w:hAnsi="宋体" w:eastAsia="宋体" w:cs="宋体"/>
                <w:color w:val="000000"/>
                <w:kern w:val="0"/>
                <w:sz w:val="18"/>
                <w:szCs w:val="18"/>
              </w:rPr>
            </w:pPr>
          </w:p>
        </w:tc>
        <w:tc>
          <w:tcPr>
            <w:tcW w:w="1060" w:type="dxa"/>
            <w:tcBorders>
              <w:top w:val="nil"/>
              <w:left w:val="nil"/>
              <w:bottom w:val="nil"/>
              <w:right w:val="nil"/>
            </w:tcBorders>
            <w:shd w:val="clear" w:color="auto" w:fill="auto"/>
            <w:noWrap/>
            <w:vAlign w:val="center"/>
          </w:tcPr>
          <w:p w14:paraId="2E0A9BB0">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SG</w:t>
            </w:r>
          </w:p>
        </w:tc>
        <w:tc>
          <w:tcPr>
            <w:tcW w:w="1196" w:type="dxa"/>
            <w:tcBorders>
              <w:top w:val="nil"/>
              <w:left w:val="nil"/>
              <w:bottom w:val="nil"/>
              <w:right w:val="nil"/>
            </w:tcBorders>
            <w:shd w:val="clear" w:color="auto" w:fill="auto"/>
            <w:noWrap/>
            <w:vAlign w:val="center"/>
          </w:tcPr>
          <w:p w14:paraId="68036EB3">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SG-NONE</w:t>
            </w:r>
          </w:p>
        </w:tc>
        <w:tc>
          <w:tcPr>
            <w:tcW w:w="1831" w:type="dxa"/>
            <w:tcBorders>
              <w:top w:val="nil"/>
              <w:left w:val="nil"/>
              <w:bottom w:val="nil"/>
              <w:right w:val="nil"/>
            </w:tcBorders>
            <w:shd w:val="clear" w:color="auto" w:fill="auto"/>
            <w:noWrap/>
            <w:vAlign w:val="center"/>
          </w:tcPr>
          <w:p w14:paraId="66BAB8F8">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SG-FD</w:t>
            </w:r>
          </w:p>
        </w:tc>
        <w:tc>
          <w:tcPr>
            <w:tcW w:w="1831" w:type="dxa"/>
            <w:tcBorders>
              <w:top w:val="nil"/>
              <w:left w:val="nil"/>
              <w:bottom w:val="nil"/>
              <w:right w:val="nil"/>
            </w:tcBorders>
            <w:shd w:val="clear" w:color="auto" w:fill="auto"/>
            <w:noWrap/>
            <w:vAlign w:val="center"/>
          </w:tcPr>
          <w:p w14:paraId="2456EA2C">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SG-SD</w:t>
            </w:r>
          </w:p>
        </w:tc>
        <w:tc>
          <w:tcPr>
            <w:tcW w:w="1056" w:type="dxa"/>
            <w:tcBorders>
              <w:top w:val="nil"/>
              <w:left w:val="nil"/>
              <w:bottom w:val="nil"/>
              <w:right w:val="nil"/>
            </w:tcBorders>
            <w:shd w:val="clear" w:color="auto" w:fill="auto"/>
            <w:noWrap/>
            <w:vAlign w:val="center"/>
          </w:tcPr>
          <w:p w14:paraId="356258ED">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SG-SNV</w:t>
            </w:r>
          </w:p>
        </w:tc>
        <w:tc>
          <w:tcPr>
            <w:tcW w:w="1555" w:type="dxa"/>
            <w:tcBorders>
              <w:top w:val="nil"/>
              <w:left w:val="nil"/>
              <w:bottom w:val="nil"/>
              <w:right w:val="nil"/>
            </w:tcBorders>
            <w:shd w:val="clear" w:color="auto" w:fill="auto"/>
            <w:noWrap/>
            <w:vAlign w:val="center"/>
          </w:tcPr>
          <w:p w14:paraId="18FA45C1">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SG-DETREND</w:t>
            </w:r>
          </w:p>
        </w:tc>
      </w:tr>
      <w:tr w14:paraId="4A8793B7">
        <w:trPr>
          <w:trHeight w:val="280" w:hRule="atLeast"/>
          <w:jc w:val="center"/>
        </w:trPr>
        <w:tc>
          <w:tcPr>
            <w:tcW w:w="1570" w:type="dxa"/>
            <w:vMerge w:val="continue"/>
            <w:tcBorders>
              <w:left w:val="nil"/>
              <w:right w:val="nil"/>
            </w:tcBorders>
            <w:vAlign w:val="center"/>
          </w:tcPr>
          <w:p w14:paraId="2D6C32B1">
            <w:pPr>
              <w:widowControl/>
              <w:jc w:val="left"/>
              <w:rPr>
                <w:rFonts w:ascii="宋体" w:hAnsi="宋体" w:eastAsia="宋体" w:cs="宋体"/>
                <w:color w:val="000000"/>
                <w:kern w:val="0"/>
                <w:sz w:val="18"/>
                <w:szCs w:val="18"/>
              </w:rPr>
            </w:pPr>
          </w:p>
        </w:tc>
        <w:tc>
          <w:tcPr>
            <w:tcW w:w="1060" w:type="dxa"/>
            <w:tcBorders>
              <w:top w:val="nil"/>
              <w:left w:val="nil"/>
              <w:bottom w:val="nil"/>
              <w:right w:val="nil"/>
            </w:tcBorders>
            <w:shd w:val="clear" w:color="auto" w:fill="auto"/>
            <w:noWrap/>
            <w:vAlign w:val="center"/>
          </w:tcPr>
          <w:p w14:paraId="2AE171DD">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DWT</w:t>
            </w:r>
          </w:p>
        </w:tc>
        <w:tc>
          <w:tcPr>
            <w:tcW w:w="1196" w:type="dxa"/>
            <w:tcBorders>
              <w:top w:val="nil"/>
              <w:left w:val="nil"/>
              <w:bottom w:val="nil"/>
              <w:right w:val="nil"/>
            </w:tcBorders>
            <w:shd w:val="clear" w:color="auto" w:fill="auto"/>
            <w:noWrap/>
            <w:vAlign w:val="center"/>
          </w:tcPr>
          <w:p w14:paraId="25DA02A7">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DWT-NONE</w:t>
            </w:r>
          </w:p>
        </w:tc>
        <w:tc>
          <w:tcPr>
            <w:tcW w:w="1831" w:type="dxa"/>
            <w:tcBorders>
              <w:top w:val="nil"/>
              <w:left w:val="nil"/>
              <w:bottom w:val="nil"/>
              <w:right w:val="nil"/>
            </w:tcBorders>
            <w:shd w:val="clear" w:color="auto" w:fill="auto"/>
            <w:noWrap/>
            <w:vAlign w:val="center"/>
          </w:tcPr>
          <w:p w14:paraId="37A49291">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DWT-FD</w:t>
            </w:r>
          </w:p>
        </w:tc>
        <w:tc>
          <w:tcPr>
            <w:tcW w:w="1831" w:type="dxa"/>
            <w:tcBorders>
              <w:top w:val="nil"/>
              <w:left w:val="nil"/>
              <w:bottom w:val="nil"/>
              <w:right w:val="nil"/>
            </w:tcBorders>
            <w:shd w:val="clear" w:color="auto" w:fill="auto"/>
            <w:noWrap/>
            <w:vAlign w:val="center"/>
          </w:tcPr>
          <w:p w14:paraId="3F978C9B">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DWT -SD</w:t>
            </w:r>
          </w:p>
        </w:tc>
        <w:tc>
          <w:tcPr>
            <w:tcW w:w="1056" w:type="dxa"/>
            <w:tcBorders>
              <w:top w:val="nil"/>
              <w:left w:val="nil"/>
              <w:bottom w:val="nil"/>
              <w:right w:val="nil"/>
            </w:tcBorders>
            <w:shd w:val="clear" w:color="auto" w:fill="auto"/>
            <w:noWrap/>
            <w:vAlign w:val="center"/>
          </w:tcPr>
          <w:p w14:paraId="33F9FE89">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DWT-SNV</w:t>
            </w:r>
          </w:p>
        </w:tc>
        <w:tc>
          <w:tcPr>
            <w:tcW w:w="1555" w:type="dxa"/>
            <w:tcBorders>
              <w:top w:val="nil"/>
              <w:left w:val="nil"/>
              <w:bottom w:val="nil"/>
              <w:right w:val="nil"/>
            </w:tcBorders>
            <w:shd w:val="clear" w:color="auto" w:fill="auto"/>
            <w:noWrap/>
            <w:vAlign w:val="center"/>
          </w:tcPr>
          <w:p w14:paraId="18A69AA6">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DWT-DETREND</w:t>
            </w:r>
          </w:p>
        </w:tc>
      </w:tr>
      <w:tr w14:paraId="64F51392">
        <w:trPr>
          <w:trHeight w:val="280" w:hRule="atLeast"/>
          <w:jc w:val="center"/>
        </w:trPr>
        <w:tc>
          <w:tcPr>
            <w:tcW w:w="1570" w:type="dxa"/>
            <w:vMerge w:val="continue"/>
            <w:tcBorders>
              <w:left w:val="nil"/>
              <w:bottom w:val="single" w:color="auto" w:sz="4" w:space="0"/>
              <w:right w:val="nil"/>
            </w:tcBorders>
            <w:vAlign w:val="center"/>
          </w:tcPr>
          <w:p w14:paraId="5E7D4696">
            <w:pPr>
              <w:widowControl/>
              <w:jc w:val="left"/>
              <w:rPr>
                <w:rFonts w:ascii="宋体" w:hAnsi="宋体" w:eastAsia="宋体" w:cs="宋体"/>
                <w:color w:val="000000"/>
                <w:kern w:val="0"/>
                <w:sz w:val="18"/>
                <w:szCs w:val="18"/>
              </w:rPr>
            </w:pPr>
          </w:p>
        </w:tc>
        <w:tc>
          <w:tcPr>
            <w:tcW w:w="1060" w:type="dxa"/>
            <w:tcBorders>
              <w:top w:val="nil"/>
              <w:left w:val="nil"/>
              <w:bottom w:val="single" w:color="auto" w:sz="4" w:space="0"/>
              <w:right w:val="nil"/>
            </w:tcBorders>
            <w:shd w:val="clear" w:color="auto" w:fill="auto"/>
            <w:noWrap/>
            <w:vAlign w:val="center"/>
          </w:tcPr>
          <w:p w14:paraId="0709E1E1">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MSC</w:t>
            </w:r>
          </w:p>
        </w:tc>
        <w:tc>
          <w:tcPr>
            <w:tcW w:w="1196" w:type="dxa"/>
            <w:tcBorders>
              <w:top w:val="nil"/>
              <w:left w:val="nil"/>
              <w:bottom w:val="single" w:color="auto" w:sz="4" w:space="0"/>
              <w:right w:val="nil"/>
            </w:tcBorders>
            <w:shd w:val="clear" w:color="auto" w:fill="auto"/>
            <w:noWrap/>
            <w:vAlign w:val="center"/>
          </w:tcPr>
          <w:p w14:paraId="212B321B">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MSC-NONE</w:t>
            </w:r>
          </w:p>
        </w:tc>
        <w:tc>
          <w:tcPr>
            <w:tcW w:w="1831" w:type="dxa"/>
            <w:tcBorders>
              <w:top w:val="nil"/>
              <w:left w:val="nil"/>
              <w:bottom w:val="single" w:color="auto" w:sz="4" w:space="0"/>
              <w:right w:val="nil"/>
            </w:tcBorders>
            <w:shd w:val="clear" w:color="auto" w:fill="auto"/>
            <w:noWrap/>
            <w:vAlign w:val="center"/>
          </w:tcPr>
          <w:p w14:paraId="112E0696">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MSC-FD</w:t>
            </w:r>
          </w:p>
        </w:tc>
        <w:tc>
          <w:tcPr>
            <w:tcW w:w="1831" w:type="dxa"/>
            <w:tcBorders>
              <w:top w:val="nil"/>
              <w:left w:val="nil"/>
              <w:bottom w:val="single" w:color="auto" w:sz="4" w:space="0"/>
              <w:right w:val="nil"/>
            </w:tcBorders>
            <w:shd w:val="clear" w:color="auto" w:fill="auto"/>
            <w:noWrap/>
            <w:vAlign w:val="center"/>
          </w:tcPr>
          <w:p w14:paraId="2DBF54A0">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MSC-SD</w:t>
            </w:r>
          </w:p>
        </w:tc>
        <w:tc>
          <w:tcPr>
            <w:tcW w:w="1056" w:type="dxa"/>
            <w:tcBorders>
              <w:top w:val="nil"/>
              <w:left w:val="nil"/>
              <w:bottom w:val="single" w:color="auto" w:sz="4" w:space="0"/>
              <w:right w:val="nil"/>
            </w:tcBorders>
            <w:shd w:val="clear" w:color="auto" w:fill="auto"/>
            <w:noWrap/>
            <w:vAlign w:val="center"/>
          </w:tcPr>
          <w:p w14:paraId="201E5771">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MSC-SNV</w:t>
            </w:r>
          </w:p>
        </w:tc>
        <w:tc>
          <w:tcPr>
            <w:tcW w:w="1555" w:type="dxa"/>
            <w:tcBorders>
              <w:top w:val="nil"/>
              <w:left w:val="nil"/>
              <w:bottom w:val="single" w:color="auto" w:sz="4" w:space="0"/>
              <w:right w:val="nil"/>
            </w:tcBorders>
            <w:shd w:val="clear" w:color="auto" w:fill="auto"/>
            <w:noWrap/>
            <w:vAlign w:val="center"/>
          </w:tcPr>
          <w:p w14:paraId="470D514F">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MSC-DETREND</w:t>
            </w:r>
          </w:p>
        </w:tc>
      </w:tr>
    </w:tbl>
    <w:p w14:paraId="3EA65940">
      <w:pPr>
        <w:autoSpaceDN w:val="0"/>
        <w:rPr>
          <w:rFonts w:ascii="Times New Roman" w:hAnsi="Times New Roman" w:eastAsia="宋体" w:cs="Times New Roman"/>
          <w:color w:val="000000"/>
          <w:kern w:val="0"/>
          <w:sz w:val="18"/>
          <w:szCs w:val="18"/>
          <w:lang w:bidi="ar"/>
        </w:rPr>
      </w:pPr>
    </w:p>
    <w:p w14:paraId="6E39D048">
      <w:pPr>
        <w:spacing w:before="156" w:beforeLines="50" w:after="156" w:afterLines="50"/>
        <w:rPr>
          <w:rFonts w:ascii="Times New Roman" w:hAnsi="Times New Roman" w:eastAsia="宋体" w:cs="Times New Roman"/>
          <w:b/>
          <w:szCs w:val="21"/>
        </w:rPr>
      </w:pPr>
      <w:r>
        <w:rPr>
          <w:rFonts w:ascii="Times New Roman" w:hAnsi="Times New Roman" w:eastAsia="宋体" w:cs="Times New Roman"/>
          <w:b/>
          <w:szCs w:val="21"/>
        </w:rPr>
        <w:t>3.3</w:t>
      </w:r>
      <w:r>
        <w:rPr>
          <w:rFonts w:hint="eastAsia" w:ascii="Times New Roman" w:hAnsi="Times New Roman" w:eastAsia="宋体" w:cs="Times New Roman"/>
          <w:b/>
          <w:szCs w:val="21"/>
        </w:rPr>
        <w:t>模型验证</w:t>
      </w:r>
    </w:p>
    <w:p w14:paraId="1B8D597A">
      <w:pPr>
        <w:autoSpaceDN w:val="0"/>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w:t>
      </w:r>
      <w:r>
        <w:rPr>
          <w:rFonts w:ascii="Times New Roman" w:hAnsi="Times New Roman" w:eastAsia="宋体" w:cs="Times New Roman"/>
          <w:color w:val="000000"/>
          <w:kern w:val="0"/>
          <w:sz w:val="18"/>
          <w:szCs w:val="18"/>
          <w:lang w:bidi="ar"/>
        </w:rPr>
        <w:t xml:space="preserve">.3.1 </w:t>
      </w:r>
      <w:r>
        <w:rPr>
          <w:rFonts w:hint="eastAsia" w:ascii="Times New Roman" w:hAnsi="Times New Roman" w:eastAsia="宋体" w:cs="Times New Roman"/>
          <w:color w:val="000000"/>
          <w:kern w:val="0"/>
          <w:sz w:val="18"/>
          <w:szCs w:val="18"/>
          <w:lang w:bidi="ar"/>
        </w:rPr>
        <w:t>机器学习模型</w:t>
      </w:r>
    </w:p>
    <w:p w14:paraId="1517F22F">
      <w:pPr>
        <w:autoSpaceDN w:val="0"/>
        <w:rPr>
          <w:rFonts w:hint="eastAsia" w:ascii="Times New Roman" w:hAnsi="Times New Roman" w:eastAsia="宋体" w:cs="Times New Roman"/>
          <w:color w:val="000000"/>
          <w:kern w:val="0"/>
          <w:sz w:val="18"/>
          <w:szCs w:val="18"/>
          <w:lang w:eastAsia="zh-CN" w:bidi="ar"/>
        </w:rPr>
        <w:sectPr>
          <w:type w:val="continuous"/>
          <w:pgSz w:w="11906" w:h="16838"/>
          <w:pgMar w:top="1440" w:right="1800" w:bottom="1440" w:left="1800" w:header="851" w:footer="992" w:gutter="0"/>
          <w:cols w:space="425" w:num="1"/>
          <w:titlePg/>
          <w:docGrid w:type="lines" w:linePitch="312" w:charSpace="0"/>
        </w:sectPr>
      </w:pPr>
      <w:r>
        <w:rPr>
          <w:rFonts w:ascii="Times New Roman" w:hAnsi="Times New Roman" w:eastAsia="宋体" w:cs="Times New Roman"/>
          <w:color w:val="000000"/>
          <w:kern w:val="0"/>
          <w:sz w:val="18"/>
          <w:szCs w:val="18"/>
          <w:lang w:bidi="ar"/>
        </w:rPr>
        <w:tab/>
      </w:r>
      <w:r>
        <w:rPr>
          <w:rFonts w:hint="eastAsia" w:ascii="Times New Roman" w:hAnsi="Times New Roman" w:eastAsia="宋体" w:cs="Times New Roman"/>
          <w:color w:val="000000"/>
          <w:kern w:val="0"/>
          <w:sz w:val="18"/>
          <w:szCs w:val="18"/>
          <w:lang w:bidi="ar"/>
        </w:rPr>
        <w:t>采用偏最小二乘回归（PLSR）、支持向量机（SVM）、随机森林（RF）、岭回归（Ridge Regression）以及梯度提升（Gradient Boosting）构建预测模型，通过五折交叉验证KFold结合Optuna超参数优化技术确定最优参数组合。不同预处理方法与机器学习模型对高光谱数据建模效果存在显著差异。梯度提升（GradientBoosting）和随机森林（RandomForest）在 SNV 预处理下训练表现优异，训练 R² 为 0.9127-0.9953，RMSE 为 0.3208-1.3779，但测试泛化能力较弱，如梯度提升在 SNV 预处理下训练 R² 达 0.9953，测试 R² 仅 0.6362，随机森林在 SNV 预处理下测试 R² 为 0.4684，显示出明显过拟合倾向。支持向量机（SVM）表现相对较弱，测试 R² 普遍低于 0.5，如 SNV 预处理下测试 R² 为 0.3791，RMSE 达 3.6599，需进一步参数优化。岭回归（Ridge）在 SNV 预处理下表现突出，测试 R² 为 0.8666，RMSE 为 1.6964，RPD 超 2.7，展现良好预测精度与稳定性，而非 SNV 预处理（如 NONE、FD、SD）下测试 R² 降至 0.6439-0.7506，精度显著下降。RLSR 在 SNV 预处理下测试 R² 为 0.8627，RMSE 低于 1.8，显著优于非 SNV 预处理。整体来看，预处理方法对模型效果影响显著，</w:t>
      </w:r>
      <w:r>
        <w:rPr>
          <w:rFonts w:hint="eastAsia" w:ascii="Times New Roman" w:hAnsi="Times New Roman" w:eastAsia="宋体" w:cs="Times New Roman"/>
          <w:color w:val="000000"/>
          <w:kern w:val="0"/>
          <w:sz w:val="18"/>
          <w:szCs w:val="18"/>
          <w:lang w:val="en-US" w:eastAsia="zh-CN" w:bidi="ar"/>
        </w:rPr>
        <w:t xml:space="preserve">证明 </w:t>
      </w:r>
      <w:r>
        <w:rPr>
          <w:rFonts w:hint="eastAsia" w:ascii="Times New Roman" w:hAnsi="Times New Roman" w:eastAsia="宋体" w:cs="Times New Roman"/>
          <w:color w:val="000000"/>
          <w:kern w:val="0"/>
          <w:sz w:val="18"/>
          <w:szCs w:val="18"/>
          <w:lang w:bidi="ar"/>
        </w:rPr>
        <w:t>SG 平滑降噪能有效增强光谱特征。结果如</w:t>
      </w:r>
      <w:r>
        <w:rPr>
          <w:rFonts w:ascii="Times New Roman" w:hAnsi="Times New Roman" w:eastAsia="宋体" w:cs="Times New Roman"/>
          <w:color w:val="000000"/>
          <w:kern w:val="0"/>
          <w:sz w:val="18"/>
          <w:szCs w:val="18"/>
          <w:lang w:bidi="ar"/>
        </w:rPr>
        <w:fldChar w:fldCharType="begin"/>
      </w:r>
      <w:r>
        <w:rPr>
          <w:rFonts w:ascii="Times New Roman" w:hAnsi="Times New Roman" w:eastAsia="宋体" w:cs="Times New Roman"/>
          <w:color w:val="000000"/>
          <w:kern w:val="0"/>
          <w:sz w:val="18"/>
          <w:szCs w:val="18"/>
          <w:lang w:bidi="ar"/>
        </w:rPr>
        <w:instrText xml:space="preserve"> </w:instrText>
      </w:r>
      <w:r>
        <w:rPr>
          <w:rFonts w:hint="eastAsia" w:ascii="Times New Roman" w:hAnsi="Times New Roman" w:eastAsia="宋体" w:cs="Times New Roman"/>
          <w:color w:val="000000"/>
          <w:kern w:val="0"/>
          <w:sz w:val="18"/>
          <w:szCs w:val="18"/>
          <w:lang w:bidi="ar"/>
        </w:rPr>
        <w:instrText xml:space="preserve">REF _Ref195517578 \h</w:instrText>
      </w:r>
      <w:r>
        <w:rPr>
          <w:rFonts w:ascii="Times New Roman" w:hAnsi="Times New Roman" w:eastAsia="宋体" w:cs="Times New Roman"/>
          <w:color w:val="000000"/>
          <w:kern w:val="0"/>
          <w:sz w:val="18"/>
          <w:szCs w:val="18"/>
          <w:lang w:bidi="ar"/>
        </w:rPr>
        <w:instrText xml:space="preserve">  \* MERGEFORMAT </w:instrText>
      </w:r>
      <w:r>
        <w:rPr>
          <w:rFonts w:ascii="Times New Roman" w:hAnsi="Times New Roman" w:eastAsia="宋体" w:cs="Times New Roman"/>
          <w:color w:val="000000"/>
          <w:kern w:val="0"/>
          <w:sz w:val="18"/>
          <w:szCs w:val="18"/>
          <w:lang w:bidi="ar"/>
        </w:rPr>
        <w:fldChar w:fldCharType="separate"/>
      </w:r>
      <w:r>
        <w:rPr>
          <w:rFonts w:hint="eastAsia" w:ascii="Times New Roman" w:hAnsi="Times New Roman" w:eastAsia="宋体" w:cs="Times New Roman"/>
          <w:color w:val="000000"/>
          <w:kern w:val="0"/>
          <w:sz w:val="18"/>
          <w:szCs w:val="18"/>
          <w:lang w:bidi="ar"/>
        </w:rPr>
        <w:t xml:space="preserve">表 </w:t>
      </w:r>
      <w:r>
        <w:rPr>
          <w:rFonts w:ascii="Times New Roman" w:hAnsi="Times New Roman" w:eastAsia="宋体" w:cs="Times New Roman"/>
          <w:color w:val="000000"/>
          <w:kern w:val="0"/>
          <w:sz w:val="18"/>
          <w:szCs w:val="18"/>
          <w:lang w:bidi="ar"/>
        </w:rPr>
        <w:t>3</w:t>
      </w:r>
      <w:r>
        <w:rPr>
          <w:rFonts w:ascii="Times New Roman" w:hAnsi="Times New Roman" w:eastAsia="宋体" w:cs="Times New Roman"/>
          <w:color w:val="000000"/>
          <w:kern w:val="0"/>
          <w:sz w:val="18"/>
          <w:szCs w:val="18"/>
          <w:lang w:bidi="ar"/>
        </w:rPr>
        <w:fldChar w:fldCharType="end"/>
      </w:r>
      <w:r>
        <w:rPr>
          <w:rFonts w:hint="eastAsia" w:ascii="Times New Roman" w:hAnsi="Times New Roman" w:eastAsia="宋体" w:cs="Times New Roman"/>
          <w:color w:val="000000"/>
          <w:kern w:val="0"/>
          <w:sz w:val="18"/>
          <w:szCs w:val="18"/>
          <w:lang w:bidi="ar"/>
        </w:rPr>
        <w:t xml:space="preserve"> 所示</w:t>
      </w:r>
      <w:r>
        <w:rPr>
          <w:rFonts w:hint="eastAsia" w:ascii="Times New Roman" w:hAnsi="Times New Roman" w:eastAsia="宋体" w:cs="Times New Roman"/>
          <w:color w:val="000000"/>
          <w:kern w:val="0"/>
          <w:sz w:val="18"/>
          <w:szCs w:val="18"/>
          <w:lang w:eastAsia="zh-CN" w:bidi="ar"/>
        </w:rPr>
        <w:t>。</w:t>
      </w:r>
    </w:p>
    <w:p w14:paraId="52B2AFBE">
      <w:pPr>
        <w:spacing w:before="156" w:beforeLines="50" w:after="156" w:afterLines="50"/>
        <w:rPr>
          <w:rFonts w:ascii="Times New Roman" w:hAnsi="Times New Roman" w:eastAsia="宋体" w:cs="Times New Roman"/>
          <w:color w:val="000000"/>
          <w:kern w:val="0"/>
          <w:sz w:val="18"/>
          <w:szCs w:val="18"/>
          <w:lang w:bidi="ar"/>
        </w:rPr>
        <w:sectPr>
          <w:type w:val="continuous"/>
          <w:pgSz w:w="11906" w:h="16838"/>
          <w:pgMar w:top="1440" w:right="1800" w:bottom="1440" w:left="1800" w:header="851" w:footer="992" w:gutter="0"/>
          <w:cols w:space="425" w:num="1"/>
          <w:titlePg/>
          <w:docGrid w:type="lines" w:linePitch="312" w:charSpace="0"/>
        </w:sectPr>
      </w:pPr>
    </w:p>
    <w:p w14:paraId="02FB2DCA">
      <w:pPr>
        <w:jc w:val="center"/>
        <w:rPr>
          <w:rFonts w:ascii="Times New Roman" w:hAnsi="Times New Roman" w:eastAsia="宋体" w:cs="Times New Roman"/>
          <w:b/>
          <w:bCs/>
          <w:color w:val="000000"/>
          <w:kern w:val="0"/>
          <w:sz w:val="18"/>
          <w:szCs w:val="18"/>
          <w:lang w:bidi="ar"/>
        </w:rPr>
      </w:pPr>
      <w:bookmarkStart w:id="20" w:name="_Ref195517578"/>
      <w:r>
        <w:rPr>
          <w:rFonts w:hint="eastAsia" w:ascii="Times New Roman" w:hAnsi="Times New Roman" w:eastAsia="宋体" w:cs="Times New Roman"/>
          <w:b/>
          <w:bCs/>
          <w:color w:val="000000"/>
          <w:kern w:val="0"/>
          <w:sz w:val="18"/>
          <w:szCs w:val="18"/>
          <w:lang w:bidi="ar"/>
        </w:rPr>
        <w:t xml:space="preserve">表 </w:t>
      </w:r>
      <w:r>
        <w:rPr>
          <w:rFonts w:ascii="Times New Roman" w:hAnsi="Times New Roman" w:eastAsia="宋体" w:cs="Times New Roman"/>
          <w:b/>
          <w:bCs/>
          <w:color w:val="000000"/>
          <w:kern w:val="0"/>
          <w:sz w:val="18"/>
          <w:szCs w:val="18"/>
          <w:lang w:bidi="ar"/>
        </w:rPr>
        <w:fldChar w:fldCharType="begin"/>
      </w:r>
      <w:r>
        <w:rPr>
          <w:rFonts w:ascii="Times New Roman" w:hAnsi="Times New Roman" w:eastAsia="宋体" w:cs="Times New Roman"/>
          <w:b/>
          <w:bCs/>
          <w:color w:val="000000"/>
          <w:kern w:val="0"/>
          <w:sz w:val="18"/>
          <w:szCs w:val="18"/>
          <w:lang w:bidi="ar"/>
        </w:rPr>
        <w:instrText xml:space="preserve"> </w:instrText>
      </w:r>
      <w:r>
        <w:rPr>
          <w:rFonts w:hint="eastAsia" w:ascii="Times New Roman" w:hAnsi="Times New Roman" w:eastAsia="宋体" w:cs="Times New Roman"/>
          <w:b/>
          <w:bCs/>
          <w:color w:val="000000"/>
          <w:kern w:val="0"/>
          <w:sz w:val="18"/>
          <w:szCs w:val="18"/>
          <w:lang w:bidi="ar"/>
        </w:rPr>
        <w:instrText xml:space="preserve">SEQ 图表 \* ARABIC</w:instrText>
      </w:r>
      <w:r>
        <w:rPr>
          <w:rFonts w:ascii="Times New Roman" w:hAnsi="Times New Roman" w:eastAsia="宋体" w:cs="Times New Roman"/>
          <w:b/>
          <w:bCs/>
          <w:color w:val="000000"/>
          <w:kern w:val="0"/>
          <w:sz w:val="18"/>
          <w:szCs w:val="18"/>
          <w:lang w:bidi="ar"/>
        </w:rPr>
        <w:instrText xml:space="preserve"> </w:instrText>
      </w:r>
      <w:r>
        <w:rPr>
          <w:rFonts w:ascii="Times New Roman" w:hAnsi="Times New Roman" w:eastAsia="宋体" w:cs="Times New Roman"/>
          <w:b/>
          <w:bCs/>
          <w:color w:val="000000"/>
          <w:kern w:val="0"/>
          <w:sz w:val="18"/>
          <w:szCs w:val="18"/>
          <w:lang w:bidi="ar"/>
        </w:rPr>
        <w:fldChar w:fldCharType="separate"/>
      </w:r>
      <w:r>
        <w:rPr>
          <w:rFonts w:ascii="Times New Roman" w:hAnsi="Times New Roman" w:eastAsia="宋体" w:cs="Times New Roman"/>
          <w:b/>
          <w:bCs/>
          <w:color w:val="000000"/>
          <w:kern w:val="0"/>
          <w:sz w:val="18"/>
          <w:szCs w:val="18"/>
          <w:lang w:bidi="ar"/>
        </w:rPr>
        <w:t>3</w:t>
      </w:r>
      <w:r>
        <w:rPr>
          <w:rFonts w:ascii="Times New Roman" w:hAnsi="Times New Roman" w:eastAsia="宋体" w:cs="Times New Roman"/>
          <w:b/>
          <w:bCs/>
          <w:color w:val="000000"/>
          <w:kern w:val="0"/>
          <w:sz w:val="18"/>
          <w:szCs w:val="18"/>
          <w:lang w:bidi="ar"/>
        </w:rPr>
        <w:fldChar w:fldCharType="end"/>
      </w:r>
      <w:r>
        <w:rPr>
          <w:rFonts w:ascii="Times New Roman" w:hAnsi="Times New Roman" w:eastAsia="宋体" w:cs="Times New Roman"/>
          <w:b/>
          <w:bCs/>
          <w:color w:val="000000"/>
          <w:kern w:val="0"/>
          <w:sz w:val="18"/>
          <w:szCs w:val="18"/>
          <w:lang w:bidi="ar"/>
        </w:rPr>
        <w:t>土壤有机碳</w:t>
      </w:r>
      <w:r>
        <w:rPr>
          <w:rFonts w:hint="eastAsia" w:ascii="Times New Roman" w:hAnsi="Times New Roman" w:eastAsia="宋体" w:cs="Times New Roman"/>
          <w:b/>
          <w:bCs/>
          <w:color w:val="000000"/>
          <w:kern w:val="0"/>
          <w:sz w:val="18"/>
          <w:szCs w:val="18"/>
          <w:lang w:bidi="ar"/>
        </w:rPr>
        <w:t>机器学习</w:t>
      </w:r>
      <w:r>
        <w:rPr>
          <w:rFonts w:ascii="Times New Roman" w:hAnsi="Times New Roman" w:eastAsia="宋体" w:cs="Times New Roman"/>
          <w:b/>
          <w:bCs/>
          <w:color w:val="000000"/>
          <w:kern w:val="0"/>
          <w:sz w:val="18"/>
          <w:szCs w:val="18"/>
          <w:lang w:bidi="ar"/>
        </w:rPr>
        <w:t>预测模型</w:t>
      </w:r>
      <w:bookmarkEnd w:id="20"/>
    </w:p>
    <w:p w14:paraId="73232132">
      <w:pPr>
        <w:autoSpaceDN w:val="0"/>
        <w:jc w:val="center"/>
        <w:rPr>
          <w:rFonts w:ascii="Times New Roman" w:hAnsi="Times New Roman" w:eastAsia="宋体" w:cs="Times New Roman"/>
          <w:b/>
          <w:bCs/>
          <w:color w:val="000000"/>
          <w:kern w:val="0"/>
          <w:sz w:val="18"/>
          <w:szCs w:val="18"/>
          <w:lang w:bidi="ar"/>
        </w:rPr>
      </w:pPr>
      <w:r>
        <w:rPr>
          <w:rFonts w:ascii="Times New Roman" w:hAnsi="Times New Roman" w:eastAsia="宋体" w:cs="Times New Roman"/>
          <w:b/>
          <w:bCs/>
          <w:color w:val="000000"/>
          <w:kern w:val="0"/>
          <w:sz w:val="18"/>
          <w:szCs w:val="18"/>
          <w:lang w:bidi="ar"/>
        </w:rPr>
        <w:t>Tabe.</w:t>
      </w:r>
      <w:r>
        <w:rPr>
          <w:rFonts w:ascii="Times New Roman" w:hAnsi="Times New Roman" w:eastAsia="宋体" w:cs="Times New Roman"/>
          <w:b/>
          <w:bCs/>
          <w:color w:val="000000"/>
          <w:kern w:val="0"/>
          <w:sz w:val="18"/>
          <w:szCs w:val="18"/>
          <w:lang w:bidi="ar"/>
        </w:rPr>
        <w:fldChar w:fldCharType="begin"/>
      </w:r>
      <w:r>
        <w:rPr>
          <w:rFonts w:ascii="Times New Roman" w:hAnsi="Times New Roman" w:eastAsia="宋体" w:cs="Times New Roman"/>
          <w:b/>
          <w:bCs/>
          <w:color w:val="000000"/>
          <w:kern w:val="0"/>
          <w:sz w:val="18"/>
          <w:szCs w:val="18"/>
          <w:lang w:bidi="ar"/>
        </w:rPr>
        <w:instrText xml:space="preserve"> </w:instrText>
      </w:r>
      <w:r>
        <w:rPr>
          <w:rFonts w:hint="eastAsia" w:ascii="Times New Roman" w:hAnsi="Times New Roman" w:eastAsia="宋体" w:cs="Times New Roman"/>
          <w:b/>
          <w:bCs/>
          <w:color w:val="000000"/>
          <w:kern w:val="0"/>
          <w:sz w:val="18"/>
          <w:szCs w:val="18"/>
          <w:lang w:bidi="ar"/>
        </w:rPr>
        <w:instrText xml:space="preserve">REF _Ref195517578 \h</w:instrText>
      </w:r>
      <w:r>
        <w:rPr>
          <w:rFonts w:ascii="Times New Roman" w:hAnsi="Times New Roman" w:eastAsia="宋体" w:cs="Times New Roman"/>
          <w:b/>
          <w:bCs/>
          <w:color w:val="000000"/>
          <w:kern w:val="0"/>
          <w:sz w:val="18"/>
          <w:szCs w:val="18"/>
          <w:lang w:bidi="ar"/>
        </w:rPr>
        <w:instrText xml:space="preserve">  \* MERGEFORMAT </w:instrText>
      </w:r>
      <w:r>
        <w:rPr>
          <w:rFonts w:ascii="Times New Roman" w:hAnsi="Times New Roman" w:eastAsia="宋体" w:cs="Times New Roman"/>
          <w:b/>
          <w:bCs/>
          <w:color w:val="000000"/>
          <w:kern w:val="0"/>
          <w:sz w:val="18"/>
          <w:szCs w:val="18"/>
          <w:lang w:bidi="ar"/>
        </w:rPr>
        <w:fldChar w:fldCharType="separate"/>
      </w:r>
      <w:r>
        <w:rPr>
          <w:rFonts w:hint="eastAsia" w:ascii="Times New Roman" w:hAnsi="Times New Roman" w:eastAsia="宋体" w:cs="Times New Roman"/>
          <w:b/>
          <w:bCs/>
          <w:color w:val="000000"/>
          <w:kern w:val="0"/>
          <w:sz w:val="18"/>
          <w:szCs w:val="18"/>
          <w:lang w:bidi="ar"/>
        </w:rPr>
        <w:t xml:space="preserve"> </w:t>
      </w:r>
      <w:r>
        <w:rPr>
          <w:rFonts w:ascii="Times New Roman" w:hAnsi="Times New Roman" w:eastAsia="宋体" w:cs="Times New Roman"/>
          <w:b/>
          <w:bCs/>
          <w:color w:val="000000"/>
          <w:kern w:val="0"/>
          <w:sz w:val="18"/>
          <w:szCs w:val="18"/>
          <w:lang w:bidi="ar"/>
        </w:rPr>
        <w:t>3</w:t>
      </w:r>
      <w:r>
        <w:rPr>
          <w:rFonts w:ascii="Times New Roman" w:hAnsi="Times New Roman" w:eastAsia="宋体" w:cs="Times New Roman"/>
          <w:b/>
          <w:bCs/>
          <w:color w:val="000000"/>
          <w:kern w:val="0"/>
          <w:sz w:val="18"/>
          <w:szCs w:val="18"/>
          <w:lang w:bidi="ar"/>
        </w:rPr>
        <w:fldChar w:fldCharType="end"/>
      </w:r>
      <w:r>
        <w:rPr>
          <w:rFonts w:ascii="Times New Roman" w:hAnsi="Times New Roman" w:eastAsia="宋体" w:cs="Times New Roman"/>
          <w:b/>
          <w:bCs/>
          <w:color w:val="000000"/>
          <w:kern w:val="0"/>
          <w:sz w:val="18"/>
          <w:szCs w:val="18"/>
          <w:lang w:bidi="ar"/>
        </w:rPr>
        <w:t>.Soil organic carbon machine learning prediction model</w:t>
      </w:r>
    </w:p>
    <w:bookmarkEnd w:id="2"/>
    <w:tbl>
      <w:tblPr>
        <w:tblStyle w:val="13"/>
        <w:tblW w:w="10995" w:type="dxa"/>
        <w:jc w:val="center"/>
        <w:tblLayout w:type="autofit"/>
        <w:tblCellMar>
          <w:top w:w="0" w:type="dxa"/>
          <w:left w:w="108" w:type="dxa"/>
          <w:bottom w:w="0" w:type="dxa"/>
          <w:right w:w="108" w:type="dxa"/>
        </w:tblCellMar>
      </w:tblPr>
      <w:tblGrid>
        <w:gridCol w:w="636"/>
        <w:gridCol w:w="1759"/>
        <w:gridCol w:w="2240"/>
        <w:gridCol w:w="1060"/>
        <w:gridCol w:w="1060"/>
        <w:gridCol w:w="1060"/>
        <w:gridCol w:w="1060"/>
        <w:gridCol w:w="1060"/>
        <w:gridCol w:w="1060"/>
      </w:tblGrid>
      <w:tr w14:paraId="5D0C31C2">
        <w:trPr>
          <w:trHeight w:val="280" w:hRule="atLeast"/>
          <w:jc w:val="center"/>
        </w:trPr>
        <w:tc>
          <w:tcPr>
            <w:tcW w:w="2395" w:type="dxa"/>
            <w:gridSpan w:val="2"/>
            <w:vMerge w:val="restart"/>
            <w:tcBorders>
              <w:top w:val="single" w:color="auto" w:sz="4" w:space="0"/>
              <w:left w:val="nil"/>
              <w:bottom w:val="single" w:color="auto" w:sz="4" w:space="0"/>
              <w:right w:val="nil"/>
            </w:tcBorders>
            <w:shd w:val="clear" w:color="auto" w:fill="auto"/>
            <w:noWrap/>
            <w:vAlign w:val="center"/>
          </w:tcPr>
          <w:p w14:paraId="692D70C6">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Preprocess</w:t>
            </w:r>
          </w:p>
        </w:tc>
        <w:tc>
          <w:tcPr>
            <w:tcW w:w="2240" w:type="dxa"/>
            <w:vMerge w:val="restart"/>
            <w:tcBorders>
              <w:top w:val="single" w:color="auto" w:sz="4" w:space="0"/>
              <w:left w:val="nil"/>
              <w:bottom w:val="single" w:color="auto" w:sz="4" w:space="0"/>
              <w:right w:val="nil"/>
            </w:tcBorders>
            <w:shd w:val="clear" w:color="auto" w:fill="auto"/>
            <w:noWrap/>
            <w:vAlign w:val="center"/>
          </w:tcPr>
          <w:p w14:paraId="0F4C46B5">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Model</w:t>
            </w:r>
          </w:p>
        </w:tc>
        <w:tc>
          <w:tcPr>
            <w:tcW w:w="3180" w:type="dxa"/>
            <w:gridSpan w:val="3"/>
            <w:tcBorders>
              <w:top w:val="single" w:color="auto" w:sz="4" w:space="0"/>
              <w:left w:val="nil"/>
              <w:bottom w:val="single" w:color="auto" w:sz="4" w:space="0"/>
              <w:right w:val="nil"/>
            </w:tcBorders>
            <w:shd w:val="clear" w:color="auto" w:fill="auto"/>
            <w:noWrap/>
          </w:tcPr>
          <w:p w14:paraId="2369FE5A">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Train</w:t>
            </w:r>
          </w:p>
        </w:tc>
        <w:tc>
          <w:tcPr>
            <w:tcW w:w="3180" w:type="dxa"/>
            <w:gridSpan w:val="3"/>
            <w:tcBorders>
              <w:top w:val="single" w:color="auto" w:sz="4" w:space="0"/>
              <w:left w:val="nil"/>
              <w:bottom w:val="single" w:color="auto" w:sz="4" w:space="0"/>
              <w:right w:val="nil"/>
            </w:tcBorders>
            <w:shd w:val="clear" w:color="auto" w:fill="auto"/>
            <w:noWrap/>
          </w:tcPr>
          <w:p w14:paraId="1B31B57D">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Test</w:t>
            </w:r>
          </w:p>
        </w:tc>
      </w:tr>
      <w:tr w14:paraId="0E2982FD">
        <w:trPr>
          <w:trHeight w:val="280" w:hRule="atLeast"/>
          <w:jc w:val="center"/>
        </w:trPr>
        <w:tc>
          <w:tcPr>
            <w:tcW w:w="2395" w:type="dxa"/>
            <w:gridSpan w:val="2"/>
            <w:vMerge w:val="continue"/>
            <w:tcBorders>
              <w:top w:val="single" w:color="auto" w:sz="4" w:space="0"/>
              <w:left w:val="nil"/>
              <w:bottom w:val="single" w:color="auto" w:sz="4" w:space="0"/>
              <w:right w:val="nil"/>
            </w:tcBorders>
            <w:shd w:val="clear" w:color="auto" w:fill="auto"/>
            <w:noWrap/>
            <w:vAlign w:val="center"/>
          </w:tcPr>
          <w:p w14:paraId="51FE145F">
            <w:pPr>
              <w:widowControl/>
              <w:jc w:val="center"/>
              <w:rPr>
                <w:rFonts w:ascii="Times New Roman" w:hAnsi="Times New Roman" w:eastAsia="宋体" w:cs="Times New Roman"/>
                <w:color w:val="000000"/>
                <w:kern w:val="0"/>
                <w:sz w:val="18"/>
                <w:szCs w:val="18"/>
                <w:lang w:bidi="ar"/>
              </w:rPr>
            </w:pPr>
          </w:p>
        </w:tc>
        <w:tc>
          <w:tcPr>
            <w:tcW w:w="2240" w:type="dxa"/>
            <w:vMerge w:val="continue"/>
            <w:tcBorders>
              <w:top w:val="single" w:color="auto" w:sz="4" w:space="0"/>
              <w:left w:val="nil"/>
              <w:bottom w:val="single" w:color="auto" w:sz="4" w:space="0"/>
            </w:tcBorders>
            <w:shd w:val="clear" w:color="auto" w:fill="auto"/>
            <w:noWrap/>
            <w:vAlign w:val="center"/>
          </w:tcPr>
          <w:p w14:paraId="1B60581B">
            <w:pPr>
              <w:widowControl/>
              <w:jc w:val="left"/>
              <w:rPr>
                <w:rFonts w:ascii="Times New Roman" w:hAnsi="Times New Roman" w:eastAsia="宋体" w:cs="Times New Roman"/>
                <w:color w:val="000000"/>
                <w:kern w:val="0"/>
                <w:sz w:val="18"/>
                <w:szCs w:val="18"/>
                <w:lang w:bidi="ar"/>
              </w:rPr>
            </w:pPr>
          </w:p>
        </w:tc>
        <w:tc>
          <w:tcPr>
            <w:tcW w:w="1060" w:type="dxa"/>
            <w:tcBorders>
              <w:top w:val="single" w:color="auto" w:sz="4" w:space="0"/>
              <w:bottom w:val="single" w:color="auto" w:sz="4" w:space="0"/>
            </w:tcBorders>
            <w:shd w:val="clear" w:color="auto" w:fill="auto"/>
            <w:noWrap/>
            <w:vAlign w:val="center"/>
          </w:tcPr>
          <w:p w14:paraId="5A20C43F">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R²</w:t>
            </w:r>
          </w:p>
        </w:tc>
        <w:tc>
          <w:tcPr>
            <w:tcW w:w="1060" w:type="dxa"/>
            <w:tcBorders>
              <w:top w:val="single" w:color="auto" w:sz="4" w:space="0"/>
              <w:bottom w:val="single" w:color="auto" w:sz="4" w:space="0"/>
            </w:tcBorders>
            <w:shd w:val="clear" w:color="auto" w:fill="auto"/>
            <w:noWrap/>
            <w:vAlign w:val="center"/>
          </w:tcPr>
          <w:p w14:paraId="361586D2">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RMSE</w:t>
            </w:r>
          </w:p>
        </w:tc>
        <w:tc>
          <w:tcPr>
            <w:tcW w:w="1060" w:type="dxa"/>
            <w:tcBorders>
              <w:top w:val="single" w:color="auto" w:sz="4" w:space="0"/>
              <w:bottom w:val="single" w:color="auto" w:sz="4" w:space="0"/>
            </w:tcBorders>
            <w:shd w:val="clear" w:color="auto" w:fill="auto"/>
            <w:noWrap/>
            <w:vAlign w:val="center"/>
          </w:tcPr>
          <w:p w14:paraId="72E1E946">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RPD</w:t>
            </w:r>
          </w:p>
        </w:tc>
        <w:tc>
          <w:tcPr>
            <w:tcW w:w="1060" w:type="dxa"/>
            <w:tcBorders>
              <w:top w:val="single" w:color="auto" w:sz="4" w:space="0"/>
              <w:bottom w:val="single" w:color="auto" w:sz="4" w:space="0"/>
            </w:tcBorders>
            <w:shd w:val="clear" w:color="auto" w:fill="auto"/>
            <w:noWrap/>
            <w:vAlign w:val="center"/>
          </w:tcPr>
          <w:p w14:paraId="5FBF0B1A">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R²</w:t>
            </w:r>
          </w:p>
        </w:tc>
        <w:tc>
          <w:tcPr>
            <w:tcW w:w="1060" w:type="dxa"/>
            <w:tcBorders>
              <w:top w:val="single" w:color="auto" w:sz="4" w:space="0"/>
              <w:bottom w:val="single" w:color="auto" w:sz="4" w:space="0"/>
            </w:tcBorders>
            <w:shd w:val="clear" w:color="auto" w:fill="auto"/>
            <w:noWrap/>
            <w:vAlign w:val="center"/>
          </w:tcPr>
          <w:p w14:paraId="3F19DB35">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RMSE</w:t>
            </w:r>
          </w:p>
        </w:tc>
        <w:tc>
          <w:tcPr>
            <w:tcW w:w="1060" w:type="dxa"/>
            <w:tcBorders>
              <w:top w:val="single" w:color="auto" w:sz="4" w:space="0"/>
              <w:bottom w:val="single" w:color="auto" w:sz="4" w:space="0"/>
            </w:tcBorders>
            <w:shd w:val="clear" w:color="auto" w:fill="auto"/>
            <w:noWrap/>
            <w:vAlign w:val="center"/>
          </w:tcPr>
          <w:p w14:paraId="5DFB5645">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RPD</w:t>
            </w:r>
          </w:p>
        </w:tc>
      </w:tr>
      <w:tr w14:paraId="1560D176">
        <w:trPr>
          <w:trHeight w:val="280" w:hRule="atLeast"/>
          <w:jc w:val="center"/>
        </w:trPr>
        <w:tc>
          <w:tcPr>
            <w:tcW w:w="636" w:type="dxa"/>
            <w:vMerge w:val="restart"/>
            <w:tcBorders>
              <w:top w:val="single" w:color="auto" w:sz="4" w:space="0"/>
              <w:left w:val="nil"/>
              <w:right w:val="nil"/>
            </w:tcBorders>
            <w:shd w:val="clear" w:color="auto" w:fill="auto"/>
            <w:noWrap/>
            <w:vAlign w:val="center"/>
          </w:tcPr>
          <w:p w14:paraId="2A9A45E6">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RAW</w:t>
            </w:r>
          </w:p>
        </w:tc>
        <w:tc>
          <w:tcPr>
            <w:tcW w:w="1759" w:type="dxa"/>
            <w:vMerge w:val="restart"/>
            <w:tcBorders>
              <w:top w:val="single" w:color="auto" w:sz="4" w:space="0"/>
              <w:left w:val="nil"/>
              <w:right w:val="nil"/>
            </w:tcBorders>
            <w:shd w:val="clear" w:color="auto" w:fill="auto"/>
            <w:noWrap/>
            <w:vAlign w:val="center"/>
          </w:tcPr>
          <w:p w14:paraId="7B786131">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NONE</w:t>
            </w:r>
          </w:p>
        </w:tc>
        <w:tc>
          <w:tcPr>
            <w:tcW w:w="2240" w:type="dxa"/>
            <w:tcBorders>
              <w:top w:val="single" w:color="auto" w:sz="4" w:space="0"/>
              <w:left w:val="nil"/>
              <w:right w:val="nil"/>
            </w:tcBorders>
            <w:shd w:val="clear" w:color="auto" w:fill="auto"/>
            <w:noWrap/>
            <w:vAlign w:val="bottom"/>
          </w:tcPr>
          <w:p w14:paraId="5435906E">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SVM</w:t>
            </w:r>
          </w:p>
        </w:tc>
        <w:tc>
          <w:tcPr>
            <w:tcW w:w="1060" w:type="dxa"/>
            <w:tcBorders>
              <w:top w:val="single" w:color="auto" w:sz="4" w:space="0"/>
              <w:left w:val="nil"/>
              <w:right w:val="nil"/>
            </w:tcBorders>
            <w:shd w:val="clear" w:color="auto" w:fill="auto"/>
            <w:noWrap/>
            <w:vAlign w:val="bottom"/>
          </w:tcPr>
          <w:p w14:paraId="25F2C0ED">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0.4765</w:t>
            </w:r>
          </w:p>
        </w:tc>
        <w:tc>
          <w:tcPr>
            <w:tcW w:w="1060" w:type="dxa"/>
            <w:tcBorders>
              <w:top w:val="single" w:color="auto" w:sz="4" w:space="0"/>
              <w:left w:val="nil"/>
              <w:right w:val="nil"/>
            </w:tcBorders>
            <w:shd w:val="clear" w:color="auto" w:fill="auto"/>
            <w:noWrap/>
            <w:vAlign w:val="bottom"/>
          </w:tcPr>
          <w:p w14:paraId="6CE00C53">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3.3743</w:t>
            </w:r>
          </w:p>
        </w:tc>
        <w:tc>
          <w:tcPr>
            <w:tcW w:w="1060" w:type="dxa"/>
            <w:tcBorders>
              <w:top w:val="single" w:color="auto" w:sz="4" w:space="0"/>
              <w:left w:val="nil"/>
              <w:right w:val="nil"/>
            </w:tcBorders>
            <w:shd w:val="clear" w:color="auto" w:fill="auto"/>
            <w:noWrap/>
            <w:vAlign w:val="bottom"/>
          </w:tcPr>
          <w:p w14:paraId="6A45D040">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1.3821</w:t>
            </w:r>
          </w:p>
        </w:tc>
        <w:tc>
          <w:tcPr>
            <w:tcW w:w="1060" w:type="dxa"/>
            <w:tcBorders>
              <w:top w:val="single" w:color="auto" w:sz="4" w:space="0"/>
              <w:left w:val="nil"/>
              <w:right w:val="nil"/>
            </w:tcBorders>
            <w:shd w:val="clear" w:color="auto" w:fill="auto"/>
            <w:noWrap/>
            <w:vAlign w:val="bottom"/>
          </w:tcPr>
          <w:p w14:paraId="13530A15">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0.4721</w:t>
            </w:r>
          </w:p>
        </w:tc>
        <w:tc>
          <w:tcPr>
            <w:tcW w:w="1060" w:type="dxa"/>
            <w:tcBorders>
              <w:top w:val="single" w:color="auto" w:sz="4" w:space="0"/>
              <w:left w:val="nil"/>
              <w:right w:val="nil"/>
            </w:tcBorders>
            <w:shd w:val="clear" w:color="auto" w:fill="auto"/>
            <w:noWrap/>
            <w:vAlign w:val="bottom"/>
          </w:tcPr>
          <w:p w14:paraId="73B69181">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3.3746</w:t>
            </w:r>
          </w:p>
        </w:tc>
        <w:tc>
          <w:tcPr>
            <w:tcW w:w="1060" w:type="dxa"/>
            <w:tcBorders>
              <w:top w:val="single" w:color="auto" w:sz="4" w:space="0"/>
              <w:left w:val="nil"/>
              <w:right w:val="nil"/>
            </w:tcBorders>
            <w:shd w:val="clear" w:color="auto" w:fill="auto"/>
            <w:noWrap/>
            <w:vAlign w:val="bottom"/>
          </w:tcPr>
          <w:p w14:paraId="3DF905D0">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1.3764</w:t>
            </w:r>
          </w:p>
        </w:tc>
      </w:tr>
      <w:tr w14:paraId="63165DE1">
        <w:trPr>
          <w:trHeight w:val="280" w:hRule="atLeast"/>
          <w:jc w:val="center"/>
        </w:trPr>
        <w:tc>
          <w:tcPr>
            <w:tcW w:w="636" w:type="dxa"/>
            <w:vMerge w:val="continue"/>
            <w:tcBorders>
              <w:left w:val="nil"/>
              <w:right w:val="nil"/>
            </w:tcBorders>
            <w:shd w:val="clear" w:color="auto" w:fill="auto"/>
            <w:noWrap/>
            <w:vAlign w:val="center"/>
          </w:tcPr>
          <w:p w14:paraId="3E5047A0">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28D8A1F7">
            <w:pPr>
              <w:widowControl/>
              <w:jc w:val="center"/>
              <w:rPr>
                <w:rFonts w:ascii="Times New Roman" w:hAnsi="Times New Roman" w:eastAsia="宋体" w:cs="Times New Roman"/>
                <w:color w:val="000000"/>
                <w:kern w:val="0"/>
                <w:sz w:val="18"/>
                <w:szCs w:val="18"/>
                <w:lang w:bidi="ar"/>
              </w:rPr>
            </w:pPr>
          </w:p>
        </w:tc>
        <w:tc>
          <w:tcPr>
            <w:tcW w:w="2240" w:type="dxa"/>
            <w:tcBorders>
              <w:left w:val="nil"/>
              <w:bottom w:val="nil"/>
              <w:right w:val="nil"/>
            </w:tcBorders>
            <w:shd w:val="clear" w:color="auto" w:fill="auto"/>
            <w:noWrap/>
            <w:vAlign w:val="bottom"/>
          </w:tcPr>
          <w:p w14:paraId="19CA363B">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Ridge</w:t>
            </w:r>
          </w:p>
        </w:tc>
        <w:tc>
          <w:tcPr>
            <w:tcW w:w="1060" w:type="dxa"/>
            <w:tcBorders>
              <w:left w:val="nil"/>
              <w:bottom w:val="nil"/>
              <w:right w:val="nil"/>
            </w:tcBorders>
            <w:shd w:val="clear" w:color="auto" w:fill="auto"/>
            <w:noWrap/>
            <w:vAlign w:val="bottom"/>
          </w:tcPr>
          <w:p w14:paraId="7D8F436E">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0.7584</w:t>
            </w:r>
          </w:p>
        </w:tc>
        <w:tc>
          <w:tcPr>
            <w:tcW w:w="1060" w:type="dxa"/>
            <w:tcBorders>
              <w:left w:val="nil"/>
              <w:bottom w:val="nil"/>
              <w:right w:val="nil"/>
            </w:tcBorders>
            <w:shd w:val="clear" w:color="auto" w:fill="auto"/>
            <w:noWrap/>
            <w:vAlign w:val="bottom"/>
          </w:tcPr>
          <w:p w14:paraId="7C1AD688">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2.2924</w:t>
            </w:r>
          </w:p>
        </w:tc>
        <w:tc>
          <w:tcPr>
            <w:tcW w:w="1060" w:type="dxa"/>
            <w:tcBorders>
              <w:left w:val="nil"/>
              <w:bottom w:val="nil"/>
              <w:right w:val="nil"/>
            </w:tcBorders>
            <w:shd w:val="clear" w:color="auto" w:fill="auto"/>
            <w:noWrap/>
            <w:vAlign w:val="bottom"/>
          </w:tcPr>
          <w:p w14:paraId="2CA51E1D">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2.0344</w:t>
            </w:r>
          </w:p>
        </w:tc>
        <w:tc>
          <w:tcPr>
            <w:tcW w:w="1060" w:type="dxa"/>
            <w:tcBorders>
              <w:left w:val="nil"/>
              <w:bottom w:val="nil"/>
              <w:right w:val="nil"/>
            </w:tcBorders>
            <w:shd w:val="clear" w:color="auto" w:fill="auto"/>
            <w:noWrap/>
            <w:vAlign w:val="bottom"/>
          </w:tcPr>
          <w:p w14:paraId="5580F801">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0.7483</w:t>
            </w:r>
          </w:p>
        </w:tc>
        <w:tc>
          <w:tcPr>
            <w:tcW w:w="1060" w:type="dxa"/>
            <w:tcBorders>
              <w:left w:val="nil"/>
              <w:bottom w:val="nil"/>
              <w:right w:val="nil"/>
            </w:tcBorders>
            <w:shd w:val="clear" w:color="auto" w:fill="auto"/>
            <w:noWrap/>
            <w:vAlign w:val="bottom"/>
          </w:tcPr>
          <w:p w14:paraId="4FB7246A">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2.3303</w:t>
            </w:r>
          </w:p>
        </w:tc>
        <w:tc>
          <w:tcPr>
            <w:tcW w:w="1060" w:type="dxa"/>
            <w:tcBorders>
              <w:left w:val="nil"/>
              <w:bottom w:val="nil"/>
              <w:right w:val="nil"/>
            </w:tcBorders>
            <w:shd w:val="clear" w:color="auto" w:fill="auto"/>
            <w:noWrap/>
            <w:vAlign w:val="bottom"/>
          </w:tcPr>
          <w:p w14:paraId="3FFCDF7C">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1.9932</w:t>
            </w:r>
          </w:p>
        </w:tc>
      </w:tr>
      <w:tr w14:paraId="502CA54D">
        <w:trPr>
          <w:trHeight w:val="280" w:hRule="atLeast"/>
          <w:jc w:val="center"/>
        </w:trPr>
        <w:tc>
          <w:tcPr>
            <w:tcW w:w="636" w:type="dxa"/>
            <w:vMerge w:val="continue"/>
            <w:tcBorders>
              <w:left w:val="nil"/>
              <w:right w:val="nil"/>
            </w:tcBorders>
            <w:shd w:val="clear" w:color="auto" w:fill="auto"/>
            <w:noWrap/>
            <w:vAlign w:val="center"/>
          </w:tcPr>
          <w:p w14:paraId="6C1C65AA">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18751E4D">
            <w:pPr>
              <w:widowControl/>
              <w:jc w:val="center"/>
              <w:rPr>
                <w:rFonts w:ascii="Times New Roman" w:hAnsi="Times New Roman" w:eastAsia="宋体" w:cs="Times New Roman"/>
                <w:color w:val="000000"/>
                <w:kern w:val="0"/>
                <w:sz w:val="18"/>
                <w:szCs w:val="18"/>
                <w:lang w:bidi="ar"/>
              </w:rPr>
            </w:pPr>
          </w:p>
        </w:tc>
        <w:tc>
          <w:tcPr>
            <w:tcW w:w="2240" w:type="dxa"/>
            <w:tcBorders>
              <w:left w:val="nil"/>
              <w:bottom w:val="nil"/>
              <w:right w:val="nil"/>
            </w:tcBorders>
            <w:shd w:val="clear" w:color="auto" w:fill="auto"/>
            <w:noWrap/>
            <w:vAlign w:val="bottom"/>
          </w:tcPr>
          <w:p w14:paraId="601826E5">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RandomForest</w:t>
            </w:r>
          </w:p>
        </w:tc>
        <w:tc>
          <w:tcPr>
            <w:tcW w:w="1060" w:type="dxa"/>
            <w:tcBorders>
              <w:left w:val="nil"/>
              <w:bottom w:val="nil"/>
              <w:right w:val="nil"/>
            </w:tcBorders>
            <w:shd w:val="clear" w:color="auto" w:fill="auto"/>
            <w:noWrap/>
            <w:vAlign w:val="bottom"/>
          </w:tcPr>
          <w:p w14:paraId="1998FE81">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0.9159</w:t>
            </w:r>
          </w:p>
        </w:tc>
        <w:tc>
          <w:tcPr>
            <w:tcW w:w="1060" w:type="dxa"/>
            <w:tcBorders>
              <w:left w:val="nil"/>
              <w:bottom w:val="nil"/>
              <w:right w:val="nil"/>
            </w:tcBorders>
            <w:shd w:val="clear" w:color="auto" w:fill="auto"/>
            <w:noWrap/>
            <w:vAlign w:val="bottom"/>
          </w:tcPr>
          <w:p w14:paraId="1D685024">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1.3526</w:t>
            </w:r>
          </w:p>
        </w:tc>
        <w:tc>
          <w:tcPr>
            <w:tcW w:w="1060" w:type="dxa"/>
            <w:tcBorders>
              <w:left w:val="nil"/>
              <w:bottom w:val="nil"/>
              <w:right w:val="nil"/>
            </w:tcBorders>
            <w:shd w:val="clear" w:color="auto" w:fill="auto"/>
            <w:noWrap/>
            <w:vAlign w:val="bottom"/>
          </w:tcPr>
          <w:p w14:paraId="45D72E2C">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3.4477</w:t>
            </w:r>
          </w:p>
        </w:tc>
        <w:tc>
          <w:tcPr>
            <w:tcW w:w="1060" w:type="dxa"/>
            <w:tcBorders>
              <w:left w:val="nil"/>
              <w:bottom w:val="nil"/>
              <w:right w:val="nil"/>
            </w:tcBorders>
            <w:shd w:val="clear" w:color="auto" w:fill="auto"/>
            <w:noWrap/>
            <w:vAlign w:val="bottom"/>
          </w:tcPr>
          <w:p w14:paraId="6B13378E">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0.4850</w:t>
            </w:r>
          </w:p>
        </w:tc>
        <w:tc>
          <w:tcPr>
            <w:tcW w:w="1060" w:type="dxa"/>
            <w:tcBorders>
              <w:left w:val="nil"/>
              <w:bottom w:val="nil"/>
              <w:right w:val="nil"/>
            </w:tcBorders>
            <w:shd w:val="clear" w:color="auto" w:fill="auto"/>
            <w:noWrap/>
            <w:vAlign w:val="bottom"/>
          </w:tcPr>
          <w:p w14:paraId="5B47402A">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3.3333</w:t>
            </w:r>
          </w:p>
        </w:tc>
        <w:tc>
          <w:tcPr>
            <w:tcW w:w="1060" w:type="dxa"/>
            <w:tcBorders>
              <w:left w:val="nil"/>
              <w:bottom w:val="nil"/>
              <w:right w:val="nil"/>
            </w:tcBorders>
            <w:shd w:val="clear" w:color="auto" w:fill="auto"/>
            <w:noWrap/>
            <w:vAlign w:val="bottom"/>
          </w:tcPr>
          <w:p w14:paraId="57757594">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1.3935</w:t>
            </w:r>
          </w:p>
        </w:tc>
      </w:tr>
      <w:tr w14:paraId="136C9CC4">
        <w:trPr>
          <w:trHeight w:val="280" w:hRule="atLeast"/>
          <w:jc w:val="center"/>
        </w:trPr>
        <w:tc>
          <w:tcPr>
            <w:tcW w:w="636" w:type="dxa"/>
            <w:vMerge w:val="continue"/>
            <w:tcBorders>
              <w:left w:val="nil"/>
              <w:right w:val="nil"/>
            </w:tcBorders>
            <w:shd w:val="clear" w:color="auto" w:fill="auto"/>
            <w:noWrap/>
            <w:vAlign w:val="center"/>
          </w:tcPr>
          <w:p w14:paraId="5BCE6272">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17A3A9B3">
            <w:pPr>
              <w:widowControl/>
              <w:jc w:val="center"/>
              <w:rPr>
                <w:rFonts w:ascii="Times New Roman" w:hAnsi="Times New Roman" w:eastAsia="宋体" w:cs="Times New Roman"/>
                <w:color w:val="000000"/>
                <w:kern w:val="0"/>
                <w:sz w:val="18"/>
                <w:szCs w:val="18"/>
                <w:lang w:bidi="ar"/>
              </w:rPr>
            </w:pPr>
          </w:p>
        </w:tc>
        <w:tc>
          <w:tcPr>
            <w:tcW w:w="2240" w:type="dxa"/>
            <w:tcBorders>
              <w:left w:val="nil"/>
              <w:bottom w:val="nil"/>
              <w:right w:val="nil"/>
            </w:tcBorders>
            <w:shd w:val="clear" w:color="auto" w:fill="auto"/>
            <w:noWrap/>
            <w:vAlign w:val="bottom"/>
          </w:tcPr>
          <w:p w14:paraId="7CB1FC49">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RLSR</w:t>
            </w:r>
          </w:p>
        </w:tc>
        <w:tc>
          <w:tcPr>
            <w:tcW w:w="1060" w:type="dxa"/>
            <w:tcBorders>
              <w:left w:val="nil"/>
              <w:bottom w:val="nil"/>
              <w:right w:val="nil"/>
            </w:tcBorders>
            <w:shd w:val="clear" w:color="auto" w:fill="auto"/>
            <w:noWrap/>
            <w:vAlign w:val="bottom"/>
          </w:tcPr>
          <w:p w14:paraId="53286891">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0.8379</w:t>
            </w:r>
          </w:p>
        </w:tc>
        <w:tc>
          <w:tcPr>
            <w:tcW w:w="1060" w:type="dxa"/>
            <w:tcBorders>
              <w:left w:val="nil"/>
              <w:bottom w:val="nil"/>
              <w:right w:val="nil"/>
            </w:tcBorders>
            <w:shd w:val="clear" w:color="auto" w:fill="auto"/>
            <w:noWrap/>
            <w:vAlign w:val="bottom"/>
          </w:tcPr>
          <w:p w14:paraId="504059AB">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1.8775</w:t>
            </w:r>
          </w:p>
        </w:tc>
        <w:tc>
          <w:tcPr>
            <w:tcW w:w="1060" w:type="dxa"/>
            <w:tcBorders>
              <w:left w:val="nil"/>
              <w:bottom w:val="nil"/>
              <w:right w:val="nil"/>
            </w:tcBorders>
            <w:shd w:val="clear" w:color="auto" w:fill="auto"/>
            <w:noWrap/>
            <w:vAlign w:val="bottom"/>
          </w:tcPr>
          <w:p w14:paraId="4FBCCA8A">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2.4839</w:t>
            </w:r>
          </w:p>
        </w:tc>
        <w:tc>
          <w:tcPr>
            <w:tcW w:w="1060" w:type="dxa"/>
            <w:tcBorders>
              <w:left w:val="nil"/>
              <w:bottom w:val="nil"/>
              <w:right w:val="nil"/>
            </w:tcBorders>
            <w:shd w:val="clear" w:color="auto" w:fill="auto"/>
            <w:noWrap/>
            <w:vAlign w:val="bottom"/>
          </w:tcPr>
          <w:p w14:paraId="18B2ECAC">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0.8090</w:t>
            </w:r>
          </w:p>
        </w:tc>
        <w:tc>
          <w:tcPr>
            <w:tcW w:w="1060" w:type="dxa"/>
            <w:tcBorders>
              <w:left w:val="nil"/>
              <w:bottom w:val="nil"/>
              <w:right w:val="nil"/>
            </w:tcBorders>
            <w:shd w:val="clear" w:color="auto" w:fill="auto"/>
            <w:noWrap/>
            <w:vAlign w:val="bottom"/>
          </w:tcPr>
          <w:p w14:paraId="232E427A">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2.0299</w:t>
            </w:r>
          </w:p>
        </w:tc>
        <w:tc>
          <w:tcPr>
            <w:tcW w:w="1060" w:type="dxa"/>
            <w:tcBorders>
              <w:left w:val="nil"/>
              <w:bottom w:val="nil"/>
              <w:right w:val="nil"/>
            </w:tcBorders>
            <w:shd w:val="clear" w:color="auto" w:fill="auto"/>
            <w:noWrap/>
            <w:vAlign w:val="bottom"/>
          </w:tcPr>
          <w:p w14:paraId="40B8FA71">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2.2882</w:t>
            </w:r>
          </w:p>
        </w:tc>
      </w:tr>
      <w:tr w14:paraId="271D1DC2">
        <w:trPr>
          <w:trHeight w:val="280" w:hRule="atLeast"/>
          <w:jc w:val="center"/>
        </w:trPr>
        <w:tc>
          <w:tcPr>
            <w:tcW w:w="636" w:type="dxa"/>
            <w:vMerge w:val="continue"/>
            <w:tcBorders>
              <w:left w:val="nil"/>
              <w:right w:val="nil"/>
            </w:tcBorders>
            <w:shd w:val="clear" w:color="auto" w:fill="auto"/>
            <w:noWrap/>
            <w:vAlign w:val="center"/>
          </w:tcPr>
          <w:p w14:paraId="48C6CB44">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0D70D529">
            <w:pPr>
              <w:widowControl/>
              <w:jc w:val="center"/>
              <w:rPr>
                <w:rFonts w:ascii="Times New Roman" w:hAnsi="Times New Roman" w:eastAsia="宋体" w:cs="Times New Roman"/>
                <w:color w:val="000000"/>
                <w:kern w:val="0"/>
                <w:sz w:val="18"/>
                <w:szCs w:val="18"/>
                <w:lang w:bidi="ar"/>
              </w:rPr>
            </w:pPr>
          </w:p>
        </w:tc>
        <w:tc>
          <w:tcPr>
            <w:tcW w:w="2240" w:type="dxa"/>
            <w:tcBorders>
              <w:left w:val="nil"/>
              <w:bottom w:val="nil"/>
              <w:right w:val="nil"/>
            </w:tcBorders>
            <w:shd w:val="clear" w:color="auto" w:fill="auto"/>
            <w:noWrap/>
            <w:vAlign w:val="bottom"/>
          </w:tcPr>
          <w:p w14:paraId="3CAE371F">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GradientBoosting</w:t>
            </w:r>
          </w:p>
        </w:tc>
        <w:tc>
          <w:tcPr>
            <w:tcW w:w="1060" w:type="dxa"/>
            <w:tcBorders>
              <w:left w:val="nil"/>
              <w:bottom w:val="nil"/>
              <w:right w:val="nil"/>
            </w:tcBorders>
            <w:shd w:val="clear" w:color="auto" w:fill="auto"/>
            <w:noWrap/>
            <w:vAlign w:val="bottom"/>
          </w:tcPr>
          <w:p w14:paraId="02858711">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0.9927</w:t>
            </w:r>
          </w:p>
        </w:tc>
        <w:tc>
          <w:tcPr>
            <w:tcW w:w="1060" w:type="dxa"/>
            <w:tcBorders>
              <w:left w:val="nil"/>
              <w:bottom w:val="nil"/>
              <w:right w:val="nil"/>
            </w:tcBorders>
            <w:shd w:val="clear" w:color="auto" w:fill="auto"/>
            <w:noWrap/>
            <w:vAlign w:val="bottom"/>
          </w:tcPr>
          <w:p w14:paraId="579B52BE">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0.3985</w:t>
            </w:r>
          </w:p>
        </w:tc>
        <w:tc>
          <w:tcPr>
            <w:tcW w:w="1060" w:type="dxa"/>
            <w:tcBorders>
              <w:left w:val="nil"/>
              <w:bottom w:val="nil"/>
              <w:right w:val="nil"/>
            </w:tcBorders>
            <w:shd w:val="clear" w:color="auto" w:fill="auto"/>
            <w:noWrap/>
            <w:vAlign w:val="bottom"/>
          </w:tcPr>
          <w:p w14:paraId="7CC22C5F">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11.7013</w:t>
            </w:r>
          </w:p>
        </w:tc>
        <w:tc>
          <w:tcPr>
            <w:tcW w:w="1060" w:type="dxa"/>
            <w:tcBorders>
              <w:left w:val="nil"/>
              <w:bottom w:val="nil"/>
              <w:right w:val="nil"/>
            </w:tcBorders>
            <w:shd w:val="clear" w:color="auto" w:fill="auto"/>
            <w:noWrap/>
            <w:vAlign w:val="bottom"/>
          </w:tcPr>
          <w:p w14:paraId="402D3831">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0.5045</w:t>
            </w:r>
          </w:p>
        </w:tc>
        <w:tc>
          <w:tcPr>
            <w:tcW w:w="1060" w:type="dxa"/>
            <w:tcBorders>
              <w:left w:val="nil"/>
              <w:bottom w:val="nil"/>
              <w:right w:val="nil"/>
            </w:tcBorders>
            <w:shd w:val="clear" w:color="auto" w:fill="auto"/>
            <w:noWrap/>
            <w:vAlign w:val="bottom"/>
          </w:tcPr>
          <w:p w14:paraId="21D1770F">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3.2694</w:t>
            </w:r>
          </w:p>
        </w:tc>
        <w:tc>
          <w:tcPr>
            <w:tcW w:w="1060" w:type="dxa"/>
            <w:tcBorders>
              <w:left w:val="nil"/>
              <w:bottom w:val="nil"/>
              <w:right w:val="nil"/>
            </w:tcBorders>
            <w:shd w:val="clear" w:color="auto" w:fill="auto"/>
            <w:noWrap/>
            <w:vAlign w:val="bottom"/>
          </w:tcPr>
          <w:p w14:paraId="7BD14A52">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1.4207</w:t>
            </w:r>
          </w:p>
        </w:tc>
      </w:tr>
      <w:tr w14:paraId="54EC4454">
        <w:trPr>
          <w:trHeight w:val="280" w:hRule="atLeast"/>
          <w:jc w:val="center"/>
        </w:trPr>
        <w:tc>
          <w:tcPr>
            <w:tcW w:w="636" w:type="dxa"/>
            <w:vMerge w:val="continue"/>
            <w:tcBorders>
              <w:left w:val="nil"/>
              <w:right w:val="nil"/>
            </w:tcBorders>
            <w:shd w:val="clear" w:color="auto" w:fill="auto"/>
            <w:noWrap/>
            <w:vAlign w:val="center"/>
          </w:tcPr>
          <w:p w14:paraId="230B5998">
            <w:pPr>
              <w:widowControl/>
              <w:jc w:val="center"/>
              <w:rPr>
                <w:rFonts w:ascii="Times New Roman" w:hAnsi="Times New Roman" w:eastAsia="宋体" w:cs="Times New Roman"/>
                <w:color w:val="000000"/>
                <w:kern w:val="0"/>
                <w:sz w:val="18"/>
                <w:szCs w:val="18"/>
                <w:lang w:bidi="ar"/>
              </w:rPr>
            </w:pPr>
          </w:p>
        </w:tc>
        <w:tc>
          <w:tcPr>
            <w:tcW w:w="1759" w:type="dxa"/>
            <w:vMerge w:val="restart"/>
            <w:tcBorders>
              <w:left w:val="nil"/>
              <w:right w:val="nil"/>
            </w:tcBorders>
            <w:shd w:val="clear" w:color="auto" w:fill="auto"/>
            <w:noWrap/>
            <w:vAlign w:val="center"/>
          </w:tcPr>
          <w:p w14:paraId="0578E5F4">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FD</w:t>
            </w:r>
          </w:p>
        </w:tc>
        <w:tc>
          <w:tcPr>
            <w:tcW w:w="2240" w:type="dxa"/>
            <w:tcBorders>
              <w:left w:val="nil"/>
              <w:bottom w:val="nil"/>
              <w:right w:val="nil"/>
            </w:tcBorders>
            <w:shd w:val="clear" w:color="auto" w:fill="auto"/>
            <w:noWrap/>
            <w:vAlign w:val="bottom"/>
          </w:tcPr>
          <w:p w14:paraId="0A1A6AEE">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SVM</w:t>
            </w:r>
          </w:p>
        </w:tc>
        <w:tc>
          <w:tcPr>
            <w:tcW w:w="1060" w:type="dxa"/>
            <w:tcBorders>
              <w:left w:val="nil"/>
              <w:bottom w:val="nil"/>
              <w:right w:val="nil"/>
            </w:tcBorders>
            <w:shd w:val="clear" w:color="auto" w:fill="auto"/>
            <w:noWrap/>
            <w:vAlign w:val="bottom"/>
          </w:tcPr>
          <w:p w14:paraId="3284E329">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0.4898</w:t>
            </w:r>
          </w:p>
        </w:tc>
        <w:tc>
          <w:tcPr>
            <w:tcW w:w="1060" w:type="dxa"/>
            <w:tcBorders>
              <w:left w:val="nil"/>
              <w:bottom w:val="nil"/>
              <w:right w:val="nil"/>
            </w:tcBorders>
            <w:shd w:val="clear" w:color="auto" w:fill="auto"/>
            <w:noWrap/>
            <w:vAlign w:val="bottom"/>
          </w:tcPr>
          <w:p w14:paraId="2F0B664D">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3.3312</w:t>
            </w:r>
          </w:p>
        </w:tc>
        <w:tc>
          <w:tcPr>
            <w:tcW w:w="1060" w:type="dxa"/>
            <w:tcBorders>
              <w:left w:val="nil"/>
              <w:bottom w:val="nil"/>
              <w:right w:val="nil"/>
            </w:tcBorders>
            <w:shd w:val="clear" w:color="auto" w:fill="auto"/>
            <w:noWrap/>
            <w:vAlign w:val="bottom"/>
          </w:tcPr>
          <w:p w14:paraId="6360599C">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1.3999</w:t>
            </w:r>
          </w:p>
        </w:tc>
        <w:tc>
          <w:tcPr>
            <w:tcW w:w="1060" w:type="dxa"/>
            <w:tcBorders>
              <w:left w:val="nil"/>
              <w:bottom w:val="nil"/>
              <w:right w:val="nil"/>
            </w:tcBorders>
            <w:shd w:val="clear" w:color="auto" w:fill="auto"/>
            <w:noWrap/>
            <w:vAlign w:val="bottom"/>
          </w:tcPr>
          <w:p w14:paraId="025A9403">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0.3974</w:t>
            </w:r>
          </w:p>
        </w:tc>
        <w:tc>
          <w:tcPr>
            <w:tcW w:w="1060" w:type="dxa"/>
            <w:tcBorders>
              <w:left w:val="nil"/>
              <w:bottom w:val="nil"/>
              <w:right w:val="nil"/>
            </w:tcBorders>
            <w:shd w:val="clear" w:color="auto" w:fill="auto"/>
            <w:noWrap/>
            <w:vAlign w:val="bottom"/>
          </w:tcPr>
          <w:p w14:paraId="67ECDE80">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3.6055</w:t>
            </w:r>
          </w:p>
        </w:tc>
        <w:tc>
          <w:tcPr>
            <w:tcW w:w="1060" w:type="dxa"/>
            <w:tcBorders>
              <w:left w:val="nil"/>
              <w:bottom w:val="nil"/>
              <w:right w:val="nil"/>
            </w:tcBorders>
            <w:shd w:val="clear" w:color="auto" w:fill="auto"/>
            <w:noWrap/>
            <w:vAlign w:val="bottom"/>
          </w:tcPr>
          <w:p w14:paraId="0520C32D">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1.2882</w:t>
            </w:r>
          </w:p>
        </w:tc>
      </w:tr>
      <w:tr w14:paraId="5CEC9602">
        <w:trPr>
          <w:trHeight w:val="280" w:hRule="atLeast"/>
          <w:jc w:val="center"/>
        </w:trPr>
        <w:tc>
          <w:tcPr>
            <w:tcW w:w="636" w:type="dxa"/>
            <w:vMerge w:val="continue"/>
            <w:tcBorders>
              <w:left w:val="nil"/>
              <w:right w:val="nil"/>
            </w:tcBorders>
            <w:shd w:val="clear" w:color="auto" w:fill="auto"/>
            <w:noWrap/>
            <w:vAlign w:val="center"/>
          </w:tcPr>
          <w:p w14:paraId="07062016">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1109B01B">
            <w:pPr>
              <w:widowControl/>
              <w:jc w:val="center"/>
              <w:rPr>
                <w:rFonts w:ascii="Times New Roman" w:hAnsi="Times New Roman" w:eastAsia="宋体" w:cs="Times New Roman"/>
                <w:color w:val="000000"/>
                <w:kern w:val="0"/>
                <w:sz w:val="18"/>
                <w:szCs w:val="18"/>
                <w:lang w:bidi="ar"/>
              </w:rPr>
            </w:pPr>
          </w:p>
        </w:tc>
        <w:tc>
          <w:tcPr>
            <w:tcW w:w="2240" w:type="dxa"/>
            <w:tcBorders>
              <w:left w:val="nil"/>
              <w:bottom w:val="nil"/>
              <w:right w:val="nil"/>
            </w:tcBorders>
            <w:shd w:val="clear" w:color="auto" w:fill="auto"/>
            <w:noWrap/>
            <w:vAlign w:val="bottom"/>
          </w:tcPr>
          <w:p w14:paraId="3BB5B38E">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Ridge</w:t>
            </w:r>
          </w:p>
        </w:tc>
        <w:tc>
          <w:tcPr>
            <w:tcW w:w="1060" w:type="dxa"/>
            <w:tcBorders>
              <w:left w:val="nil"/>
              <w:bottom w:val="nil"/>
              <w:right w:val="nil"/>
            </w:tcBorders>
            <w:shd w:val="clear" w:color="auto" w:fill="auto"/>
            <w:noWrap/>
            <w:vAlign w:val="bottom"/>
          </w:tcPr>
          <w:p w14:paraId="44B62DD2">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0.6715</w:t>
            </w:r>
          </w:p>
        </w:tc>
        <w:tc>
          <w:tcPr>
            <w:tcW w:w="1060" w:type="dxa"/>
            <w:tcBorders>
              <w:left w:val="nil"/>
              <w:bottom w:val="nil"/>
              <w:right w:val="nil"/>
            </w:tcBorders>
            <w:shd w:val="clear" w:color="auto" w:fill="auto"/>
            <w:noWrap/>
            <w:vAlign w:val="bottom"/>
          </w:tcPr>
          <w:p w14:paraId="1C08A5F6">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2.6727</w:t>
            </w:r>
          </w:p>
        </w:tc>
        <w:tc>
          <w:tcPr>
            <w:tcW w:w="1060" w:type="dxa"/>
            <w:tcBorders>
              <w:left w:val="nil"/>
              <w:bottom w:val="nil"/>
              <w:right w:val="nil"/>
            </w:tcBorders>
            <w:shd w:val="clear" w:color="auto" w:fill="auto"/>
            <w:noWrap/>
            <w:vAlign w:val="bottom"/>
          </w:tcPr>
          <w:p w14:paraId="12D38B96">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1.7448</w:t>
            </w:r>
          </w:p>
        </w:tc>
        <w:tc>
          <w:tcPr>
            <w:tcW w:w="1060" w:type="dxa"/>
            <w:tcBorders>
              <w:left w:val="nil"/>
              <w:bottom w:val="nil"/>
              <w:right w:val="nil"/>
            </w:tcBorders>
            <w:shd w:val="clear" w:color="auto" w:fill="auto"/>
            <w:noWrap/>
            <w:vAlign w:val="bottom"/>
          </w:tcPr>
          <w:p w14:paraId="589EBC54">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0.6441</w:t>
            </w:r>
          </w:p>
        </w:tc>
        <w:tc>
          <w:tcPr>
            <w:tcW w:w="1060" w:type="dxa"/>
            <w:tcBorders>
              <w:left w:val="nil"/>
              <w:bottom w:val="nil"/>
              <w:right w:val="nil"/>
            </w:tcBorders>
            <w:shd w:val="clear" w:color="auto" w:fill="auto"/>
            <w:noWrap/>
            <w:vAlign w:val="bottom"/>
          </w:tcPr>
          <w:p w14:paraId="5CABBD41">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2.7709</w:t>
            </w:r>
          </w:p>
        </w:tc>
        <w:tc>
          <w:tcPr>
            <w:tcW w:w="1060" w:type="dxa"/>
            <w:tcBorders>
              <w:left w:val="nil"/>
              <w:bottom w:val="nil"/>
              <w:right w:val="nil"/>
            </w:tcBorders>
            <w:shd w:val="clear" w:color="auto" w:fill="auto"/>
            <w:noWrap/>
            <w:vAlign w:val="bottom"/>
          </w:tcPr>
          <w:p w14:paraId="43883F2E">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1.6762</w:t>
            </w:r>
          </w:p>
        </w:tc>
      </w:tr>
      <w:tr w14:paraId="7F0346CC">
        <w:trPr>
          <w:trHeight w:val="280" w:hRule="atLeast"/>
          <w:jc w:val="center"/>
        </w:trPr>
        <w:tc>
          <w:tcPr>
            <w:tcW w:w="636" w:type="dxa"/>
            <w:vMerge w:val="continue"/>
            <w:tcBorders>
              <w:left w:val="nil"/>
              <w:right w:val="nil"/>
            </w:tcBorders>
            <w:shd w:val="clear" w:color="auto" w:fill="auto"/>
            <w:noWrap/>
            <w:vAlign w:val="center"/>
          </w:tcPr>
          <w:p w14:paraId="7B43C3CF">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71BBCA6B">
            <w:pPr>
              <w:widowControl/>
              <w:jc w:val="center"/>
              <w:rPr>
                <w:rFonts w:ascii="Times New Roman" w:hAnsi="Times New Roman" w:eastAsia="宋体" w:cs="Times New Roman"/>
                <w:color w:val="000000"/>
                <w:kern w:val="0"/>
                <w:sz w:val="18"/>
                <w:szCs w:val="18"/>
                <w:lang w:bidi="ar"/>
              </w:rPr>
            </w:pPr>
          </w:p>
        </w:tc>
        <w:tc>
          <w:tcPr>
            <w:tcW w:w="2240" w:type="dxa"/>
            <w:tcBorders>
              <w:left w:val="nil"/>
              <w:bottom w:val="nil"/>
              <w:right w:val="nil"/>
            </w:tcBorders>
            <w:shd w:val="clear" w:color="auto" w:fill="auto"/>
            <w:noWrap/>
            <w:vAlign w:val="bottom"/>
          </w:tcPr>
          <w:p w14:paraId="4C514C34">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RandomForest</w:t>
            </w:r>
          </w:p>
        </w:tc>
        <w:tc>
          <w:tcPr>
            <w:tcW w:w="1060" w:type="dxa"/>
            <w:tcBorders>
              <w:left w:val="nil"/>
              <w:bottom w:val="nil"/>
              <w:right w:val="nil"/>
            </w:tcBorders>
            <w:shd w:val="clear" w:color="auto" w:fill="auto"/>
            <w:noWrap/>
            <w:vAlign w:val="bottom"/>
          </w:tcPr>
          <w:p w14:paraId="65E53EEE">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0.8992</w:t>
            </w:r>
          </w:p>
        </w:tc>
        <w:tc>
          <w:tcPr>
            <w:tcW w:w="1060" w:type="dxa"/>
            <w:tcBorders>
              <w:left w:val="nil"/>
              <w:bottom w:val="nil"/>
              <w:right w:val="nil"/>
            </w:tcBorders>
            <w:shd w:val="clear" w:color="auto" w:fill="auto"/>
            <w:noWrap/>
            <w:vAlign w:val="bottom"/>
          </w:tcPr>
          <w:p w14:paraId="26AC1AB6">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1.4806</w:t>
            </w:r>
          </w:p>
        </w:tc>
        <w:tc>
          <w:tcPr>
            <w:tcW w:w="1060" w:type="dxa"/>
            <w:tcBorders>
              <w:left w:val="nil"/>
              <w:bottom w:val="nil"/>
              <w:right w:val="nil"/>
            </w:tcBorders>
            <w:shd w:val="clear" w:color="auto" w:fill="auto"/>
            <w:noWrap/>
            <w:vAlign w:val="bottom"/>
          </w:tcPr>
          <w:p w14:paraId="33898153">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3.1498</w:t>
            </w:r>
          </w:p>
        </w:tc>
        <w:tc>
          <w:tcPr>
            <w:tcW w:w="1060" w:type="dxa"/>
            <w:tcBorders>
              <w:left w:val="nil"/>
              <w:bottom w:val="nil"/>
              <w:right w:val="nil"/>
            </w:tcBorders>
            <w:shd w:val="clear" w:color="auto" w:fill="auto"/>
            <w:noWrap/>
            <w:vAlign w:val="bottom"/>
          </w:tcPr>
          <w:p w14:paraId="3D331263">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0.4022</w:t>
            </w:r>
          </w:p>
        </w:tc>
        <w:tc>
          <w:tcPr>
            <w:tcW w:w="1060" w:type="dxa"/>
            <w:tcBorders>
              <w:left w:val="nil"/>
              <w:bottom w:val="nil"/>
              <w:right w:val="nil"/>
            </w:tcBorders>
            <w:shd w:val="clear" w:color="auto" w:fill="auto"/>
            <w:noWrap/>
            <w:vAlign w:val="bottom"/>
          </w:tcPr>
          <w:p w14:paraId="6B553382">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3.5911</w:t>
            </w:r>
          </w:p>
        </w:tc>
        <w:tc>
          <w:tcPr>
            <w:tcW w:w="1060" w:type="dxa"/>
            <w:tcBorders>
              <w:left w:val="nil"/>
              <w:bottom w:val="nil"/>
              <w:right w:val="nil"/>
            </w:tcBorders>
            <w:shd w:val="clear" w:color="auto" w:fill="auto"/>
            <w:noWrap/>
            <w:vAlign w:val="bottom"/>
          </w:tcPr>
          <w:p w14:paraId="3EA5F05F">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1.2934</w:t>
            </w:r>
          </w:p>
        </w:tc>
      </w:tr>
      <w:tr w14:paraId="1766A9CA">
        <w:trPr>
          <w:trHeight w:val="280" w:hRule="atLeast"/>
          <w:jc w:val="center"/>
        </w:trPr>
        <w:tc>
          <w:tcPr>
            <w:tcW w:w="636" w:type="dxa"/>
            <w:vMerge w:val="continue"/>
            <w:tcBorders>
              <w:left w:val="nil"/>
              <w:right w:val="nil"/>
            </w:tcBorders>
            <w:shd w:val="clear" w:color="auto" w:fill="auto"/>
            <w:noWrap/>
            <w:vAlign w:val="center"/>
          </w:tcPr>
          <w:p w14:paraId="3BBFFB97">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4F23B6E2">
            <w:pPr>
              <w:widowControl/>
              <w:jc w:val="center"/>
              <w:rPr>
                <w:rFonts w:ascii="Times New Roman" w:hAnsi="Times New Roman" w:eastAsia="宋体" w:cs="Times New Roman"/>
                <w:color w:val="000000"/>
                <w:kern w:val="0"/>
                <w:sz w:val="18"/>
                <w:szCs w:val="18"/>
                <w:lang w:bidi="ar"/>
              </w:rPr>
            </w:pPr>
          </w:p>
        </w:tc>
        <w:tc>
          <w:tcPr>
            <w:tcW w:w="2240" w:type="dxa"/>
            <w:tcBorders>
              <w:left w:val="nil"/>
              <w:bottom w:val="nil"/>
              <w:right w:val="nil"/>
            </w:tcBorders>
            <w:shd w:val="clear" w:color="auto" w:fill="auto"/>
            <w:noWrap/>
            <w:vAlign w:val="bottom"/>
          </w:tcPr>
          <w:p w14:paraId="282BCC94">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RLSR</w:t>
            </w:r>
          </w:p>
        </w:tc>
        <w:tc>
          <w:tcPr>
            <w:tcW w:w="1060" w:type="dxa"/>
            <w:tcBorders>
              <w:left w:val="nil"/>
              <w:bottom w:val="nil"/>
              <w:right w:val="nil"/>
            </w:tcBorders>
            <w:shd w:val="clear" w:color="auto" w:fill="auto"/>
            <w:noWrap/>
            <w:vAlign w:val="bottom"/>
          </w:tcPr>
          <w:p w14:paraId="33540064">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0.7967</w:t>
            </w:r>
          </w:p>
        </w:tc>
        <w:tc>
          <w:tcPr>
            <w:tcW w:w="1060" w:type="dxa"/>
            <w:tcBorders>
              <w:left w:val="nil"/>
              <w:bottom w:val="nil"/>
              <w:right w:val="nil"/>
            </w:tcBorders>
            <w:shd w:val="clear" w:color="auto" w:fill="auto"/>
            <w:noWrap/>
            <w:vAlign w:val="bottom"/>
          </w:tcPr>
          <w:p w14:paraId="389FBFC4">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2.1026</w:t>
            </w:r>
          </w:p>
        </w:tc>
        <w:tc>
          <w:tcPr>
            <w:tcW w:w="1060" w:type="dxa"/>
            <w:tcBorders>
              <w:left w:val="nil"/>
              <w:bottom w:val="nil"/>
              <w:right w:val="nil"/>
            </w:tcBorders>
            <w:shd w:val="clear" w:color="auto" w:fill="auto"/>
            <w:noWrap/>
            <w:vAlign w:val="bottom"/>
          </w:tcPr>
          <w:p w14:paraId="638C87F6">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2.2179</w:t>
            </w:r>
          </w:p>
        </w:tc>
        <w:tc>
          <w:tcPr>
            <w:tcW w:w="1060" w:type="dxa"/>
            <w:tcBorders>
              <w:left w:val="nil"/>
              <w:bottom w:val="nil"/>
              <w:right w:val="nil"/>
            </w:tcBorders>
            <w:shd w:val="clear" w:color="auto" w:fill="auto"/>
            <w:noWrap/>
            <w:vAlign w:val="bottom"/>
          </w:tcPr>
          <w:p w14:paraId="2148C654">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0.6449</w:t>
            </w:r>
          </w:p>
        </w:tc>
        <w:tc>
          <w:tcPr>
            <w:tcW w:w="1060" w:type="dxa"/>
            <w:tcBorders>
              <w:left w:val="nil"/>
              <w:bottom w:val="nil"/>
              <w:right w:val="nil"/>
            </w:tcBorders>
            <w:shd w:val="clear" w:color="auto" w:fill="auto"/>
            <w:noWrap/>
            <w:vAlign w:val="bottom"/>
          </w:tcPr>
          <w:p w14:paraId="7FED55CF">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2.7676</w:t>
            </w:r>
          </w:p>
        </w:tc>
        <w:tc>
          <w:tcPr>
            <w:tcW w:w="1060" w:type="dxa"/>
            <w:tcBorders>
              <w:left w:val="nil"/>
              <w:bottom w:val="nil"/>
              <w:right w:val="nil"/>
            </w:tcBorders>
            <w:shd w:val="clear" w:color="auto" w:fill="auto"/>
            <w:noWrap/>
            <w:vAlign w:val="bottom"/>
          </w:tcPr>
          <w:p w14:paraId="4F01E979">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1.6782</w:t>
            </w:r>
          </w:p>
        </w:tc>
      </w:tr>
      <w:tr w14:paraId="10DAEB74">
        <w:trPr>
          <w:trHeight w:val="280" w:hRule="atLeast"/>
          <w:jc w:val="center"/>
        </w:trPr>
        <w:tc>
          <w:tcPr>
            <w:tcW w:w="636" w:type="dxa"/>
            <w:vMerge w:val="continue"/>
            <w:tcBorders>
              <w:left w:val="nil"/>
              <w:right w:val="nil"/>
            </w:tcBorders>
            <w:shd w:val="clear" w:color="auto" w:fill="auto"/>
            <w:noWrap/>
            <w:vAlign w:val="center"/>
          </w:tcPr>
          <w:p w14:paraId="588C7443">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1F550BED">
            <w:pPr>
              <w:widowControl/>
              <w:jc w:val="center"/>
              <w:rPr>
                <w:rFonts w:ascii="Times New Roman" w:hAnsi="Times New Roman" w:eastAsia="宋体" w:cs="Times New Roman"/>
                <w:color w:val="000000"/>
                <w:kern w:val="0"/>
                <w:sz w:val="18"/>
                <w:szCs w:val="18"/>
                <w:lang w:bidi="ar"/>
              </w:rPr>
            </w:pPr>
          </w:p>
        </w:tc>
        <w:tc>
          <w:tcPr>
            <w:tcW w:w="2240" w:type="dxa"/>
            <w:tcBorders>
              <w:left w:val="nil"/>
              <w:bottom w:val="nil"/>
              <w:right w:val="nil"/>
            </w:tcBorders>
            <w:shd w:val="clear" w:color="auto" w:fill="auto"/>
            <w:noWrap/>
            <w:vAlign w:val="bottom"/>
          </w:tcPr>
          <w:p w14:paraId="1CB757EB">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GradientBoosting</w:t>
            </w:r>
          </w:p>
        </w:tc>
        <w:tc>
          <w:tcPr>
            <w:tcW w:w="1060" w:type="dxa"/>
            <w:tcBorders>
              <w:left w:val="nil"/>
              <w:bottom w:val="nil"/>
              <w:right w:val="nil"/>
            </w:tcBorders>
            <w:shd w:val="clear" w:color="auto" w:fill="auto"/>
            <w:noWrap/>
            <w:vAlign w:val="bottom"/>
          </w:tcPr>
          <w:p w14:paraId="40B49D86">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0.9911</w:t>
            </w:r>
          </w:p>
        </w:tc>
        <w:tc>
          <w:tcPr>
            <w:tcW w:w="1060" w:type="dxa"/>
            <w:tcBorders>
              <w:left w:val="nil"/>
              <w:bottom w:val="nil"/>
              <w:right w:val="nil"/>
            </w:tcBorders>
            <w:shd w:val="clear" w:color="auto" w:fill="auto"/>
            <w:noWrap/>
            <w:vAlign w:val="bottom"/>
          </w:tcPr>
          <w:p w14:paraId="6C0BFEA2">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0.4388</w:t>
            </w:r>
          </w:p>
        </w:tc>
        <w:tc>
          <w:tcPr>
            <w:tcW w:w="1060" w:type="dxa"/>
            <w:tcBorders>
              <w:left w:val="nil"/>
              <w:bottom w:val="nil"/>
              <w:right w:val="nil"/>
            </w:tcBorders>
            <w:shd w:val="clear" w:color="auto" w:fill="auto"/>
            <w:noWrap/>
            <w:vAlign w:val="bottom"/>
          </w:tcPr>
          <w:p w14:paraId="23348EB4">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10.6290</w:t>
            </w:r>
          </w:p>
        </w:tc>
        <w:tc>
          <w:tcPr>
            <w:tcW w:w="1060" w:type="dxa"/>
            <w:tcBorders>
              <w:left w:val="nil"/>
              <w:bottom w:val="nil"/>
              <w:right w:val="nil"/>
            </w:tcBorders>
            <w:shd w:val="clear" w:color="auto" w:fill="auto"/>
            <w:noWrap/>
            <w:vAlign w:val="bottom"/>
          </w:tcPr>
          <w:p w14:paraId="325360FD">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0.4702</w:t>
            </w:r>
          </w:p>
        </w:tc>
        <w:tc>
          <w:tcPr>
            <w:tcW w:w="1060" w:type="dxa"/>
            <w:tcBorders>
              <w:left w:val="nil"/>
              <w:bottom w:val="nil"/>
              <w:right w:val="nil"/>
            </w:tcBorders>
            <w:shd w:val="clear" w:color="auto" w:fill="auto"/>
            <w:noWrap/>
            <w:vAlign w:val="bottom"/>
          </w:tcPr>
          <w:p w14:paraId="43BC9C55">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3.3807</w:t>
            </w:r>
          </w:p>
        </w:tc>
        <w:tc>
          <w:tcPr>
            <w:tcW w:w="1060" w:type="dxa"/>
            <w:tcBorders>
              <w:left w:val="nil"/>
              <w:bottom w:val="nil"/>
              <w:right w:val="nil"/>
            </w:tcBorders>
            <w:shd w:val="clear" w:color="auto" w:fill="auto"/>
            <w:noWrap/>
            <w:vAlign w:val="bottom"/>
          </w:tcPr>
          <w:p w14:paraId="35C63B3A">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1.3739</w:t>
            </w:r>
          </w:p>
        </w:tc>
      </w:tr>
      <w:tr w14:paraId="739725FA">
        <w:trPr>
          <w:trHeight w:val="280" w:hRule="atLeast"/>
          <w:jc w:val="center"/>
        </w:trPr>
        <w:tc>
          <w:tcPr>
            <w:tcW w:w="636" w:type="dxa"/>
            <w:vMerge w:val="continue"/>
            <w:tcBorders>
              <w:left w:val="nil"/>
              <w:right w:val="nil"/>
            </w:tcBorders>
            <w:shd w:val="clear" w:color="auto" w:fill="auto"/>
            <w:noWrap/>
            <w:vAlign w:val="center"/>
          </w:tcPr>
          <w:p w14:paraId="39876A47">
            <w:pPr>
              <w:widowControl/>
              <w:jc w:val="center"/>
              <w:rPr>
                <w:rFonts w:ascii="Times New Roman" w:hAnsi="Times New Roman" w:eastAsia="宋体" w:cs="Times New Roman"/>
                <w:color w:val="000000"/>
                <w:kern w:val="0"/>
                <w:sz w:val="18"/>
                <w:szCs w:val="18"/>
                <w:lang w:bidi="ar"/>
              </w:rPr>
            </w:pPr>
          </w:p>
        </w:tc>
        <w:tc>
          <w:tcPr>
            <w:tcW w:w="1759" w:type="dxa"/>
            <w:vMerge w:val="restart"/>
            <w:tcBorders>
              <w:left w:val="nil"/>
              <w:right w:val="nil"/>
            </w:tcBorders>
            <w:shd w:val="clear" w:color="auto" w:fill="auto"/>
            <w:noWrap/>
            <w:vAlign w:val="center"/>
          </w:tcPr>
          <w:p w14:paraId="1B04F4EB">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SD</w:t>
            </w:r>
          </w:p>
        </w:tc>
        <w:tc>
          <w:tcPr>
            <w:tcW w:w="2240" w:type="dxa"/>
            <w:tcBorders>
              <w:left w:val="nil"/>
              <w:bottom w:val="nil"/>
              <w:right w:val="nil"/>
            </w:tcBorders>
            <w:shd w:val="clear" w:color="auto" w:fill="auto"/>
            <w:noWrap/>
            <w:vAlign w:val="bottom"/>
          </w:tcPr>
          <w:p w14:paraId="2834AE05">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SVM</w:t>
            </w:r>
          </w:p>
        </w:tc>
        <w:tc>
          <w:tcPr>
            <w:tcW w:w="1060" w:type="dxa"/>
            <w:tcBorders>
              <w:left w:val="nil"/>
              <w:bottom w:val="nil"/>
              <w:right w:val="nil"/>
            </w:tcBorders>
            <w:shd w:val="clear" w:color="auto" w:fill="auto"/>
            <w:noWrap/>
            <w:vAlign w:val="bottom"/>
          </w:tcPr>
          <w:p w14:paraId="0804B6B5">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0.4897</w:t>
            </w:r>
          </w:p>
        </w:tc>
        <w:tc>
          <w:tcPr>
            <w:tcW w:w="1060" w:type="dxa"/>
            <w:tcBorders>
              <w:left w:val="nil"/>
              <w:bottom w:val="nil"/>
              <w:right w:val="nil"/>
            </w:tcBorders>
            <w:shd w:val="clear" w:color="auto" w:fill="auto"/>
            <w:noWrap/>
            <w:vAlign w:val="bottom"/>
          </w:tcPr>
          <w:p w14:paraId="37E1FCC5">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3.3313</w:t>
            </w:r>
          </w:p>
        </w:tc>
        <w:tc>
          <w:tcPr>
            <w:tcW w:w="1060" w:type="dxa"/>
            <w:tcBorders>
              <w:left w:val="nil"/>
              <w:bottom w:val="nil"/>
              <w:right w:val="nil"/>
            </w:tcBorders>
            <w:shd w:val="clear" w:color="auto" w:fill="auto"/>
            <w:noWrap/>
            <w:vAlign w:val="bottom"/>
          </w:tcPr>
          <w:p w14:paraId="73AAE230">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1.3999</w:t>
            </w:r>
          </w:p>
        </w:tc>
        <w:tc>
          <w:tcPr>
            <w:tcW w:w="1060" w:type="dxa"/>
            <w:tcBorders>
              <w:left w:val="nil"/>
              <w:bottom w:val="nil"/>
              <w:right w:val="nil"/>
            </w:tcBorders>
            <w:shd w:val="clear" w:color="auto" w:fill="auto"/>
            <w:noWrap/>
            <w:vAlign w:val="bottom"/>
          </w:tcPr>
          <w:p w14:paraId="7DB4365B">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0.3974</w:t>
            </w:r>
          </w:p>
        </w:tc>
        <w:tc>
          <w:tcPr>
            <w:tcW w:w="1060" w:type="dxa"/>
            <w:tcBorders>
              <w:left w:val="nil"/>
              <w:bottom w:val="nil"/>
              <w:right w:val="nil"/>
            </w:tcBorders>
            <w:shd w:val="clear" w:color="auto" w:fill="auto"/>
            <w:noWrap/>
            <w:vAlign w:val="bottom"/>
          </w:tcPr>
          <w:p w14:paraId="0596490F">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3.6056</w:t>
            </w:r>
          </w:p>
        </w:tc>
        <w:tc>
          <w:tcPr>
            <w:tcW w:w="1060" w:type="dxa"/>
            <w:tcBorders>
              <w:left w:val="nil"/>
              <w:bottom w:val="nil"/>
              <w:right w:val="nil"/>
            </w:tcBorders>
            <w:shd w:val="clear" w:color="auto" w:fill="auto"/>
            <w:noWrap/>
            <w:vAlign w:val="bottom"/>
          </w:tcPr>
          <w:p w14:paraId="717D6BA2">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1.2882</w:t>
            </w:r>
          </w:p>
        </w:tc>
      </w:tr>
      <w:tr w14:paraId="4A3ABD5F">
        <w:trPr>
          <w:trHeight w:val="280" w:hRule="atLeast"/>
          <w:jc w:val="center"/>
        </w:trPr>
        <w:tc>
          <w:tcPr>
            <w:tcW w:w="636" w:type="dxa"/>
            <w:vMerge w:val="continue"/>
            <w:tcBorders>
              <w:left w:val="nil"/>
              <w:right w:val="nil"/>
            </w:tcBorders>
            <w:shd w:val="clear" w:color="auto" w:fill="auto"/>
            <w:noWrap/>
            <w:vAlign w:val="center"/>
          </w:tcPr>
          <w:p w14:paraId="0898D8E4">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6AC55A0C">
            <w:pPr>
              <w:widowControl/>
              <w:jc w:val="center"/>
              <w:rPr>
                <w:rFonts w:ascii="Times New Roman" w:hAnsi="Times New Roman" w:eastAsia="宋体" w:cs="Times New Roman"/>
                <w:color w:val="000000"/>
                <w:kern w:val="0"/>
                <w:sz w:val="18"/>
                <w:szCs w:val="18"/>
                <w:lang w:bidi="ar"/>
              </w:rPr>
            </w:pPr>
          </w:p>
        </w:tc>
        <w:tc>
          <w:tcPr>
            <w:tcW w:w="2240" w:type="dxa"/>
            <w:tcBorders>
              <w:left w:val="nil"/>
              <w:bottom w:val="nil"/>
              <w:right w:val="nil"/>
            </w:tcBorders>
            <w:shd w:val="clear" w:color="auto" w:fill="auto"/>
            <w:noWrap/>
            <w:vAlign w:val="bottom"/>
          </w:tcPr>
          <w:p w14:paraId="301C798B">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Ridge</w:t>
            </w:r>
          </w:p>
        </w:tc>
        <w:tc>
          <w:tcPr>
            <w:tcW w:w="1060" w:type="dxa"/>
            <w:tcBorders>
              <w:left w:val="nil"/>
              <w:bottom w:val="nil"/>
              <w:right w:val="nil"/>
            </w:tcBorders>
            <w:shd w:val="clear" w:color="auto" w:fill="auto"/>
            <w:noWrap/>
            <w:vAlign w:val="bottom"/>
          </w:tcPr>
          <w:p w14:paraId="4F6F94A6">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0.6713</w:t>
            </w:r>
          </w:p>
        </w:tc>
        <w:tc>
          <w:tcPr>
            <w:tcW w:w="1060" w:type="dxa"/>
            <w:tcBorders>
              <w:left w:val="nil"/>
              <w:bottom w:val="nil"/>
              <w:right w:val="nil"/>
            </w:tcBorders>
            <w:shd w:val="clear" w:color="auto" w:fill="auto"/>
            <w:noWrap/>
            <w:vAlign w:val="bottom"/>
          </w:tcPr>
          <w:p w14:paraId="06A68544">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2.6735</w:t>
            </w:r>
          </w:p>
        </w:tc>
        <w:tc>
          <w:tcPr>
            <w:tcW w:w="1060" w:type="dxa"/>
            <w:tcBorders>
              <w:left w:val="nil"/>
              <w:bottom w:val="nil"/>
              <w:right w:val="nil"/>
            </w:tcBorders>
            <w:shd w:val="clear" w:color="auto" w:fill="auto"/>
            <w:noWrap/>
            <w:vAlign w:val="bottom"/>
          </w:tcPr>
          <w:p w14:paraId="3D5336D4">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1.7443</w:t>
            </w:r>
          </w:p>
        </w:tc>
        <w:tc>
          <w:tcPr>
            <w:tcW w:w="1060" w:type="dxa"/>
            <w:tcBorders>
              <w:left w:val="nil"/>
              <w:bottom w:val="nil"/>
              <w:right w:val="nil"/>
            </w:tcBorders>
            <w:shd w:val="clear" w:color="auto" w:fill="auto"/>
            <w:noWrap/>
            <w:vAlign w:val="bottom"/>
          </w:tcPr>
          <w:p w14:paraId="3C6B348A">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0.6439</w:t>
            </w:r>
          </w:p>
        </w:tc>
        <w:tc>
          <w:tcPr>
            <w:tcW w:w="1060" w:type="dxa"/>
            <w:tcBorders>
              <w:left w:val="nil"/>
              <w:bottom w:val="nil"/>
              <w:right w:val="nil"/>
            </w:tcBorders>
            <w:shd w:val="clear" w:color="auto" w:fill="auto"/>
            <w:noWrap/>
            <w:vAlign w:val="bottom"/>
          </w:tcPr>
          <w:p w14:paraId="77CB5D95">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2.7717</w:t>
            </w:r>
          </w:p>
        </w:tc>
        <w:tc>
          <w:tcPr>
            <w:tcW w:w="1060" w:type="dxa"/>
            <w:tcBorders>
              <w:left w:val="nil"/>
              <w:bottom w:val="nil"/>
              <w:right w:val="nil"/>
            </w:tcBorders>
            <w:shd w:val="clear" w:color="auto" w:fill="auto"/>
            <w:noWrap/>
            <w:vAlign w:val="bottom"/>
          </w:tcPr>
          <w:p w14:paraId="4FD219F5">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1.6758</w:t>
            </w:r>
          </w:p>
        </w:tc>
      </w:tr>
      <w:tr w14:paraId="37BEC744">
        <w:trPr>
          <w:trHeight w:val="280" w:hRule="atLeast"/>
          <w:jc w:val="center"/>
        </w:trPr>
        <w:tc>
          <w:tcPr>
            <w:tcW w:w="636" w:type="dxa"/>
            <w:vMerge w:val="continue"/>
            <w:tcBorders>
              <w:left w:val="nil"/>
              <w:right w:val="nil"/>
            </w:tcBorders>
            <w:shd w:val="clear" w:color="auto" w:fill="auto"/>
            <w:noWrap/>
            <w:vAlign w:val="center"/>
          </w:tcPr>
          <w:p w14:paraId="4A7FB888">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20D71D23">
            <w:pPr>
              <w:widowControl/>
              <w:jc w:val="center"/>
              <w:rPr>
                <w:rFonts w:ascii="Times New Roman" w:hAnsi="Times New Roman" w:eastAsia="宋体" w:cs="Times New Roman"/>
                <w:color w:val="000000"/>
                <w:kern w:val="0"/>
                <w:sz w:val="18"/>
                <w:szCs w:val="18"/>
                <w:lang w:bidi="ar"/>
              </w:rPr>
            </w:pPr>
          </w:p>
        </w:tc>
        <w:tc>
          <w:tcPr>
            <w:tcW w:w="2240" w:type="dxa"/>
            <w:tcBorders>
              <w:left w:val="nil"/>
              <w:bottom w:val="nil"/>
              <w:right w:val="nil"/>
            </w:tcBorders>
            <w:shd w:val="clear" w:color="auto" w:fill="auto"/>
            <w:noWrap/>
            <w:vAlign w:val="bottom"/>
          </w:tcPr>
          <w:p w14:paraId="7785987C">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RandomForest</w:t>
            </w:r>
          </w:p>
        </w:tc>
        <w:tc>
          <w:tcPr>
            <w:tcW w:w="1060" w:type="dxa"/>
            <w:tcBorders>
              <w:left w:val="nil"/>
              <w:bottom w:val="nil"/>
              <w:right w:val="nil"/>
            </w:tcBorders>
            <w:shd w:val="clear" w:color="auto" w:fill="auto"/>
            <w:noWrap/>
            <w:vAlign w:val="bottom"/>
          </w:tcPr>
          <w:p w14:paraId="5B37C5E8">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0.8949</w:t>
            </w:r>
          </w:p>
        </w:tc>
        <w:tc>
          <w:tcPr>
            <w:tcW w:w="1060" w:type="dxa"/>
            <w:tcBorders>
              <w:left w:val="nil"/>
              <w:bottom w:val="nil"/>
              <w:right w:val="nil"/>
            </w:tcBorders>
            <w:shd w:val="clear" w:color="auto" w:fill="auto"/>
            <w:noWrap/>
            <w:vAlign w:val="bottom"/>
          </w:tcPr>
          <w:p w14:paraId="05B02EAD">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1.5119</w:t>
            </w:r>
          </w:p>
        </w:tc>
        <w:tc>
          <w:tcPr>
            <w:tcW w:w="1060" w:type="dxa"/>
            <w:tcBorders>
              <w:left w:val="nil"/>
              <w:bottom w:val="nil"/>
              <w:right w:val="nil"/>
            </w:tcBorders>
            <w:shd w:val="clear" w:color="auto" w:fill="auto"/>
            <w:noWrap/>
            <w:vAlign w:val="bottom"/>
          </w:tcPr>
          <w:p w14:paraId="52FB4AB5">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3.0845</w:t>
            </w:r>
          </w:p>
        </w:tc>
        <w:tc>
          <w:tcPr>
            <w:tcW w:w="1060" w:type="dxa"/>
            <w:tcBorders>
              <w:left w:val="nil"/>
              <w:bottom w:val="nil"/>
              <w:right w:val="nil"/>
            </w:tcBorders>
            <w:shd w:val="clear" w:color="auto" w:fill="auto"/>
            <w:noWrap/>
            <w:vAlign w:val="bottom"/>
          </w:tcPr>
          <w:p w14:paraId="0D6DF3E0">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0.3964</w:t>
            </w:r>
          </w:p>
        </w:tc>
        <w:tc>
          <w:tcPr>
            <w:tcW w:w="1060" w:type="dxa"/>
            <w:tcBorders>
              <w:left w:val="nil"/>
              <w:bottom w:val="nil"/>
              <w:right w:val="nil"/>
            </w:tcBorders>
            <w:shd w:val="clear" w:color="auto" w:fill="auto"/>
            <w:noWrap/>
            <w:vAlign w:val="bottom"/>
          </w:tcPr>
          <w:p w14:paraId="4E317DFD">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3.6086</w:t>
            </w:r>
          </w:p>
        </w:tc>
        <w:tc>
          <w:tcPr>
            <w:tcW w:w="1060" w:type="dxa"/>
            <w:tcBorders>
              <w:left w:val="nil"/>
              <w:bottom w:val="nil"/>
              <w:right w:val="nil"/>
            </w:tcBorders>
            <w:shd w:val="clear" w:color="auto" w:fill="auto"/>
            <w:noWrap/>
            <w:vAlign w:val="bottom"/>
          </w:tcPr>
          <w:p w14:paraId="5BBB33CB">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1.2871</w:t>
            </w:r>
          </w:p>
        </w:tc>
      </w:tr>
      <w:tr w14:paraId="24FEA715">
        <w:trPr>
          <w:trHeight w:val="280" w:hRule="atLeast"/>
          <w:jc w:val="center"/>
        </w:trPr>
        <w:tc>
          <w:tcPr>
            <w:tcW w:w="636" w:type="dxa"/>
            <w:vMerge w:val="continue"/>
            <w:tcBorders>
              <w:left w:val="nil"/>
              <w:right w:val="nil"/>
            </w:tcBorders>
            <w:shd w:val="clear" w:color="auto" w:fill="auto"/>
            <w:noWrap/>
            <w:vAlign w:val="center"/>
          </w:tcPr>
          <w:p w14:paraId="2CEF5159">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74108E68">
            <w:pPr>
              <w:widowControl/>
              <w:jc w:val="center"/>
              <w:rPr>
                <w:rFonts w:ascii="Times New Roman" w:hAnsi="Times New Roman" w:eastAsia="宋体" w:cs="Times New Roman"/>
                <w:color w:val="000000"/>
                <w:kern w:val="0"/>
                <w:sz w:val="18"/>
                <w:szCs w:val="18"/>
                <w:lang w:bidi="ar"/>
              </w:rPr>
            </w:pPr>
          </w:p>
        </w:tc>
        <w:tc>
          <w:tcPr>
            <w:tcW w:w="2240" w:type="dxa"/>
            <w:tcBorders>
              <w:left w:val="nil"/>
              <w:bottom w:val="nil"/>
              <w:right w:val="nil"/>
            </w:tcBorders>
            <w:shd w:val="clear" w:color="auto" w:fill="auto"/>
            <w:noWrap/>
            <w:vAlign w:val="bottom"/>
          </w:tcPr>
          <w:p w14:paraId="3A342C22">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RLSR</w:t>
            </w:r>
          </w:p>
        </w:tc>
        <w:tc>
          <w:tcPr>
            <w:tcW w:w="1060" w:type="dxa"/>
            <w:tcBorders>
              <w:left w:val="nil"/>
              <w:bottom w:val="nil"/>
              <w:right w:val="nil"/>
            </w:tcBorders>
            <w:shd w:val="clear" w:color="auto" w:fill="auto"/>
            <w:noWrap/>
            <w:vAlign w:val="bottom"/>
          </w:tcPr>
          <w:p w14:paraId="7E8DF408">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0.7789</w:t>
            </w:r>
          </w:p>
        </w:tc>
        <w:tc>
          <w:tcPr>
            <w:tcW w:w="1060" w:type="dxa"/>
            <w:tcBorders>
              <w:left w:val="nil"/>
              <w:bottom w:val="nil"/>
              <w:right w:val="nil"/>
            </w:tcBorders>
            <w:shd w:val="clear" w:color="auto" w:fill="auto"/>
            <w:noWrap/>
            <w:vAlign w:val="bottom"/>
          </w:tcPr>
          <w:p w14:paraId="26D7D563">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2.1930</w:t>
            </w:r>
          </w:p>
        </w:tc>
        <w:tc>
          <w:tcPr>
            <w:tcW w:w="1060" w:type="dxa"/>
            <w:tcBorders>
              <w:left w:val="nil"/>
              <w:bottom w:val="nil"/>
              <w:right w:val="nil"/>
            </w:tcBorders>
            <w:shd w:val="clear" w:color="auto" w:fill="auto"/>
            <w:noWrap/>
            <w:vAlign w:val="bottom"/>
          </w:tcPr>
          <w:p w14:paraId="412201D2">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2.1266</w:t>
            </w:r>
          </w:p>
        </w:tc>
        <w:tc>
          <w:tcPr>
            <w:tcW w:w="1060" w:type="dxa"/>
            <w:tcBorders>
              <w:left w:val="nil"/>
              <w:bottom w:val="nil"/>
              <w:right w:val="nil"/>
            </w:tcBorders>
            <w:shd w:val="clear" w:color="auto" w:fill="auto"/>
            <w:noWrap/>
            <w:vAlign w:val="bottom"/>
          </w:tcPr>
          <w:p w14:paraId="50AC9A5F">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0.5804</w:t>
            </w:r>
          </w:p>
        </w:tc>
        <w:tc>
          <w:tcPr>
            <w:tcW w:w="1060" w:type="dxa"/>
            <w:tcBorders>
              <w:left w:val="nil"/>
              <w:bottom w:val="nil"/>
              <w:right w:val="nil"/>
            </w:tcBorders>
            <w:shd w:val="clear" w:color="auto" w:fill="auto"/>
            <w:noWrap/>
            <w:vAlign w:val="bottom"/>
          </w:tcPr>
          <w:p w14:paraId="08AB1A7D">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3.0087</w:t>
            </w:r>
          </w:p>
        </w:tc>
        <w:tc>
          <w:tcPr>
            <w:tcW w:w="1060" w:type="dxa"/>
            <w:tcBorders>
              <w:left w:val="nil"/>
              <w:bottom w:val="nil"/>
              <w:right w:val="nil"/>
            </w:tcBorders>
            <w:shd w:val="clear" w:color="auto" w:fill="auto"/>
            <w:noWrap/>
            <w:vAlign w:val="bottom"/>
          </w:tcPr>
          <w:p w14:paraId="2723D712">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1.5438</w:t>
            </w:r>
          </w:p>
        </w:tc>
      </w:tr>
      <w:tr w14:paraId="2627E381">
        <w:trPr>
          <w:trHeight w:val="280" w:hRule="atLeast"/>
          <w:jc w:val="center"/>
        </w:trPr>
        <w:tc>
          <w:tcPr>
            <w:tcW w:w="636" w:type="dxa"/>
            <w:vMerge w:val="continue"/>
            <w:tcBorders>
              <w:left w:val="nil"/>
              <w:right w:val="nil"/>
            </w:tcBorders>
            <w:shd w:val="clear" w:color="auto" w:fill="auto"/>
            <w:noWrap/>
            <w:vAlign w:val="center"/>
          </w:tcPr>
          <w:p w14:paraId="585C866D">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709DED78">
            <w:pPr>
              <w:widowControl/>
              <w:jc w:val="center"/>
              <w:rPr>
                <w:rFonts w:ascii="Times New Roman" w:hAnsi="Times New Roman" w:eastAsia="宋体" w:cs="Times New Roman"/>
                <w:color w:val="000000"/>
                <w:kern w:val="0"/>
                <w:sz w:val="18"/>
                <w:szCs w:val="18"/>
                <w:lang w:bidi="ar"/>
              </w:rPr>
            </w:pPr>
          </w:p>
        </w:tc>
        <w:tc>
          <w:tcPr>
            <w:tcW w:w="2240" w:type="dxa"/>
            <w:tcBorders>
              <w:left w:val="nil"/>
              <w:bottom w:val="nil"/>
              <w:right w:val="nil"/>
            </w:tcBorders>
            <w:shd w:val="clear" w:color="auto" w:fill="auto"/>
            <w:noWrap/>
            <w:vAlign w:val="bottom"/>
          </w:tcPr>
          <w:p w14:paraId="75AC07AE">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GradientBoosting</w:t>
            </w:r>
          </w:p>
        </w:tc>
        <w:tc>
          <w:tcPr>
            <w:tcW w:w="1060" w:type="dxa"/>
            <w:tcBorders>
              <w:left w:val="nil"/>
              <w:bottom w:val="nil"/>
              <w:right w:val="nil"/>
            </w:tcBorders>
            <w:shd w:val="clear" w:color="auto" w:fill="auto"/>
            <w:noWrap/>
            <w:vAlign w:val="bottom"/>
          </w:tcPr>
          <w:p w14:paraId="63AF9E69">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0.9910</w:t>
            </w:r>
          </w:p>
        </w:tc>
        <w:tc>
          <w:tcPr>
            <w:tcW w:w="1060" w:type="dxa"/>
            <w:tcBorders>
              <w:left w:val="nil"/>
              <w:bottom w:val="nil"/>
              <w:right w:val="nil"/>
            </w:tcBorders>
            <w:shd w:val="clear" w:color="auto" w:fill="auto"/>
            <w:noWrap/>
            <w:vAlign w:val="bottom"/>
          </w:tcPr>
          <w:p w14:paraId="635D1A41">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0.4425</w:t>
            </w:r>
          </w:p>
        </w:tc>
        <w:tc>
          <w:tcPr>
            <w:tcW w:w="1060" w:type="dxa"/>
            <w:tcBorders>
              <w:left w:val="nil"/>
              <w:bottom w:val="nil"/>
              <w:right w:val="nil"/>
            </w:tcBorders>
            <w:shd w:val="clear" w:color="auto" w:fill="auto"/>
            <w:noWrap/>
            <w:vAlign w:val="bottom"/>
          </w:tcPr>
          <w:p w14:paraId="05C50FFA">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10.5399</w:t>
            </w:r>
          </w:p>
        </w:tc>
        <w:tc>
          <w:tcPr>
            <w:tcW w:w="1060" w:type="dxa"/>
            <w:tcBorders>
              <w:left w:val="nil"/>
              <w:bottom w:val="nil"/>
              <w:right w:val="nil"/>
            </w:tcBorders>
            <w:shd w:val="clear" w:color="auto" w:fill="auto"/>
            <w:noWrap/>
            <w:vAlign w:val="bottom"/>
          </w:tcPr>
          <w:p w14:paraId="74028D8F">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0.4966</w:t>
            </w:r>
          </w:p>
        </w:tc>
        <w:tc>
          <w:tcPr>
            <w:tcW w:w="1060" w:type="dxa"/>
            <w:tcBorders>
              <w:left w:val="nil"/>
              <w:bottom w:val="nil"/>
              <w:right w:val="nil"/>
            </w:tcBorders>
            <w:shd w:val="clear" w:color="auto" w:fill="auto"/>
            <w:noWrap/>
            <w:vAlign w:val="bottom"/>
          </w:tcPr>
          <w:p w14:paraId="20FD9971">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3.2956</w:t>
            </w:r>
          </w:p>
        </w:tc>
        <w:tc>
          <w:tcPr>
            <w:tcW w:w="1060" w:type="dxa"/>
            <w:tcBorders>
              <w:left w:val="nil"/>
              <w:bottom w:val="nil"/>
              <w:right w:val="nil"/>
            </w:tcBorders>
            <w:shd w:val="clear" w:color="auto" w:fill="auto"/>
            <w:noWrap/>
            <w:vAlign w:val="bottom"/>
          </w:tcPr>
          <w:p w14:paraId="3BF44C82">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1.4094</w:t>
            </w:r>
          </w:p>
        </w:tc>
      </w:tr>
      <w:tr w14:paraId="1613C6DD">
        <w:trPr>
          <w:trHeight w:val="280" w:hRule="atLeast"/>
          <w:jc w:val="center"/>
        </w:trPr>
        <w:tc>
          <w:tcPr>
            <w:tcW w:w="636" w:type="dxa"/>
            <w:vMerge w:val="continue"/>
            <w:tcBorders>
              <w:left w:val="nil"/>
              <w:right w:val="nil"/>
            </w:tcBorders>
            <w:shd w:val="clear" w:color="auto" w:fill="auto"/>
            <w:noWrap/>
            <w:vAlign w:val="center"/>
          </w:tcPr>
          <w:p w14:paraId="634FA241">
            <w:pPr>
              <w:widowControl/>
              <w:jc w:val="center"/>
              <w:rPr>
                <w:rFonts w:ascii="Times New Roman" w:hAnsi="Times New Roman" w:eastAsia="宋体" w:cs="Times New Roman"/>
                <w:color w:val="000000"/>
                <w:kern w:val="0"/>
                <w:sz w:val="18"/>
                <w:szCs w:val="18"/>
                <w:lang w:bidi="ar"/>
              </w:rPr>
            </w:pPr>
          </w:p>
        </w:tc>
        <w:tc>
          <w:tcPr>
            <w:tcW w:w="1759" w:type="dxa"/>
            <w:vMerge w:val="restart"/>
            <w:tcBorders>
              <w:left w:val="nil"/>
              <w:right w:val="nil"/>
            </w:tcBorders>
            <w:shd w:val="clear" w:color="auto" w:fill="auto"/>
            <w:noWrap/>
            <w:vAlign w:val="center"/>
          </w:tcPr>
          <w:p w14:paraId="01108204">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SNV</w:t>
            </w:r>
          </w:p>
        </w:tc>
        <w:tc>
          <w:tcPr>
            <w:tcW w:w="2240" w:type="dxa"/>
            <w:tcBorders>
              <w:left w:val="nil"/>
              <w:bottom w:val="nil"/>
              <w:right w:val="nil"/>
            </w:tcBorders>
            <w:shd w:val="clear" w:color="auto" w:fill="auto"/>
            <w:noWrap/>
            <w:vAlign w:val="bottom"/>
          </w:tcPr>
          <w:p w14:paraId="7158843B">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SVM</w:t>
            </w:r>
          </w:p>
        </w:tc>
        <w:tc>
          <w:tcPr>
            <w:tcW w:w="1060" w:type="dxa"/>
            <w:tcBorders>
              <w:left w:val="nil"/>
              <w:bottom w:val="nil"/>
              <w:right w:val="nil"/>
            </w:tcBorders>
            <w:shd w:val="clear" w:color="auto" w:fill="auto"/>
            <w:noWrap/>
            <w:vAlign w:val="bottom"/>
          </w:tcPr>
          <w:p w14:paraId="6BD5AECA">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0.4526</w:t>
            </w:r>
          </w:p>
        </w:tc>
        <w:tc>
          <w:tcPr>
            <w:tcW w:w="1060" w:type="dxa"/>
            <w:tcBorders>
              <w:left w:val="nil"/>
              <w:bottom w:val="nil"/>
              <w:right w:val="nil"/>
            </w:tcBorders>
            <w:shd w:val="clear" w:color="auto" w:fill="auto"/>
            <w:noWrap/>
            <w:vAlign w:val="bottom"/>
          </w:tcPr>
          <w:p w14:paraId="7F9F5B36">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3.4502</w:t>
            </w:r>
          </w:p>
        </w:tc>
        <w:tc>
          <w:tcPr>
            <w:tcW w:w="1060" w:type="dxa"/>
            <w:tcBorders>
              <w:left w:val="nil"/>
              <w:bottom w:val="nil"/>
              <w:right w:val="nil"/>
            </w:tcBorders>
            <w:shd w:val="clear" w:color="auto" w:fill="auto"/>
            <w:noWrap/>
            <w:vAlign w:val="bottom"/>
          </w:tcPr>
          <w:p w14:paraId="1F7B331C">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1.3516</w:t>
            </w:r>
          </w:p>
        </w:tc>
        <w:tc>
          <w:tcPr>
            <w:tcW w:w="1060" w:type="dxa"/>
            <w:tcBorders>
              <w:left w:val="nil"/>
              <w:bottom w:val="nil"/>
              <w:right w:val="nil"/>
            </w:tcBorders>
            <w:shd w:val="clear" w:color="auto" w:fill="auto"/>
            <w:noWrap/>
            <w:vAlign w:val="bottom"/>
          </w:tcPr>
          <w:p w14:paraId="546482D3">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0.3791</w:t>
            </w:r>
          </w:p>
        </w:tc>
        <w:tc>
          <w:tcPr>
            <w:tcW w:w="1060" w:type="dxa"/>
            <w:tcBorders>
              <w:left w:val="nil"/>
              <w:bottom w:val="nil"/>
              <w:right w:val="nil"/>
            </w:tcBorders>
            <w:shd w:val="clear" w:color="auto" w:fill="auto"/>
            <w:noWrap/>
            <w:vAlign w:val="bottom"/>
          </w:tcPr>
          <w:p w14:paraId="2EFBC7B3">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3.6599</w:t>
            </w:r>
          </w:p>
        </w:tc>
        <w:tc>
          <w:tcPr>
            <w:tcW w:w="1060" w:type="dxa"/>
            <w:tcBorders>
              <w:left w:val="nil"/>
              <w:bottom w:val="nil"/>
              <w:right w:val="nil"/>
            </w:tcBorders>
            <w:shd w:val="clear" w:color="auto" w:fill="auto"/>
            <w:noWrap/>
            <w:vAlign w:val="bottom"/>
          </w:tcPr>
          <w:p w14:paraId="0C28D8D9">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1.2691</w:t>
            </w:r>
          </w:p>
        </w:tc>
      </w:tr>
      <w:tr w14:paraId="556DFF3E">
        <w:trPr>
          <w:trHeight w:val="280" w:hRule="atLeast"/>
          <w:jc w:val="center"/>
        </w:trPr>
        <w:tc>
          <w:tcPr>
            <w:tcW w:w="636" w:type="dxa"/>
            <w:vMerge w:val="continue"/>
            <w:tcBorders>
              <w:left w:val="nil"/>
              <w:right w:val="nil"/>
            </w:tcBorders>
            <w:shd w:val="clear" w:color="auto" w:fill="auto"/>
            <w:noWrap/>
            <w:vAlign w:val="center"/>
          </w:tcPr>
          <w:p w14:paraId="0FC0D172">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732FCEFD">
            <w:pPr>
              <w:widowControl/>
              <w:jc w:val="center"/>
              <w:rPr>
                <w:rFonts w:ascii="Times New Roman" w:hAnsi="Times New Roman" w:eastAsia="宋体" w:cs="Times New Roman"/>
                <w:color w:val="000000"/>
                <w:kern w:val="0"/>
                <w:sz w:val="18"/>
                <w:szCs w:val="18"/>
                <w:lang w:bidi="ar"/>
              </w:rPr>
            </w:pPr>
          </w:p>
        </w:tc>
        <w:tc>
          <w:tcPr>
            <w:tcW w:w="2240" w:type="dxa"/>
            <w:tcBorders>
              <w:left w:val="nil"/>
              <w:bottom w:val="nil"/>
              <w:right w:val="nil"/>
            </w:tcBorders>
            <w:shd w:val="clear" w:color="auto" w:fill="auto"/>
            <w:noWrap/>
            <w:vAlign w:val="bottom"/>
          </w:tcPr>
          <w:p w14:paraId="0C24B22E">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Ridge</w:t>
            </w:r>
          </w:p>
        </w:tc>
        <w:tc>
          <w:tcPr>
            <w:tcW w:w="1060" w:type="dxa"/>
            <w:tcBorders>
              <w:left w:val="nil"/>
              <w:bottom w:val="nil"/>
              <w:right w:val="nil"/>
            </w:tcBorders>
            <w:shd w:val="clear" w:color="auto" w:fill="auto"/>
            <w:noWrap/>
            <w:vAlign w:val="bottom"/>
          </w:tcPr>
          <w:p w14:paraId="76D44255">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0.8215</w:t>
            </w:r>
          </w:p>
        </w:tc>
        <w:tc>
          <w:tcPr>
            <w:tcW w:w="1060" w:type="dxa"/>
            <w:tcBorders>
              <w:left w:val="nil"/>
              <w:bottom w:val="nil"/>
              <w:right w:val="nil"/>
            </w:tcBorders>
            <w:shd w:val="clear" w:color="auto" w:fill="auto"/>
            <w:noWrap/>
            <w:vAlign w:val="bottom"/>
          </w:tcPr>
          <w:p w14:paraId="4801BCDA">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1.9704</w:t>
            </w:r>
          </w:p>
        </w:tc>
        <w:tc>
          <w:tcPr>
            <w:tcW w:w="1060" w:type="dxa"/>
            <w:tcBorders>
              <w:left w:val="nil"/>
              <w:bottom w:val="nil"/>
              <w:right w:val="nil"/>
            </w:tcBorders>
            <w:shd w:val="clear" w:color="auto" w:fill="auto"/>
            <w:noWrap/>
            <w:vAlign w:val="bottom"/>
          </w:tcPr>
          <w:p w14:paraId="05B6C859">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2.3667</w:t>
            </w:r>
          </w:p>
        </w:tc>
        <w:tc>
          <w:tcPr>
            <w:tcW w:w="1060" w:type="dxa"/>
            <w:tcBorders>
              <w:left w:val="nil"/>
              <w:bottom w:val="nil"/>
              <w:right w:val="nil"/>
            </w:tcBorders>
            <w:shd w:val="clear" w:color="auto" w:fill="auto"/>
            <w:noWrap/>
            <w:vAlign w:val="bottom"/>
          </w:tcPr>
          <w:p w14:paraId="5030A6F1">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0.8666</w:t>
            </w:r>
          </w:p>
        </w:tc>
        <w:tc>
          <w:tcPr>
            <w:tcW w:w="1060" w:type="dxa"/>
            <w:tcBorders>
              <w:left w:val="nil"/>
              <w:bottom w:val="nil"/>
              <w:right w:val="nil"/>
            </w:tcBorders>
            <w:shd w:val="clear" w:color="auto" w:fill="auto"/>
            <w:noWrap/>
            <w:vAlign w:val="bottom"/>
          </w:tcPr>
          <w:p w14:paraId="7581569F">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1.6964</w:t>
            </w:r>
          </w:p>
        </w:tc>
        <w:tc>
          <w:tcPr>
            <w:tcW w:w="1060" w:type="dxa"/>
            <w:tcBorders>
              <w:left w:val="nil"/>
              <w:bottom w:val="nil"/>
              <w:right w:val="nil"/>
            </w:tcBorders>
            <w:shd w:val="clear" w:color="auto" w:fill="auto"/>
            <w:noWrap/>
            <w:vAlign w:val="bottom"/>
          </w:tcPr>
          <w:p w14:paraId="7DE50140">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2.7379</w:t>
            </w:r>
          </w:p>
        </w:tc>
      </w:tr>
      <w:tr w14:paraId="7BE8B605">
        <w:trPr>
          <w:trHeight w:val="280" w:hRule="atLeast"/>
          <w:jc w:val="center"/>
        </w:trPr>
        <w:tc>
          <w:tcPr>
            <w:tcW w:w="636" w:type="dxa"/>
            <w:vMerge w:val="continue"/>
            <w:tcBorders>
              <w:left w:val="nil"/>
              <w:right w:val="nil"/>
            </w:tcBorders>
            <w:shd w:val="clear" w:color="auto" w:fill="auto"/>
            <w:noWrap/>
            <w:vAlign w:val="center"/>
          </w:tcPr>
          <w:p w14:paraId="77E5C543">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44CD9014">
            <w:pPr>
              <w:widowControl/>
              <w:jc w:val="center"/>
              <w:rPr>
                <w:rFonts w:ascii="Times New Roman" w:hAnsi="Times New Roman" w:eastAsia="宋体" w:cs="Times New Roman"/>
                <w:color w:val="000000"/>
                <w:kern w:val="0"/>
                <w:sz w:val="18"/>
                <w:szCs w:val="18"/>
                <w:lang w:bidi="ar"/>
              </w:rPr>
            </w:pPr>
          </w:p>
        </w:tc>
        <w:tc>
          <w:tcPr>
            <w:tcW w:w="2240" w:type="dxa"/>
            <w:tcBorders>
              <w:left w:val="nil"/>
              <w:bottom w:val="nil"/>
              <w:right w:val="nil"/>
            </w:tcBorders>
            <w:shd w:val="clear" w:color="auto" w:fill="auto"/>
            <w:noWrap/>
            <w:vAlign w:val="bottom"/>
          </w:tcPr>
          <w:p w14:paraId="1D1D28F5">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RandomForest</w:t>
            </w:r>
          </w:p>
        </w:tc>
        <w:tc>
          <w:tcPr>
            <w:tcW w:w="1060" w:type="dxa"/>
            <w:tcBorders>
              <w:left w:val="nil"/>
              <w:bottom w:val="nil"/>
              <w:right w:val="nil"/>
            </w:tcBorders>
            <w:shd w:val="clear" w:color="auto" w:fill="auto"/>
            <w:noWrap/>
            <w:vAlign w:val="bottom"/>
          </w:tcPr>
          <w:p w14:paraId="02B902BE">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0.9127</w:t>
            </w:r>
          </w:p>
        </w:tc>
        <w:tc>
          <w:tcPr>
            <w:tcW w:w="1060" w:type="dxa"/>
            <w:tcBorders>
              <w:left w:val="nil"/>
              <w:bottom w:val="nil"/>
              <w:right w:val="nil"/>
            </w:tcBorders>
            <w:shd w:val="clear" w:color="auto" w:fill="auto"/>
            <w:noWrap/>
            <w:vAlign w:val="bottom"/>
          </w:tcPr>
          <w:p w14:paraId="0EAAEE4C">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1.3779</w:t>
            </w:r>
          </w:p>
        </w:tc>
        <w:tc>
          <w:tcPr>
            <w:tcW w:w="1060" w:type="dxa"/>
            <w:tcBorders>
              <w:left w:val="nil"/>
              <w:bottom w:val="nil"/>
              <w:right w:val="nil"/>
            </w:tcBorders>
            <w:shd w:val="clear" w:color="auto" w:fill="auto"/>
            <w:noWrap/>
            <w:vAlign w:val="bottom"/>
          </w:tcPr>
          <w:p w14:paraId="4E8480B9">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3.3844</w:t>
            </w:r>
          </w:p>
        </w:tc>
        <w:tc>
          <w:tcPr>
            <w:tcW w:w="1060" w:type="dxa"/>
            <w:tcBorders>
              <w:left w:val="nil"/>
              <w:bottom w:val="nil"/>
              <w:right w:val="nil"/>
            </w:tcBorders>
            <w:shd w:val="clear" w:color="auto" w:fill="auto"/>
            <w:noWrap/>
            <w:vAlign w:val="bottom"/>
          </w:tcPr>
          <w:p w14:paraId="4C4B2301">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0.4684</w:t>
            </w:r>
          </w:p>
        </w:tc>
        <w:tc>
          <w:tcPr>
            <w:tcW w:w="1060" w:type="dxa"/>
            <w:tcBorders>
              <w:left w:val="nil"/>
              <w:bottom w:val="nil"/>
              <w:right w:val="nil"/>
            </w:tcBorders>
            <w:shd w:val="clear" w:color="auto" w:fill="auto"/>
            <w:noWrap/>
            <w:vAlign w:val="bottom"/>
          </w:tcPr>
          <w:p w14:paraId="798AC97B">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3.3865</w:t>
            </w:r>
          </w:p>
        </w:tc>
        <w:tc>
          <w:tcPr>
            <w:tcW w:w="1060" w:type="dxa"/>
            <w:tcBorders>
              <w:left w:val="nil"/>
              <w:bottom w:val="nil"/>
              <w:right w:val="nil"/>
            </w:tcBorders>
            <w:shd w:val="clear" w:color="auto" w:fill="auto"/>
            <w:noWrap/>
            <w:vAlign w:val="bottom"/>
          </w:tcPr>
          <w:p w14:paraId="5C607801">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1.3716</w:t>
            </w:r>
          </w:p>
        </w:tc>
      </w:tr>
      <w:tr w14:paraId="3C9DB784">
        <w:trPr>
          <w:trHeight w:val="280" w:hRule="atLeast"/>
          <w:jc w:val="center"/>
        </w:trPr>
        <w:tc>
          <w:tcPr>
            <w:tcW w:w="636" w:type="dxa"/>
            <w:vMerge w:val="continue"/>
            <w:tcBorders>
              <w:left w:val="nil"/>
              <w:right w:val="nil"/>
            </w:tcBorders>
            <w:shd w:val="clear" w:color="auto" w:fill="auto"/>
            <w:noWrap/>
            <w:vAlign w:val="center"/>
          </w:tcPr>
          <w:p w14:paraId="299BE118">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5C17122F">
            <w:pPr>
              <w:widowControl/>
              <w:jc w:val="center"/>
              <w:rPr>
                <w:rFonts w:ascii="Times New Roman" w:hAnsi="Times New Roman" w:eastAsia="宋体" w:cs="Times New Roman"/>
                <w:color w:val="000000"/>
                <w:kern w:val="0"/>
                <w:sz w:val="18"/>
                <w:szCs w:val="18"/>
                <w:lang w:bidi="ar"/>
              </w:rPr>
            </w:pPr>
          </w:p>
        </w:tc>
        <w:tc>
          <w:tcPr>
            <w:tcW w:w="2240" w:type="dxa"/>
            <w:tcBorders>
              <w:left w:val="nil"/>
              <w:bottom w:val="nil"/>
              <w:right w:val="nil"/>
            </w:tcBorders>
            <w:shd w:val="clear" w:color="auto" w:fill="auto"/>
            <w:noWrap/>
            <w:vAlign w:val="bottom"/>
          </w:tcPr>
          <w:p w14:paraId="7C218550">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RLSR</w:t>
            </w:r>
          </w:p>
        </w:tc>
        <w:tc>
          <w:tcPr>
            <w:tcW w:w="1060" w:type="dxa"/>
            <w:tcBorders>
              <w:left w:val="nil"/>
              <w:bottom w:val="nil"/>
              <w:right w:val="nil"/>
            </w:tcBorders>
            <w:shd w:val="clear" w:color="auto" w:fill="auto"/>
            <w:noWrap/>
            <w:vAlign w:val="bottom"/>
          </w:tcPr>
          <w:p w14:paraId="2D045203">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0.8574</w:t>
            </w:r>
          </w:p>
        </w:tc>
        <w:tc>
          <w:tcPr>
            <w:tcW w:w="1060" w:type="dxa"/>
            <w:tcBorders>
              <w:left w:val="nil"/>
              <w:bottom w:val="nil"/>
              <w:right w:val="nil"/>
            </w:tcBorders>
            <w:shd w:val="clear" w:color="auto" w:fill="auto"/>
            <w:noWrap/>
            <w:vAlign w:val="bottom"/>
          </w:tcPr>
          <w:p w14:paraId="19CB11FC">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1.7613</w:t>
            </w:r>
          </w:p>
        </w:tc>
        <w:tc>
          <w:tcPr>
            <w:tcW w:w="1060" w:type="dxa"/>
            <w:tcBorders>
              <w:left w:val="nil"/>
              <w:bottom w:val="nil"/>
              <w:right w:val="nil"/>
            </w:tcBorders>
            <w:shd w:val="clear" w:color="auto" w:fill="auto"/>
            <w:noWrap/>
            <w:vAlign w:val="bottom"/>
          </w:tcPr>
          <w:p w14:paraId="1E7DC2AC">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2.6477</w:t>
            </w:r>
          </w:p>
        </w:tc>
        <w:tc>
          <w:tcPr>
            <w:tcW w:w="1060" w:type="dxa"/>
            <w:tcBorders>
              <w:left w:val="nil"/>
              <w:bottom w:val="nil"/>
              <w:right w:val="nil"/>
            </w:tcBorders>
            <w:shd w:val="clear" w:color="auto" w:fill="auto"/>
            <w:noWrap/>
            <w:vAlign w:val="bottom"/>
          </w:tcPr>
          <w:p w14:paraId="59A1F6F5">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0.8627</w:t>
            </w:r>
          </w:p>
        </w:tc>
        <w:tc>
          <w:tcPr>
            <w:tcW w:w="1060" w:type="dxa"/>
            <w:tcBorders>
              <w:left w:val="nil"/>
              <w:bottom w:val="nil"/>
              <w:right w:val="nil"/>
            </w:tcBorders>
            <w:shd w:val="clear" w:color="auto" w:fill="auto"/>
            <w:noWrap/>
            <w:vAlign w:val="bottom"/>
          </w:tcPr>
          <w:p w14:paraId="358BF0DE">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1.7208</w:t>
            </w:r>
          </w:p>
        </w:tc>
        <w:tc>
          <w:tcPr>
            <w:tcW w:w="1060" w:type="dxa"/>
            <w:tcBorders>
              <w:left w:val="nil"/>
              <w:bottom w:val="nil"/>
              <w:right w:val="nil"/>
            </w:tcBorders>
            <w:shd w:val="clear" w:color="auto" w:fill="auto"/>
            <w:noWrap/>
            <w:vAlign w:val="bottom"/>
          </w:tcPr>
          <w:p w14:paraId="54A442A6">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2.6991</w:t>
            </w:r>
          </w:p>
        </w:tc>
      </w:tr>
      <w:tr w14:paraId="26965C2F">
        <w:trPr>
          <w:trHeight w:val="280" w:hRule="atLeast"/>
          <w:jc w:val="center"/>
        </w:trPr>
        <w:tc>
          <w:tcPr>
            <w:tcW w:w="636" w:type="dxa"/>
            <w:vMerge w:val="continue"/>
            <w:tcBorders>
              <w:left w:val="nil"/>
              <w:right w:val="nil"/>
            </w:tcBorders>
            <w:shd w:val="clear" w:color="auto" w:fill="auto"/>
            <w:noWrap/>
            <w:vAlign w:val="center"/>
          </w:tcPr>
          <w:p w14:paraId="09961B4C">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5EA1EC01">
            <w:pPr>
              <w:widowControl/>
              <w:jc w:val="center"/>
              <w:rPr>
                <w:rFonts w:ascii="Times New Roman" w:hAnsi="Times New Roman" w:eastAsia="宋体" w:cs="Times New Roman"/>
                <w:color w:val="000000"/>
                <w:kern w:val="0"/>
                <w:sz w:val="18"/>
                <w:szCs w:val="18"/>
                <w:lang w:bidi="ar"/>
              </w:rPr>
            </w:pPr>
          </w:p>
        </w:tc>
        <w:tc>
          <w:tcPr>
            <w:tcW w:w="2240" w:type="dxa"/>
            <w:tcBorders>
              <w:left w:val="nil"/>
              <w:bottom w:val="nil"/>
              <w:right w:val="nil"/>
            </w:tcBorders>
            <w:shd w:val="clear" w:color="auto" w:fill="auto"/>
            <w:noWrap/>
            <w:vAlign w:val="bottom"/>
          </w:tcPr>
          <w:p w14:paraId="04E7C174">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GradientBoosting</w:t>
            </w:r>
          </w:p>
        </w:tc>
        <w:tc>
          <w:tcPr>
            <w:tcW w:w="1060" w:type="dxa"/>
            <w:tcBorders>
              <w:left w:val="nil"/>
              <w:bottom w:val="nil"/>
              <w:right w:val="nil"/>
            </w:tcBorders>
            <w:shd w:val="clear" w:color="auto" w:fill="auto"/>
            <w:noWrap/>
            <w:vAlign w:val="bottom"/>
          </w:tcPr>
          <w:p w14:paraId="49F51F82">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0.9953</w:t>
            </w:r>
          </w:p>
        </w:tc>
        <w:tc>
          <w:tcPr>
            <w:tcW w:w="1060" w:type="dxa"/>
            <w:tcBorders>
              <w:left w:val="nil"/>
              <w:bottom w:val="nil"/>
              <w:right w:val="nil"/>
            </w:tcBorders>
            <w:shd w:val="clear" w:color="auto" w:fill="auto"/>
            <w:noWrap/>
            <w:vAlign w:val="bottom"/>
          </w:tcPr>
          <w:p w14:paraId="5BC6AA0C">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0.3208</w:t>
            </w:r>
          </w:p>
        </w:tc>
        <w:tc>
          <w:tcPr>
            <w:tcW w:w="1060" w:type="dxa"/>
            <w:tcBorders>
              <w:left w:val="nil"/>
              <w:bottom w:val="nil"/>
              <w:right w:val="nil"/>
            </w:tcBorders>
            <w:shd w:val="clear" w:color="auto" w:fill="auto"/>
            <w:noWrap/>
            <w:vAlign w:val="bottom"/>
          </w:tcPr>
          <w:p w14:paraId="6F7676CF">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14.5393</w:t>
            </w:r>
          </w:p>
        </w:tc>
        <w:tc>
          <w:tcPr>
            <w:tcW w:w="1060" w:type="dxa"/>
            <w:tcBorders>
              <w:left w:val="nil"/>
              <w:bottom w:val="nil"/>
              <w:right w:val="nil"/>
            </w:tcBorders>
            <w:shd w:val="clear" w:color="auto" w:fill="auto"/>
            <w:noWrap/>
            <w:vAlign w:val="bottom"/>
          </w:tcPr>
          <w:p w14:paraId="2EB8C4FB">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0.6362</w:t>
            </w:r>
          </w:p>
        </w:tc>
        <w:tc>
          <w:tcPr>
            <w:tcW w:w="1060" w:type="dxa"/>
            <w:tcBorders>
              <w:left w:val="nil"/>
              <w:bottom w:val="nil"/>
              <w:right w:val="nil"/>
            </w:tcBorders>
            <w:shd w:val="clear" w:color="auto" w:fill="auto"/>
            <w:noWrap/>
            <w:vAlign w:val="bottom"/>
          </w:tcPr>
          <w:p w14:paraId="0169ACAD">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2.8017</w:t>
            </w:r>
          </w:p>
        </w:tc>
        <w:tc>
          <w:tcPr>
            <w:tcW w:w="1060" w:type="dxa"/>
            <w:tcBorders>
              <w:left w:val="nil"/>
              <w:bottom w:val="nil"/>
              <w:right w:val="nil"/>
            </w:tcBorders>
            <w:shd w:val="clear" w:color="auto" w:fill="auto"/>
            <w:noWrap/>
            <w:vAlign w:val="bottom"/>
          </w:tcPr>
          <w:p w14:paraId="4E121401">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1.6578</w:t>
            </w:r>
          </w:p>
        </w:tc>
      </w:tr>
      <w:tr w14:paraId="6C6F16DE">
        <w:trPr>
          <w:trHeight w:val="280" w:hRule="atLeast"/>
          <w:jc w:val="center"/>
        </w:trPr>
        <w:tc>
          <w:tcPr>
            <w:tcW w:w="636" w:type="dxa"/>
            <w:vMerge w:val="continue"/>
            <w:tcBorders>
              <w:left w:val="nil"/>
              <w:right w:val="nil"/>
            </w:tcBorders>
            <w:shd w:val="clear" w:color="auto" w:fill="auto"/>
            <w:noWrap/>
            <w:vAlign w:val="center"/>
          </w:tcPr>
          <w:p w14:paraId="715B32A4">
            <w:pPr>
              <w:widowControl/>
              <w:jc w:val="center"/>
              <w:rPr>
                <w:rFonts w:ascii="Times New Roman" w:hAnsi="Times New Roman" w:eastAsia="宋体" w:cs="Times New Roman"/>
                <w:color w:val="000000"/>
                <w:kern w:val="0"/>
                <w:sz w:val="18"/>
                <w:szCs w:val="18"/>
                <w:lang w:bidi="ar"/>
              </w:rPr>
            </w:pPr>
          </w:p>
        </w:tc>
        <w:tc>
          <w:tcPr>
            <w:tcW w:w="1759" w:type="dxa"/>
            <w:vMerge w:val="restart"/>
            <w:tcBorders>
              <w:left w:val="nil"/>
              <w:right w:val="nil"/>
            </w:tcBorders>
            <w:shd w:val="clear" w:color="auto" w:fill="auto"/>
            <w:noWrap/>
            <w:vAlign w:val="center"/>
          </w:tcPr>
          <w:p w14:paraId="52B2A6ED">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DETREND</w:t>
            </w:r>
          </w:p>
        </w:tc>
        <w:tc>
          <w:tcPr>
            <w:tcW w:w="2240" w:type="dxa"/>
            <w:tcBorders>
              <w:left w:val="nil"/>
              <w:bottom w:val="nil"/>
              <w:right w:val="nil"/>
            </w:tcBorders>
            <w:shd w:val="clear" w:color="auto" w:fill="auto"/>
            <w:noWrap/>
            <w:vAlign w:val="bottom"/>
          </w:tcPr>
          <w:p w14:paraId="2ABABAC6">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SVM</w:t>
            </w:r>
          </w:p>
        </w:tc>
        <w:tc>
          <w:tcPr>
            <w:tcW w:w="1060" w:type="dxa"/>
            <w:tcBorders>
              <w:left w:val="nil"/>
              <w:bottom w:val="nil"/>
              <w:right w:val="nil"/>
            </w:tcBorders>
            <w:shd w:val="clear" w:color="auto" w:fill="auto"/>
            <w:noWrap/>
            <w:vAlign w:val="bottom"/>
          </w:tcPr>
          <w:p w14:paraId="589C0E40">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0.5455</w:t>
            </w:r>
          </w:p>
        </w:tc>
        <w:tc>
          <w:tcPr>
            <w:tcW w:w="1060" w:type="dxa"/>
            <w:tcBorders>
              <w:left w:val="nil"/>
              <w:bottom w:val="nil"/>
              <w:right w:val="nil"/>
            </w:tcBorders>
            <w:shd w:val="clear" w:color="auto" w:fill="auto"/>
            <w:noWrap/>
            <w:vAlign w:val="bottom"/>
          </w:tcPr>
          <w:p w14:paraId="75DBA2A9">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3.1438</w:t>
            </w:r>
          </w:p>
        </w:tc>
        <w:tc>
          <w:tcPr>
            <w:tcW w:w="1060" w:type="dxa"/>
            <w:tcBorders>
              <w:left w:val="nil"/>
              <w:bottom w:val="nil"/>
              <w:right w:val="nil"/>
            </w:tcBorders>
            <w:shd w:val="clear" w:color="auto" w:fill="auto"/>
            <w:noWrap/>
            <w:vAlign w:val="bottom"/>
          </w:tcPr>
          <w:p w14:paraId="05FC1F70">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1.4834</w:t>
            </w:r>
          </w:p>
        </w:tc>
        <w:tc>
          <w:tcPr>
            <w:tcW w:w="1060" w:type="dxa"/>
            <w:tcBorders>
              <w:left w:val="nil"/>
              <w:bottom w:val="nil"/>
              <w:right w:val="nil"/>
            </w:tcBorders>
            <w:shd w:val="clear" w:color="auto" w:fill="auto"/>
            <w:noWrap/>
            <w:vAlign w:val="bottom"/>
          </w:tcPr>
          <w:p w14:paraId="344ED0B3">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0.4953</w:t>
            </w:r>
          </w:p>
        </w:tc>
        <w:tc>
          <w:tcPr>
            <w:tcW w:w="1060" w:type="dxa"/>
            <w:tcBorders>
              <w:left w:val="nil"/>
              <w:bottom w:val="nil"/>
              <w:right w:val="nil"/>
            </w:tcBorders>
            <w:shd w:val="clear" w:color="auto" w:fill="auto"/>
            <w:noWrap/>
            <w:vAlign w:val="bottom"/>
          </w:tcPr>
          <w:p w14:paraId="4EA921AB">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3.2997</w:t>
            </w:r>
          </w:p>
        </w:tc>
        <w:tc>
          <w:tcPr>
            <w:tcW w:w="1060" w:type="dxa"/>
            <w:tcBorders>
              <w:left w:val="nil"/>
              <w:bottom w:val="nil"/>
              <w:right w:val="nil"/>
            </w:tcBorders>
            <w:shd w:val="clear" w:color="auto" w:fill="auto"/>
            <w:noWrap/>
            <w:vAlign w:val="bottom"/>
          </w:tcPr>
          <w:p w14:paraId="497D7144">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1.4076</w:t>
            </w:r>
          </w:p>
        </w:tc>
      </w:tr>
      <w:tr w14:paraId="23B35584">
        <w:trPr>
          <w:trHeight w:val="280" w:hRule="atLeast"/>
          <w:jc w:val="center"/>
        </w:trPr>
        <w:tc>
          <w:tcPr>
            <w:tcW w:w="636" w:type="dxa"/>
            <w:vMerge w:val="continue"/>
            <w:tcBorders>
              <w:left w:val="nil"/>
              <w:right w:val="nil"/>
            </w:tcBorders>
            <w:shd w:val="clear" w:color="auto" w:fill="auto"/>
            <w:noWrap/>
            <w:vAlign w:val="center"/>
          </w:tcPr>
          <w:p w14:paraId="7CCD2254">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64AAEF11">
            <w:pPr>
              <w:widowControl/>
              <w:jc w:val="center"/>
              <w:rPr>
                <w:rFonts w:ascii="Times New Roman" w:hAnsi="Times New Roman" w:eastAsia="宋体" w:cs="Times New Roman"/>
                <w:color w:val="000000"/>
                <w:kern w:val="0"/>
                <w:sz w:val="18"/>
                <w:szCs w:val="18"/>
                <w:lang w:bidi="ar"/>
              </w:rPr>
            </w:pPr>
          </w:p>
        </w:tc>
        <w:tc>
          <w:tcPr>
            <w:tcW w:w="2240" w:type="dxa"/>
            <w:tcBorders>
              <w:left w:val="nil"/>
              <w:bottom w:val="nil"/>
              <w:right w:val="nil"/>
            </w:tcBorders>
            <w:shd w:val="clear" w:color="auto" w:fill="auto"/>
            <w:noWrap/>
            <w:vAlign w:val="bottom"/>
          </w:tcPr>
          <w:p w14:paraId="0CA25770">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Ridge</w:t>
            </w:r>
          </w:p>
        </w:tc>
        <w:tc>
          <w:tcPr>
            <w:tcW w:w="1060" w:type="dxa"/>
            <w:tcBorders>
              <w:left w:val="nil"/>
              <w:bottom w:val="nil"/>
              <w:right w:val="nil"/>
            </w:tcBorders>
            <w:shd w:val="clear" w:color="auto" w:fill="auto"/>
            <w:noWrap/>
            <w:vAlign w:val="bottom"/>
          </w:tcPr>
          <w:p w14:paraId="4B012B9E">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0.7599</w:t>
            </w:r>
          </w:p>
        </w:tc>
        <w:tc>
          <w:tcPr>
            <w:tcW w:w="1060" w:type="dxa"/>
            <w:tcBorders>
              <w:left w:val="nil"/>
              <w:bottom w:val="nil"/>
              <w:right w:val="nil"/>
            </w:tcBorders>
            <w:shd w:val="clear" w:color="auto" w:fill="auto"/>
            <w:noWrap/>
            <w:vAlign w:val="bottom"/>
          </w:tcPr>
          <w:p w14:paraId="06F334A1">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2.2852</w:t>
            </w:r>
          </w:p>
        </w:tc>
        <w:tc>
          <w:tcPr>
            <w:tcW w:w="1060" w:type="dxa"/>
            <w:tcBorders>
              <w:left w:val="nil"/>
              <w:bottom w:val="nil"/>
              <w:right w:val="nil"/>
            </w:tcBorders>
            <w:shd w:val="clear" w:color="auto" w:fill="auto"/>
            <w:noWrap/>
            <w:vAlign w:val="bottom"/>
          </w:tcPr>
          <w:p w14:paraId="3B36AB01">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2.0407</w:t>
            </w:r>
          </w:p>
        </w:tc>
        <w:tc>
          <w:tcPr>
            <w:tcW w:w="1060" w:type="dxa"/>
            <w:tcBorders>
              <w:left w:val="nil"/>
              <w:bottom w:val="nil"/>
              <w:right w:val="nil"/>
            </w:tcBorders>
            <w:shd w:val="clear" w:color="auto" w:fill="auto"/>
            <w:noWrap/>
            <w:vAlign w:val="bottom"/>
          </w:tcPr>
          <w:p w14:paraId="3B4B06C7">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0.7506</w:t>
            </w:r>
          </w:p>
        </w:tc>
        <w:tc>
          <w:tcPr>
            <w:tcW w:w="1060" w:type="dxa"/>
            <w:tcBorders>
              <w:left w:val="nil"/>
              <w:bottom w:val="nil"/>
              <w:right w:val="nil"/>
            </w:tcBorders>
            <w:shd w:val="clear" w:color="auto" w:fill="auto"/>
            <w:noWrap/>
            <w:vAlign w:val="bottom"/>
          </w:tcPr>
          <w:p w14:paraId="484FC9B9">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2.3198</w:t>
            </w:r>
          </w:p>
        </w:tc>
        <w:tc>
          <w:tcPr>
            <w:tcW w:w="1060" w:type="dxa"/>
            <w:tcBorders>
              <w:left w:val="nil"/>
              <w:bottom w:val="nil"/>
              <w:right w:val="nil"/>
            </w:tcBorders>
            <w:shd w:val="clear" w:color="auto" w:fill="auto"/>
            <w:noWrap/>
            <w:vAlign w:val="bottom"/>
          </w:tcPr>
          <w:p w14:paraId="37FA9859">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2.0022</w:t>
            </w:r>
          </w:p>
        </w:tc>
      </w:tr>
      <w:tr w14:paraId="7A49365A">
        <w:trPr>
          <w:trHeight w:val="280" w:hRule="atLeast"/>
          <w:jc w:val="center"/>
        </w:trPr>
        <w:tc>
          <w:tcPr>
            <w:tcW w:w="636" w:type="dxa"/>
            <w:vMerge w:val="continue"/>
            <w:tcBorders>
              <w:left w:val="nil"/>
              <w:right w:val="nil"/>
            </w:tcBorders>
            <w:shd w:val="clear" w:color="auto" w:fill="auto"/>
            <w:noWrap/>
            <w:vAlign w:val="center"/>
          </w:tcPr>
          <w:p w14:paraId="31E471DC">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23F0D4A6">
            <w:pPr>
              <w:widowControl/>
              <w:jc w:val="center"/>
              <w:rPr>
                <w:rFonts w:ascii="Times New Roman" w:hAnsi="Times New Roman" w:eastAsia="宋体" w:cs="Times New Roman"/>
                <w:color w:val="000000"/>
                <w:kern w:val="0"/>
                <w:sz w:val="18"/>
                <w:szCs w:val="18"/>
                <w:lang w:bidi="ar"/>
              </w:rPr>
            </w:pPr>
          </w:p>
        </w:tc>
        <w:tc>
          <w:tcPr>
            <w:tcW w:w="2240" w:type="dxa"/>
            <w:tcBorders>
              <w:left w:val="nil"/>
              <w:right w:val="nil"/>
            </w:tcBorders>
            <w:shd w:val="clear" w:color="auto" w:fill="auto"/>
            <w:noWrap/>
            <w:vAlign w:val="bottom"/>
          </w:tcPr>
          <w:p w14:paraId="691AA1F8">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RandomForest</w:t>
            </w:r>
          </w:p>
        </w:tc>
        <w:tc>
          <w:tcPr>
            <w:tcW w:w="1060" w:type="dxa"/>
            <w:tcBorders>
              <w:left w:val="nil"/>
              <w:right w:val="nil"/>
            </w:tcBorders>
            <w:shd w:val="clear" w:color="auto" w:fill="auto"/>
            <w:noWrap/>
            <w:vAlign w:val="bottom"/>
          </w:tcPr>
          <w:p w14:paraId="3DC493BD">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0.9187</w:t>
            </w:r>
          </w:p>
        </w:tc>
        <w:tc>
          <w:tcPr>
            <w:tcW w:w="1060" w:type="dxa"/>
            <w:tcBorders>
              <w:left w:val="nil"/>
              <w:right w:val="nil"/>
            </w:tcBorders>
            <w:shd w:val="clear" w:color="auto" w:fill="auto"/>
            <w:noWrap/>
            <w:vAlign w:val="bottom"/>
          </w:tcPr>
          <w:p w14:paraId="3964A209">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1.3296</w:t>
            </w:r>
          </w:p>
        </w:tc>
        <w:tc>
          <w:tcPr>
            <w:tcW w:w="1060" w:type="dxa"/>
            <w:tcBorders>
              <w:left w:val="nil"/>
              <w:right w:val="nil"/>
            </w:tcBorders>
            <w:shd w:val="clear" w:color="auto" w:fill="auto"/>
            <w:noWrap/>
            <w:vAlign w:val="bottom"/>
          </w:tcPr>
          <w:p w14:paraId="64A90E15">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3.5074</w:t>
            </w:r>
          </w:p>
        </w:tc>
        <w:tc>
          <w:tcPr>
            <w:tcW w:w="1060" w:type="dxa"/>
            <w:tcBorders>
              <w:left w:val="nil"/>
              <w:right w:val="nil"/>
            </w:tcBorders>
            <w:shd w:val="clear" w:color="auto" w:fill="auto"/>
            <w:noWrap/>
            <w:vAlign w:val="bottom"/>
          </w:tcPr>
          <w:p w14:paraId="448E1B2A">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0.4887</w:t>
            </w:r>
          </w:p>
        </w:tc>
        <w:tc>
          <w:tcPr>
            <w:tcW w:w="1060" w:type="dxa"/>
            <w:tcBorders>
              <w:left w:val="nil"/>
              <w:right w:val="nil"/>
            </w:tcBorders>
            <w:shd w:val="clear" w:color="auto" w:fill="auto"/>
            <w:noWrap/>
            <w:vAlign w:val="bottom"/>
          </w:tcPr>
          <w:p w14:paraId="1AB4E470">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3.3213</w:t>
            </w:r>
          </w:p>
        </w:tc>
        <w:tc>
          <w:tcPr>
            <w:tcW w:w="1060" w:type="dxa"/>
            <w:tcBorders>
              <w:left w:val="nil"/>
              <w:right w:val="nil"/>
            </w:tcBorders>
            <w:shd w:val="clear" w:color="auto" w:fill="auto"/>
            <w:noWrap/>
            <w:vAlign w:val="bottom"/>
          </w:tcPr>
          <w:p w14:paraId="28AC6FC9">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1.3985</w:t>
            </w:r>
          </w:p>
        </w:tc>
      </w:tr>
      <w:tr w14:paraId="0C21591C">
        <w:trPr>
          <w:trHeight w:val="280" w:hRule="atLeast"/>
          <w:jc w:val="center"/>
        </w:trPr>
        <w:tc>
          <w:tcPr>
            <w:tcW w:w="636" w:type="dxa"/>
            <w:vMerge w:val="continue"/>
            <w:tcBorders>
              <w:left w:val="nil"/>
              <w:right w:val="nil"/>
            </w:tcBorders>
            <w:shd w:val="clear" w:color="auto" w:fill="auto"/>
            <w:noWrap/>
            <w:vAlign w:val="center"/>
          </w:tcPr>
          <w:p w14:paraId="65B70DB5">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3A95D210">
            <w:pPr>
              <w:widowControl/>
              <w:jc w:val="center"/>
              <w:rPr>
                <w:rFonts w:ascii="Times New Roman" w:hAnsi="Times New Roman" w:eastAsia="宋体" w:cs="Times New Roman"/>
                <w:color w:val="000000"/>
                <w:kern w:val="0"/>
                <w:sz w:val="18"/>
                <w:szCs w:val="18"/>
                <w:lang w:bidi="ar"/>
              </w:rPr>
            </w:pPr>
          </w:p>
        </w:tc>
        <w:tc>
          <w:tcPr>
            <w:tcW w:w="2240" w:type="dxa"/>
            <w:tcBorders>
              <w:left w:val="nil"/>
              <w:right w:val="nil"/>
            </w:tcBorders>
            <w:shd w:val="clear" w:color="auto" w:fill="auto"/>
            <w:noWrap/>
            <w:vAlign w:val="bottom"/>
          </w:tcPr>
          <w:p w14:paraId="20A88C93">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RLSR</w:t>
            </w:r>
          </w:p>
        </w:tc>
        <w:tc>
          <w:tcPr>
            <w:tcW w:w="1060" w:type="dxa"/>
            <w:tcBorders>
              <w:left w:val="nil"/>
              <w:right w:val="nil"/>
            </w:tcBorders>
            <w:shd w:val="clear" w:color="auto" w:fill="auto"/>
            <w:noWrap/>
            <w:vAlign w:val="bottom"/>
          </w:tcPr>
          <w:p w14:paraId="7D25B84B">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0.8386</w:t>
            </w:r>
          </w:p>
        </w:tc>
        <w:tc>
          <w:tcPr>
            <w:tcW w:w="1060" w:type="dxa"/>
            <w:tcBorders>
              <w:left w:val="nil"/>
              <w:right w:val="nil"/>
            </w:tcBorders>
            <w:shd w:val="clear" w:color="auto" w:fill="auto"/>
            <w:noWrap/>
            <w:vAlign w:val="bottom"/>
          </w:tcPr>
          <w:p w14:paraId="2B1C0DBB">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1.8735</w:t>
            </w:r>
          </w:p>
        </w:tc>
        <w:tc>
          <w:tcPr>
            <w:tcW w:w="1060" w:type="dxa"/>
            <w:tcBorders>
              <w:left w:val="nil"/>
              <w:right w:val="nil"/>
            </w:tcBorders>
            <w:shd w:val="clear" w:color="auto" w:fill="auto"/>
            <w:noWrap/>
            <w:vAlign w:val="bottom"/>
          </w:tcPr>
          <w:p w14:paraId="6E479BC4">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2.4891</w:t>
            </w:r>
          </w:p>
        </w:tc>
        <w:tc>
          <w:tcPr>
            <w:tcW w:w="1060" w:type="dxa"/>
            <w:tcBorders>
              <w:left w:val="nil"/>
              <w:right w:val="nil"/>
            </w:tcBorders>
            <w:shd w:val="clear" w:color="auto" w:fill="auto"/>
            <w:noWrap/>
            <w:vAlign w:val="bottom"/>
          </w:tcPr>
          <w:p w14:paraId="4C2FB06E">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0.8123</w:t>
            </w:r>
          </w:p>
        </w:tc>
        <w:tc>
          <w:tcPr>
            <w:tcW w:w="1060" w:type="dxa"/>
            <w:tcBorders>
              <w:left w:val="nil"/>
              <w:right w:val="nil"/>
            </w:tcBorders>
            <w:shd w:val="clear" w:color="auto" w:fill="auto"/>
            <w:noWrap/>
            <w:vAlign w:val="bottom"/>
          </w:tcPr>
          <w:p w14:paraId="5C9039F6">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2.0123</w:t>
            </w:r>
          </w:p>
        </w:tc>
        <w:tc>
          <w:tcPr>
            <w:tcW w:w="1060" w:type="dxa"/>
            <w:tcBorders>
              <w:left w:val="nil"/>
              <w:right w:val="nil"/>
            </w:tcBorders>
            <w:shd w:val="clear" w:color="auto" w:fill="auto"/>
            <w:noWrap/>
            <w:vAlign w:val="bottom"/>
          </w:tcPr>
          <w:p w14:paraId="240C6F94">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2.3082</w:t>
            </w:r>
          </w:p>
        </w:tc>
      </w:tr>
      <w:tr w14:paraId="4E7EEE3C">
        <w:trPr>
          <w:trHeight w:val="280" w:hRule="atLeast"/>
          <w:jc w:val="center"/>
        </w:trPr>
        <w:tc>
          <w:tcPr>
            <w:tcW w:w="636" w:type="dxa"/>
            <w:vMerge w:val="continue"/>
            <w:tcBorders>
              <w:left w:val="nil"/>
              <w:bottom w:val="single" w:color="auto" w:sz="4" w:space="0"/>
              <w:right w:val="nil"/>
            </w:tcBorders>
            <w:shd w:val="clear" w:color="auto" w:fill="auto"/>
            <w:noWrap/>
            <w:vAlign w:val="center"/>
          </w:tcPr>
          <w:p w14:paraId="76644090">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bottom w:val="single" w:color="auto" w:sz="4" w:space="0"/>
              <w:right w:val="nil"/>
            </w:tcBorders>
            <w:shd w:val="clear" w:color="auto" w:fill="auto"/>
            <w:noWrap/>
            <w:vAlign w:val="center"/>
          </w:tcPr>
          <w:p w14:paraId="7F0DD9C2">
            <w:pPr>
              <w:widowControl/>
              <w:jc w:val="center"/>
              <w:rPr>
                <w:rFonts w:ascii="Times New Roman" w:hAnsi="Times New Roman" w:eastAsia="宋体" w:cs="Times New Roman"/>
                <w:color w:val="000000"/>
                <w:kern w:val="0"/>
                <w:sz w:val="18"/>
                <w:szCs w:val="18"/>
                <w:lang w:bidi="ar"/>
              </w:rPr>
            </w:pPr>
          </w:p>
        </w:tc>
        <w:tc>
          <w:tcPr>
            <w:tcW w:w="2240" w:type="dxa"/>
            <w:tcBorders>
              <w:left w:val="nil"/>
              <w:bottom w:val="single" w:color="auto" w:sz="4" w:space="0"/>
              <w:right w:val="nil"/>
            </w:tcBorders>
            <w:shd w:val="clear" w:color="auto" w:fill="auto"/>
            <w:noWrap/>
            <w:vAlign w:val="bottom"/>
          </w:tcPr>
          <w:p w14:paraId="5167D4A5">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GradientBoosting</w:t>
            </w:r>
          </w:p>
        </w:tc>
        <w:tc>
          <w:tcPr>
            <w:tcW w:w="1060" w:type="dxa"/>
            <w:tcBorders>
              <w:left w:val="nil"/>
              <w:bottom w:val="single" w:color="auto" w:sz="4" w:space="0"/>
              <w:right w:val="nil"/>
            </w:tcBorders>
            <w:shd w:val="clear" w:color="auto" w:fill="auto"/>
            <w:noWrap/>
            <w:vAlign w:val="bottom"/>
          </w:tcPr>
          <w:p w14:paraId="1755B0CF">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0.9942</w:t>
            </w:r>
          </w:p>
        </w:tc>
        <w:tc>
          <w:tcPr>
            <w:tcW w:w="1060" w:type="dxa"/>
            <w:tcBorders>
              <w:left w:val="nil"/>
              <w:bottom w:val="single" w:color="auto" w:sz="4" w:space="0"/>
              <w:right w:val="nil"/>
            </w:tcBorders>
            <w:shd w:val="clear" w:color="auto" w:fill="auto"/>
            <w:noWrap/>
            <w:vAlign w:val="bottom"/>
          </w:tcPr>
          <w:p w14:paraId="4D6CBA22">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0.3561</w:t>
            </w:r>
          </w:p>
        </w:tc>
        <w:tc>
          <w:tcPr>
            <w:tcW w:w="1060" w:type="dxa"/>
            <w:tcBorders>
              <w:left w:val="nil"/>
              <w:bottom w:val="single" w:color="auto" w:sz="4" w:space="0"/>
              <w:right w:val="nil"/>
            </w:tcBorders>
            <w:shd w:val="clear" w:color="auto" w:fill="auto"/>
            <w:noWrap/>
            <w:vAlign w:val="bottom"/>
          </w:tcPr>
          <w:p w14:paraId="5F2D8863">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13.0974</w:t>
            </w:r>
          </w:p>
        </w:tc>
        <w:tc>
          <w:tcPr>
            <w:tcW w:w="1060" w:type="dxa"/>
            <w:tcBorders>
              <w:left w:val="nil"/>
              <w:bottom w:val="single" w:color="auto" w:sz="4" w:space="0"/>
              <w:right w:val="nil"/>
            </w:tcBorders>
            <w:shd w:val="clear" w:color="auto" w:fill="auto"/>
            <w:noWrap/>
            <w:vAlign w:val="bottom"/>
          </w:tcPr>
          <w:p w14:paraId="70D6163A">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0.5233</w:t>
            </w:r>
          </w:p>
        </w:tc>
        <w:tc>
          <w:tcPr>
            <w:tcW w:w="1060" w:type="dxa"/>
            <w:tcBorders>
              <w:left w:val="nil"/>
              <w:bottom w:val="single" w:color="auto" w:sz="4" w:space="0"/>
              <w:right w:val="nil"/>
            </w:tcBorders>
            <w:shd w:val="clear" w:color="auto" w:fill="auto"/>
            <w:noWrap/>
            <w:vAlign w:val="bottom"/>
          </w:tcPr>
          <w:p w14:paraId="601FAE39">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3.2070</w:t>
            </w:r>
          </w:p>
        </w:tc>
        <w:tc>
          <w:tcPr>
            <w:tcW w:w="1060" w:type="dxa"/>
            <w:tcBorders>
              <w:left w:val="nil"/>
              <w:bottom w:val="single" w:color="auto" w:sz="4" w:space="0"/>
              <w:right w:val="nil"/>
            </w:tcBorders>
            <w:shd w:val="clear" w:color="auto" w:fill="auto"/>
            <w:noWrap/>
            <w:vAlign w:val="bottom"/>
          </w:tcPr>
          <w:p w14:paraId="3A6BA3FD">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1.4483</w:t>
            </w:r>
          </w:p>
        </w:tc>
      </w:tr>
      <w:tr w14:paraId="3EB57DEB">
        <w:trPr>
          <w:trHeight w:val="280" w:hRule="atLeast"/>
          <w:jc w:val="center"/>
        </w:trPr>
        <w:tc>
          <w:tcPr>
            <w:tcW w:w="636" w:type="dxa"/>
            <w:vMerge w:val="restart"/>
            <w:tcBorders>
              <w:top w:val="single" w:color="auto" w:sz="4" w:space="0"/>
              <w:left w:val="nil"/>
              <w:bottom w:val="single" w:color="auto" w:sz="4" w:space="0"/>
              <w:right w:val="nil"/>
            </w:tcBorders>
            <w:shd w:val="clear" w:color="auto" w:fill="auto"/>
            <w:noWrap/>
            <w:vAlign w:val="center"/>
          </w:tcPr>
          <w:p w14:paraId="6992E94B">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SG</w:t>
            </w:r>
          </w:p>
        </w:tc>
        <w:tc>
          <w:tcPr>
            <w:tcW w:w="1759" w:type="dxa"/>
            <w:vMerge w:val="restart"/>
            <w:tcBorders>
              <w:top w:val="single" w:color="auto" w:sz="4" w:space="0"/>
              <w:left w:val="nil"/>
              <w:right w:val="nil"/>
            </w:tcBorders>
            <w:shd w:val="clear" w:color="auto" w:fill="auto"/>
            <w:noWrap/>
            <w:vAlign w:val="center"/>
          </w:tcPr>
          <w:p w14:paraId="440CC3BA">
            <w:pPr>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NONE</w:t>
            </w:r>
          </w:p>
        </w:tc>
        <w:tc>
          <w:tcPr>
            <w:tcW w:w="2240" w:type="dxa"/>
            <w:tcBorders>
              <w:top w:val="single" w:color="auto" w:sz="4" w:space="0"/>
              <w:left w:val="nil"/>
              <w:bottom w:val="nil"/>
              <w:right w:val="nil"/>
            </w:tcBorders>
            <w:shd w:val="clear" w:color="auto" w:fill="auto"/>
            <w:noWrap/>
            <w:vAlign w:val="bottom"/>
          </w:tcPr>
          <w:p w14:paraId="38BD9C79">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SVM</w:t>
            </w:r>
          </w:p>
        </w:tc>
        <w:tc>
          <w:tcPr>
            <w:tcW w:w="1060" w:type="dxa"/>
            <w:tcBorders>
              <w:top w:val="single" w:color="auto" w:sz="4" w:space="0"/>
              <w:left w:val="nil"/>
              <w:bottom w:val="nil"/>
              <w:right w:val="nil"/>
            </w:tcBorders>
            <w:shd w:val="clear" w:color="auto" w:fill="auto"/>
            <w:noWrap/>
            <w:vAlign w:val="bottom"/>
          </w:tcPr>
          <w:p w14:paraId="5D28A8FE">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0.4765</w:t>
            </w:r>
          </w:p>
        </w:tc>
        <w:tc>
          <w:tcPr>
            <w:tcW w:w="1060" w:type="dxa"/>
            <w:tcBorders>
              <w:top w:val="single" w:color="auto" w:sz="4" w:space="0"/>
              <w:left w:val="nil"/>
              <w:bottom w:val="nil"/>
              <w:right w:val="nil"/>
            </w:tcBorders>
            <w:shd w:val="clear" w:color="auto" w:fill="auto"/>
            <w:noWrap/>
            <w:vAlign w:val="bottom"/>
          </w:tcPr>
          <w:p w14:paraId="7BE80CB5">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3.3743</w:t>
            </w:r>
          </w:p>
        </w:tc>
        <w:tc>
          <w:tcPr>
            <w:tcW w:w="1060" w:type="dxa"/>
            <w:tcBorders>
              <w:top w:val="single" w:color="auto" w:sz="4" w:space="0"/>
              <w:left w:val="nil"/>
              <w:bottom w:val="nil"/>
              <w:right w:val="nil"/>
            </w:tcBorders>
            <w:shd w:val="clear" w:color="auto" w:fill="auto"/>
            <w:noWrap/>
            <w:vAlign w:val="bottom"/>
          </w:tcPr>
          <w:p w14:paraId="103C864D">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1.3821</w:t>
            </w:r>
          </w:p>
        </w:tc>
        <w:tc>
          <w:tcPr>
            <w:tcW w:w="1060" w:type="dxa"/>
            <w:tcBorders>
              <w:top w:val="single" w:color="auto" w:sz="4" w:space="0"/>
              <w:left w:val="nil"/>
              <w:bottom w:val="nil"/>
              <w:right w:val="nil"/>
            </w:tcBorders>
            <w:shd w:val="clear" w:color="auto" w:fill="auto"/>
            <w:noWrap/>
            <w:vAlign w:val="bottom"/>
          </w:tcPr>
          <w:p w14:paraId="7CF8E5E6">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0.4722</w:t>
            </w:r>
          </w:p>
        </w:tc>
        <w:tc>
          <w:tcPr>
            <w:tcW w:w="1060" w:type="dxa"/>
            <w:tcBorders>
              <w:top w:val="single" w:color="auto" w:sz="4" w:space="0"/>
              <w:left w:val="nil"/>
              <w:bottom w:val="nil"/>
              <w:right w:val="nil"/>
            </w:tcBorders>
            <w:shd w:val="clear" w:color="auto" w:fill="auto"/>
            <w:noWrap/>
            <w:vAlign w:val="bottom"/>
          </w:tcPr>
          <w:p w14:paraId="7398B604">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3.3745</w:t>
            </w:r>
          </w:p>
        </w:tc>
        <w:tc>
          <w:tcPr>
            <w:tcW w:w="1060" w:type="dxa"/>
            <w:tcBorders>
              <w:top w:val="single" w:color="auto" w:sz="4" w:space="0"/>
              <w:left w:val="nil"/>
              <w:bottom w:val="nil"/>
              <w:right w:val="nil"/>
            </w:tcBorders>
            <w:shd w:val="clear" w:color="auto" w:fill="auto"/>
            <w:noWrap/>
            <w:vAlign w:val="bottom"/>
          </w:tcPr>
          <w:p w14:paraId="448BB542">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1.3764</w:t>
            </w:r>
          </w:p>
        </w:tc>
      </w:tr>
      <w:tr w14:paraId="3924857C">
        <w:trPr>
          <w:trHeight w:val="280" w:hRule="atLeast"/>
          <w:jc w:val="center"/>
        </w:trPr>
        <w:tc>
          <w:tcPr>
            <w:tcW w:w="636" w:type="dxa"/>
            <w:vMerge w:val="continue"/>
            <w:tcBorders>
              <w:left w:val="nil"/>
              <w:bottom w:val="single" w:color="auto" w:sz="4" w:space="0"/>
              <w:right w:val="nil"/>
            </w:tcBorders>
            <w:shd w:val="clear" w:color="auto" w:fill="auto"/>
            <w:noWrap/>
            <w:vAlign w:val="center"/>
          </w:tcPr>
          <w:p w14:paraId="53AC6B26">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18977549">
            <w:pPr>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057B3B41">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Ridge</w:t>
            </w:r>
          </w:p>
        </w:tc>
        <w:tc>
          <w:tcPr>
            <w:tcW w:w="1060" w:type="dxa"/>
            <w:tcBorders>
              <w:top w:val="nil"/>
              <w:left w:val="nil"/>
              <w:bottom w:val="nil"/>
              <w:right w:val="nil"/>
            </w:tcBorders>
            <w:shd w:val="clear" w:color="auto" w:fill="auto"/>
            <w:noWrap/>
            <w:vAlign w:val="bottom"/>
          </w:tcPr>
          <w:p w14:paraId="639CD5E6">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0.7583</w:t>
            </w:r>
          </w:p>
        </w:tc>
        <w:tc>
          <w:tcPr>
            <w:tcW w:w="1060" w:type="dxa"/>
            <w:tcBorders>
              <w:top w:val="nil"/>
              <w:left w:val="nil"/>
              <w:bottom w:val="nil"/>
              <w:right w:val="nil"/>
            </w:tcBorders>
            <w:shd w:val="clear" w:color="auto" w:fill="auto"/>
            <w:noWrap/>
            <w:vAlign w:val="bottom"/>
          </w:tcPr>
          <w:p w14:paraId="12C6B59E">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2.2925</w:t>
            </w:r>
          </w:p>
        </w:tc>
        <w:tc>
          <w:tcPr>
            <w:tcW w:w="1060" w:type="dxa"/>
            <w:tcBorders>
              <w:top w:val="nil"/>
              <w:left w:val="nil"/>
              <w:bottom w:val="nil"/>
              <w:right w:val="nil"/>
            </w:tcBorders>
            <w:shd w:val="clear" w:color="auto" w:fill="auto"/>
            <w:noWrap/>
            <w:vAlign w:val="bottom"/>
          </w:tcPr>
          <w:p w14:paraId="6C3238CD">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2.0342</w:t>
            </w:r>
          </w:p>
        </w:tc>
        <w:tc>
          <w:tcPr>
            <w:tcW w:w="1060" w:type="dxa"/>
            <w:tcBorders>
              <w:top w:val="nil"/>
              <w:left w:val="nil"/>
              <w:bottom w:val="nil"/>
              <w:right w:val="nil"/>
            </w:tcBorders>
            <w:shd w:val="clear" w:color="auto" w:fill="auto"/>
            <w:noWrap/>
            <w:vAlign w:val="bottom"/>
          </w:tcPr>
          <w:p w14:paraId="5DB9F879">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0.7483</w:t>
            </w:r>
          </w:p>
        </w:tc>
        <w:tc>
          <w:tcPr>
            <w:tcW w:w="1060" w:type="dxa"/>
            <w:tcBorders>
              <w:top w:val="nil"/>
              <w:left w:val="nil"/>
              <w:bottom w:val="nil"/>
              <w:right w:val="nil"/>
            </w:tcBorders>
            <w:shd w:val="clear" w:color="auto" w:fill="auto"/>
            <w:noWrap/>
            <w:vAlign w:val="bottom"/>
          </w:tcPr>
          <w:p w14:paraId="427E184B">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2.3303</w:t>
            </w:r>
          </w:p>
        </w:tc>
        <w:tc>
          <w:tcPr>
            <w:tcW w:w="1060" w:type="dxa"/>
            <w:tcBorders>
              <w:top w:val="nil"/>
              <w:left w:val="nil"/>
              <w:bottom w:val="nil"/>
              <w:right w:val="nil"/>
            </w:tcBorders>
            <w:shd w:val="clear" w:color="auto" w:fill="auto"/>
            <w:noWrap/>
            <w:vAlign w:val="bottom"/>
          </w:tcPr>
          <w:p w14:paraId="7A76C305">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1.9932</w:t>
            </w:r>
          </w:p>
        </w:tc>
      </w:tr>
      <w:tr w14:paraId="4C0FC1FD">
        <w:trPr>
          <w:trHeight w:val="280" w:hRule="atLeast"/>
          <w:jc w:val="center"/>
        </w:trPr>
        <w:tc>
          <w:tcPr>
            <w:tcW w:w="636" w:type="dxa"/>
            <w:vMerge w:val="continue"/>
            <w:tcBorders>
              <w:left w:val="nil"/>
              <w:bottom w:val="single" w:color="auto" w:sz="4" w:space="0"/>
              <w:right w:val="nil"/>
            </w:tcBorders>
            <w:shd w:val="clear" w:color="auto" w:fill="auto"/>
            <w:noWrap/>
            <w:vAlign w:val="center"/>
          </w:tcPr>
          <w:p w14:paraId="7722B335">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0941F4CA">
            <w:pPr>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42589883">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RandomForest</w:t>
            </w:r>
          </w:p>
        </w:tc>
        <w:tc>
          <w:tcPr>
            <w:tcW w:w="1060" w:type="dxa"/>
            <w:tcBorders>
              <w:top w:val="nil"/>
              <w:left w:val="nil"/>
              <w:bottom w:val="nil"/>
              <w:right w:val="nil"/>
            </w:tcBorders>
            <w:shd w:val="clear" w:color="auto" w:fill="auto"/>
            <w:noWrap/>
            <w:vAlign w:val="bottom"/>
          </w:tcPr>
          <w:p w14:paraId="5BDFBD18">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0.9186</w:t>
            </w:r>
          </w:p>
        </w:tc>
        <w:tc>
          <w:tcPr>
            <w:tcW w:w="1060" w:type="dxa"/>
            <w:tcBorders>
              <w:top w:val="nil"/>
              <w:left w:val="nil"/>
              <w:bottom w:val="nil"/>
              <w:right w:val="nil"/>
            </w:tcBorders>
            <w:shd w:val="clear" w:color="auto" w:fill="auto"/>
            <w:noWrap/>
            <w:vAlign w:val="bottom"/>
          </w:tcPr>
          <w:p w14:paraId="316623F3">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1.3303</w:t>
            </w:r>
          </w:p>
        </w:tc>
        <w:tc>
          <w:tcPr>
            <w:tcW w:w="1060" w:type="dxa"/>
            <w:tcBorders>
              <w:top w:val="nil"/>
              <w:left w:val="nil"/>
              <w:bottom w:val="nil"/>
              <w:right w:val="nil"/>
            </w:tcBorders>
            <w:shd w:val="clear" w:color="auto" w:fill="auto"/>
            <w:noWrap/>
            <w:vAlign w:val="bottom"/>
          </w:tcPr>
          <w:p w14:paraId="367E0023">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3.5055</w:t>
            </w:r>
          </w:p>
        </w:tc>
        <w:tc>
          <w:tcPr>
            <w:tcW w:w="1060" w:type="dxa"/>
            <w:tcBorders>
              <w:top w:val="nil"/>
              <w:left w:val="nil"/>
              <w:bottom w:val="nil"/>
              <w:right w:val="nil"/>
            </w:tcBorders>
            <w:shd w:val="clear" w:color="auto" w:fill="auto"/>
            <w:noWrap/>
            <w:vAlign w:val="bottom"/>
          </w:tcPr>
          <w:p w14:paraId="1AD816E8">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0.5045</w:t>
            </w:r>
          </w:p>
        </w:tc>
        <w:tc>
          <w:tcPr>
            <w:tcW w:w="1060" w:type="dxa"/>
            <w:tcBorders>
              <w:top w:val="nil"/>
              <w:left w:val="nil"/>
              <w:bottom w:val="nil"/>
              <w:right w:val="nil"/>
            </w:tcBorders>
            <w:shd w:val="clear" w:color="auto" w:fill="auto"/>
            <w:noWrap/>
            <w:vAlign w:val="bottom"/>
          </w:tcPr>
          <w:p w14:paraId="6EF3941A">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3.2695</w:t>
            </w:r>
          </w:p>
        </w:tc>
        <w:tc>
          <w:tcPr>
            <w:tcW w:w="1060" w:type="dxa"/>
            <w:tcBorders>
              <w:top w:val="nil"/>
              <w:left w:val="nil"/>
              <w:bottom w:val="nil"/>
              <w:right w:val="nil"/>
            </w:tcBorders>
            <w:shd w:val="clear" w:color="auto" w:fill="auto"/>
            <w:noWrap/>
            <w:vAlign w:val="bottom"/>
          </w:tcPr>
          <w:p w14:paraId="118590C6">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1.4206</w:t>
            </w:r>
          </w:p>
        </w:tc>
      </w:tr>
      <w:tr w14:paraId="6A103984">
        <w:trPr>
          <w:trHeight w:val="280" w:hRule="atLeast"/>
          <w:jc w:val="center"/>
        </w:trPr>
        <w:tc>
          <w:tcPr>
            <w:tcW w:w="636" w:type="dxa"/>
            <w:vMerge w:val="continue"/>
            <w:tcBorders>
              <w:left w:val="nil"/>
              <w:bottom w:val="single" w:color="auto" w:sz="4" w:space="0"/>
              <w:right w:val="nil"/>
            </w:tcBorders>
            <w:shd w:val="clear" w:color="auto" w:fill="auto"/>
            <w:noWrap/>
            <w:vAlign w:val="center"/>
          </w:tcPr>
          <w:p w14:paraId="1391DA62">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5D73A26A">
            <w:pPr>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382A9AEB">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RLSR</w:t>
            </w:r>
          </w:p>
        </w:tc>
        <w:tc>
          <w:tcPr>
            <w:tcW w:w="1060" w:type="dxa"/>
            <w:tcBorders>
              <w:top w:val="nil"/>
              <w:left w:val="nil"/>
              <w:bottom w:val="nil"/>
              <w:right w:val="nil"/>
            </w:tcBorders>
            <w:shd w:val="clear" w:color="auto" w:fill="auto"/>
            <w:noWrap/>
            <w:vAlign w:val="bottom"/>
          </w:tcPr>
          <w:p w14:paraId="5585FE1D">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0.8384</w:t>
            </w:r>
          </w:p>
        </w:tc>
        <w:tc>
          <w:tcPr>
            <w:tcW w:w="1060" w:type="dxa"/>
            <w:tcBorders>
              <w:top w:val="nil"/>
              <w:left w:val="nil"/>
              <w:bottom w:val="nil"/>
              <w:right w:val="nil"/>
            </w:tcBorders>
            <w:shd w:val="clear" w:color="auto" w:fill="auto"/>
            <w:noWrap/>
            <w:vAlign w:val="bottom"/>
          </w:tcPr>
          <w:p w14:paraId="10728916">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1.8750</w:t>
            </w:r>
          </w:p>
        </w:tc>
        <w:tc>
          <w:tcPr>
            <w:tcW w:w="1060" w:type="dxa"/>
            <w:tcBorders>
              <w:top w:val="nil"/>
              <w:left w:val="nil"/>
              <w:bottom w:val="nil"/>
              <w:right w:val="nil"/>
            </w:tcBorders>
            <w:shd w:val="clear" w:color="auto" w:fill="auto"/>
            <w:noWrap/>
            <w:vAlign w:val="bottom"/>
          </w:tcPr>
          <w:p w14:paraId="1501CFB6">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2.4873</w:t>
            </w:r>
          </w:p>
        </w:tc>
        <w:tc>
          <w:tcPr>
            <w:tcW w:w="1060" w:type="dxa"/>
            <w:tcBorders>
              <w:top w:val="nil"/>
              <w:left w:val="nil"/>
              <w:bottom w:val="nil"/>
              <w:right w:val="nil"/>
            </w:tcBorders>
            <w:shd w:val="clear" w:color="auto" w:fill="auto"/>
            <w:noWrap/>
            <w:vAlign w:val="bottom"/>
          </w:tcPr>
          <w:p w14:paraId="018A2DDF">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0.8208</w:t>
            </w:r>
          </w:p>
        </w:tc>
        <w:tc>
          <w:tcPr>
            <w:tcW w:w="1060" w:type="dxa"/>
            <w:tcBorders>
              <w:top w:val="nil"/>
              <w:left w:val="nil"/>
              <w:bottom w:val="nil"/>
              <w:right w:val="nil"/>
            </w:tcBorders>
            <w:shd w:val="clear" w:color="auto" w:fill="auto"/>
            <w:noWrap/>
            <w:vAlign w:val="bottom"/>
          </w:tcPr>
          <w:p w14:paraId="2D0E72B2">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1.9663</w:t>
            </w:r>
          </w:p>
        </w:tc>
        <w:tc>
          <w:tcPr>
            <w:tcW w:w="1060" w:type="dxa"/>
            <w:tcBorders>
              <w:top w:val="nil"/>
              <w:left w:val="nil"/>
              <w:bottom w:val="nil"/>
              <w:right w:val="nil"/>
            </w:tcBorders>
            <w:shd w:val="clear" w:color="auto" w:fill="auto"/>
            <w:noWrap/>
            <w:vAlign w:val="bottom"/>
          </w:tcPr>
          <w:p w14:paraId="1E52D05D">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2.3622</w:t>
            </w:r>
          </w:p>
        </w:tc>
      </w:tr>
      <w:tr w14:paraId="6826E53A">
        <w:trPr>
          <w:trHeight w:val="280" w:hRule="atLeast"/>
          <w:jc w:val="center"/>
        </w:trPr>
        <w:tc>
          <w:tcPr>
            <w:tcW w:w="636" w:type="dxa"/>
            <w:vMerge w:val="continue"/>
            <w:tcBorders>
              <w:left w:val="nil"/>
              <w:bottom w:val="single" w:color="auto" w:sz="4" w:space="0"/>
              <w:right w:val="nil"/>
            </w:tcBorders>
            <w:shd w:val="clear" w:color="auto" w:fill="auto"/>
            <w:noWrap/>
            <w:vAlign w:val="center"/>
          </w:tcPr>
          <w:p w14:paraId="0B7B6837">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1859CD64">
            <w:pPr>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48292CC6">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GradientBoosting</w:t>
            </w:r>
          </w:p>
        </w:tc>
        <w:tc>
          <w:tcPr>
            <w:tcW w:w="1060" w:type="dxa"/>
            <w:tcBorders>
              <w:top w:val="nil"/>
              <w:left w:val="nil"/>
              <w:bottom w:val="nil"/>
              <w:right w:val="nil"/>
            </w:tcBorders>
            <w:shd w:val="clear" w:color="auto" w:fill="auto"/>
            <w:noWrap/>
            <w:vAlign w:val="bottom"/>
          </w:tcPr>
          <w:p w14:paraId="6EA791A7">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0.9941</w:t>
            </w:r>
          </w:p>
        </w:tc>
        <w:tc>
          <w:tcPr>
            <w:tcW w:w="1060" w:type="dxa"/>
            <w:tcBorders>
              <w:top w:val="nil"/>
              <w:left w:val="nil"/>
              <w:bottom w:val="nil"/>
              <w:right w:val="nil"/>
            </w:tcBorders>
            <w:shd w:val="clear" w:color="auto" w:fill="auto"/>
            <w:noWrap/>
            <w:vAlign w:val="bottom"/>
          </w:tcPr>
          <w:p w14:paraId="2D8B98D3">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0.3592</w:t>
            </w:r>
          </w:p>
        </w:tc>
        <w:tc>
          <w:tcPr>
            <w:tcW w:w="1060" w:type="dxa"/>
            <w:tcBorders>
              <w:top w:val="nil"/>
              <w:left w:val="nil"/>
              <w:bottom w:val="nil"/>
              <w:right w:val="nil"/>
            </w:tcBorders>
            <w:shd w:val="clear" w:color="auto" w:fill="auto"/>
            <w:noWrap/>
            <w:vAlign w:val="bottom"/>
          </w:tcPr>
          <w:p w14:paraId="5F72925E">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12.9834</w:t>
            </w:r>
          </w:p>
        </w:tc>
        <w:tc>
          <w:tcPr>
            <w:tcW w:w="1060" w:type="dxa"/>
            <w:tcBorders>
              <w:top w:val="nil"/>
              <w:left w:val="nil"/>
              <w:bottom w:val="nil"/>
              <w:right w:val="nil"/>
            </w:tcBorders>
            <w:shd w:val="clear" w:color="auto" w:fill="auto"/>
            <w:noWrap/>
            <w:vAlign w:val="bottom"/>
          </w:tcPr>
          <w:p w14:paraId="4966176F">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0.4901</w:t>
            </w:r>
          </w:p>
        </w:tc>
        <w:tc>
          <w:tcPr>
            <w:tcW w:w="1060" w:type="dxa"/>
            <w:tcBorders>
              <w:top w:val="nil"/>
              <w:left w:val="nil"/>
              <w:bottom w:val="nil"/>
              <w:right w:val="nil"/>
            </w:tcBorders>
            <w:shd w:val="clear" w:color="auto" w:fill="auto"/>
            <w:noWrap/>
            <w:vAlign w:val="bottom"/>
          </w:tcPr>
          <w:p w14:paraId="6C9DDDC1">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3.3168</w:t>
            </w:r>
          </w:p>
        </w:tc>
        <w:tc>
          <w:tcPr>
            <w:tcW w:w="1060" w:type="dxa"/>
            <w:tcBorders>
              <w:top w:val="nil"/>
              <w:left w:val="nil"/>
              <w:bottom w:val="nil"/>
              <w:right w:val="nil"/>
            </w:tcBorders>
            <w:shd w:val="clear" w:color="auto" w:fill="auto"/>
            <w:noWrap/>
            <w:vAlign w:val="bottom"/>
          </w:tcPr>
          <w:p w14:paraId="7F512C8C">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1.4004</w:t>
            </w:r>
          </w:p>
        </w:tc>
      </w:tr>
      <w:tr w14:paraId="6E73F8A9">
        <w:trPr>
          <w:trHeight w:val="280" w:hRule="atLeast"/>
          <w:jc w:val="center"/>
        </w:trPr>
        <w:tc>
          <w:tcPr>
            <w:tcW w:w="636" w:type="dxa"/>
            <w:vMerge w:val="continue"/>
            <w:tcBorders>
              <w:left w:val="nil"/>
              <w:bottom w:val="single" w:color="auto" w:sz="4" w:space="0"/>
              <w:right w:val="nil"/>
            </w:tcBorders>
            <w:shd w:val="clear" w:color="auto" w:fill="auto"/>
            <w:noWrap/>
            <w:vAlign w:val="center"/>
          </w:tcPr>
          <w:p w14:paraId="3734D157">
            <w:pPr>
              <w:widowControl/>
              <w:jc w:val="center"/>
              <w:rPr>
                <w:rFonts w:ascii="Times New Roman" w:hAnsi="Times New Roman" w:eastAsia="宋体" w:cs="Times New Roman"/>
                <w:color w:val="000000"/>
                <w:kern w:val="0"/>
                <w:sz w:val="18"/>
                <w:szCs w:val="18"/>
                <w:lang w:bidi="ar"/>
              </w:rPr>
            </w:pPr>
          </w:p>
        </w:tc>
        <w:tc>
          <w:tcPr>
            <w:tcW w:w="1759" w:type="dxa"/>
            <w:vMerge w:val="restart"/>
            <w:tcBorders>
              <w:left w:val="nil"/>
              <w:right w:val="nil"/>
            </w:tcBorders>
            <w:shd w:val="clear" w:color="auto" w:fill="auto"/>
            <w:noWrap/>
            <w:vAlign w:val="center"/>
          </w:tcPr>
          <w:p w14:paraId="004FC655">
            <w:pPr>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FD</w:t>
            </w:r>
          </w:p>
        </w:tc>
        <w:tc>
          <w:tcPr>
            <w:tcW w:w="2240" w:type="dxa"/>
            <w:tcBorders>
              <w:top w:val="nil"/>
              <w:left w:val="nil"/>
              <w:bottom w:val="nil"/>
              <w:right w:val="nil"/>
            </w:tcBorders>
            <w:shd w:val="clear" w:color="auto" w:fill="auto"/>
            <w:noWrap/>
            <w:vAlign w:val="bottom"/>
          </w:tcPr>
          <w:p w14:paraId="0F78688C">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SVM</w:t>
            </w:r>
          </w:p>
        </w:tc>
        <w:tc>
          <w:tcPr>
            <w:tcW w:w="1060" w:type="dxa"/>
            <w:tcBorders>
              <w:top w:val="nil"/>
              <w:left w:val="nil"/>
              <w:bottom w:val="nil"/>
              <w:right w:val="nil"/>
            </w:tcBorders>
            <w:shd w:val="clear" w:color="auto" w:fill="auto"/>
            <w:noWrap/>
            <w:vAlign w:val="bottom"/>
          </w:tcPr>
          <w:p w14:paraId="194F8925">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0.4898</w:t>
            </w:r>
          </w:p>
        </w:tc>
        <w:tc>
          <w:tcPr>
            <w:tcW w:w="1060" w:type="dxa"/>
            <w:tcBorders>
              <w:top w:val="nil"/>
              <w:left w:val="nil"/>
              <w:bottom w:val="nil"/>
              <w:right w:val="nil"/>
            </w:tcBorders>
            <w:shd w:val="clear" w:color="auto" w:fill="auto"/>
            <w:noWrap/>
            <w:vAlign w:val="bottom"/>
          </w:tcPr>
          <w:p w14:paraId="1B4D20D3">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3.3312</w:t>
            </w:r>
          </w:p>
        </w:tc>
        <w:tc>
          <w:tcPr>
            <w:tcW w:w="1060" w:type="dxa"/>
            <w:tcBorders>
              <w:top w:val="nil"/>
              <w:left w:val="nil"/>
              <w:bottom w:val="nil"/>
              <w:right w:val="nil"/>
            </w:tcBorders>
            <w:shd w:val="clear" w:color="auto" w:fill="auto"/>
            <w:noWrap/>
            <w:vAlign w:val="bottom"/>
          </w:tcPr>
          <w:p w14:paraId="78F0F627">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1.3999</w:t>
            </w:r>
          </w:p>
        </w:tc>
        <w:tc>
          <w:tcPr>
            <w:tcW w:w="1060" w:type="dxa"/>
            <w:tcBorders>
              <w:top w:val="nil"/>
              <w:left w:val="nil"/>
              <w:bottom w:val="nil"/>
              <w:right w:val="nil"/>
            </w:tcBorders>
            <w:shd w:val="clear" w:color="auto" w:fill="auto"/>
            <w:noWrap/>
            <w:vAlign w:val="bottom"/>
          </w:tcPr>
          <w:p w14:paraId="4F202EBA">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0.3974</w:t>
            </w:r>
          </w:p>
        </w:tc>
        <w:tc>
          <w:tcPr>
            <w:tcW w:w="1060" w:type="dxa"/>
            <w:tcBorders>
              <w:top w:val="nil"/>
              <w:left w:val="nil"/>
              <w:bottom w:val="nil"/>
              <w:right w:val="nil"/>
            </w:tcBorders>
            <w:shd w:val="clear" w:color="auto" w:fill="auto"/>
            <w:noWrap/>
            <w:vAlign w:val="bottom"/>
          </w:tcPr>
          <w:p w14:paraId="20AD7974">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3.6055</w:t>
            </w:r>
          </w:p>
        </w:tc>
        <w:tc>
          <w:tcPr>
            <w:tcW w:w="1060" w:type="dxa"/>
            <w:tcBorders>
              <w:top w:val="nil"/>
              <w:left w:val="nil"/>
              <w:bottom w:val="nil"/>
              <w:right w:val="nil"/>
            </w:tcBorders>
            <w:shd w:val="clear" w:color="auto" w:fill="auto"/>
            <w:noWrap/>
            <w:vAlign w:val="bottom"/>
          </w:tcPr>
          <w:p w14:paraId="3A190F7D">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1.2882</w:t>
            </w:r>
          </w:p>
        </w:tc>
      </w:tr>
      <w:tr w14:paraId="2BD4EBCA">
        <w:trPr>
          <w:trHeight w:val="280" w:hRule="atLeast"/>
          <w:jc w:val="center"/>
        </w:trPr>
        <w:tc>
          <w:tcPr>
            <w:tcW w:w="636" w:type="dxa"/>
            <w:vMerge w:val="continue"/>
            <w:tcBorders>
              <w:left w:val="nil"/>
              <w:bottom w:val="single" w:color="auto" w:sz="4" w:space="0"/>
              <w:right w:val="nil"/>
            </w:tcBorders>
            <w:shd w:val="clear" w:color="auto" w:fill="auto"/>
            <w:noWrap/>
            <w:vAlign w:val="center"/>
          </w:tcPr>
          <w:p w14:paraId="332F9868">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43F6ABE4">
            <w:pPr>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692D290F">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Ridge</w:t>
            </w:r>
          </w:p>
        </w:tc>
        <w:tc>
          <w:tcPr>
            <w:tcW w:w="1060" w:type="dxa"/>
            <w:tcBorders>
              <w:top w:val="nil"/>
              <w:left w:val="nil"/>
              <w:bottom w:val="nil"/>
              <w:right w:val="nil"/>
            </w:tcBorders>
            <w:shd w:val="clear" w:color="auto" w:fill="auto"/>
            <w:noWrap/>
            <w:vAlign w:val="bottom"/>
          </w:tcPr>
          <w:p w14:paraId="048D1F7C">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0.6715</w:t>
            </w:r>
          </w:p>
        </w:tc>
        <w:tc>
          <w:tcPr>
            <w:tcW w:w="1060" w:type="dxa"/>
            <w:tcBorders>
              <w:top w:val="nil"/>
              <w:left w:val="nil"/>
              <w:bottom w:val="nil"/>
              <w:right w:val="nil"/>
            </w:tcBorders>
            <w:shd w:val="clear" w:color="auto" w:fill="auto"/>
            <w:noWrap/>
            <w:vAlign w:val="bottom"/>
          </w:tcPr>
          <w:p w14:paraId="34FD9544">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2.6727</w:t>
            </w:r>
          </w:p>
        </w:tc>
        <w:tc>
          <w:tcPr>
            <w:tcW w:w="1060" w:type="dxa"/>
            <w:tcBorders>
              <w:top w:val="nil"/>
              <w:left w:val="nil"/>
              <w:bottom w:val="nil"/>
              <w:right w:val="nil"/>
            </w:tcBorders>
            <w:shd w:val="clear" w:color="auto" w:fill="auto"/>
            <w:noWrap/>
            <w:vAlign w:val="bottom"/>
          </w:tcPr>
          <w:p w14:paraId="7F541489">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1.7448</w:t>
            </w:r>
          </w:p>
        </w:tc>
        <w:tc>
          <w:tcPr>
            <w:tcW w:w="1060" w:type="dxa"/>
            <w:tcBorders>
              <w:top w:val="nil"/>
              <w:left w:val="nil"/>
              <w:bottom w:val="nil"/>
              <w:right w:val="nil"/>
            </w:tcBorders>
            <w:shd w:val="clear" w:color="auto" w:fill="auto"/>
            <w:noWrap/>
            <w:vAlign w:val="bottom"/>
          </w:tcPr>
          <w:p w14:paraId="57A4CCDF">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0.6441</w:t>
            </w:r>
          </w:p>
        </w:tc>
        <w:tc>
          <w:tcPr>
            <w:tcW w:w="1060" w:type="dxa"/>
            <w:tcBorders>
              <w:top w:val="nil"/>
              <w:left w:val="nil"/>
              <w:bottom w:val="nil"/>
              <w:right w:val="nil"/>
            </w:tcBorders>
            <w:shd w:val="clear" w:color="auto" w:fill="auto"/>
            <w:noWrap/>
            <w:vAlign w:val="bottom"/>
          </w:tcPr>
          <w:p w14:paraId="68545FA6">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2.7709</w:t>
            </w:r>
          </w:p>
        </w:tc>
        <w:tc>
          <w:tcPr>
            <w:tcW w:w="1060" w:type="dxa"/>
            <w:tcBorders>
              <w:top w:val="nil"/>
              <w:left w:val="nil"/>
              <w:bottom w:val="nil"/>
              <w:right w:val="nil"/>
            </w:tcBorders>
            <w:shd w:val="clear" w:color="auto" w:fill="auto"/>
            <w:noWrap/>
            <w:vAlign w:val="bottom"/>
          </w:tcPr>
          <w:p w14:paraId="07E65EF1">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1.6762</w:t>
            </w:r>
          </w:p>
        </w:tc>
      </w:tr>
      <w:tr w14:paraId="328A1ACA">
        <w:trPr>
          <w:trHeight w:val="280" w:hRule="atLeast"/>
          <w:jc w:val="center"/>
        </w:trPr>
        <w:tc>
          <w:tcPr>
            <w:tcW w:w="636" w:type="dxa"/>
            <w:vMerge w:val="continue"/>
            <w:tcBorders>
              <w:left w:val="nil"/>
              <w:bottom w:val="single" w:color="auto" w:sz="4" w:space="0"/>
              <w:right w:val="nil"/>
            </w:tcBorders>
            <w:shd w:val="clear" w:color="auto" w:fill="auto"/>
            <w:noWrap/>
            <w:vAlign w:val="center"/>
          </w:tcPr>
          <w:p w14:paraId="22666C9E">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4E61A0C5">
            <w:pPr>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12618853">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RandomForest</w:t>
            </w:r>
          </w:p>
        </w:tc>
        <w:tc>
          <w:tcPr>
            <w:tcW w:w="1060" w:type="dxa"/>
            <w:tcBorders>
              <w:top w:val="nil"/>
              <w:left w:val="nil"/>
              <w:bottom w:val="nil"/>
              <w:right w:val="nil"/>
            </w:tcBorders>
            <w:shd w:val="clear" w:color="auto" w:fill="auto"/>
            <w:noWrap/>
            <w:vAlign w:val="bottom"/>
          </w:tcPr>
          <w:p w14:paraId="42B79B10">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0.8977</w:t>
            </w:r>
          </w:p>
        </w:tc>
        <w:tc>
          <w:tcPr>
            <w:tcW w:w="1060" w:type="dxa"/>
            <w:tcBorders>
              <w:top w:val="nil"/>
              <w:left w:val="nil"/>
              <w:bottom w:val="nil"/>
              <w:right w:val="nil"/>
            </w:tcBorders>
            <w:shd w:val="clear" w:color="auto" w:fill="auto"/>
            <w:noWrap/>
            <w:vAlign w:val="bottom"/>
          </w:tcPr>
          <w:p w14:paraId="18C49686">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1.4914</w:t>
            </w:r>
          </w:p>
        </w:tc>
        <w:tc>
          <w:tcPr>
            <w:tcW w:w="1060" w:type="dxa"/>
            <w:tcBorders>
              <w:top w:val="nil"/>
              <w:left w:val="nil"/>
              <w:bottom w:val="nil"/>
              <w:right w:val="nil"/>
            </w:tcBorders>
            <w:shd w:val="clear" w:color="auto" w:fill="auto"/>
            <w:noWrap/>
            <w:vAlign w:val="bottom"/>
          </w:tcPr>
          <w:p w14:paraId="48CF40C3">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3.1270</w:t>
            </w:r>
          </w:p>
        </w:tc>
        <w:tc>
          <w:tcPr>
            <w:tcW w:w="1060" w:type="dxa"/>
            <w:tcBorders>
              <w:top w:val="nil"/>
              <w:left w:val="nil"/>
              <w:bottom w:val="nil"/>
              <w:right w:val="nil"/>
            </w:tcBorders>
            <w:shd w:val="clear" w:color="auto" w:fill="auto"/>
            <w:noWrap/>
            <w:vAlign w:val="bottom"/>
          </w:tcPr>
          <w:p w14:paraId="51F44784">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0.4071</w:t>
            </w:r>
          </w:p>
        </w:tc>
        <w:tc>
          <w:tcPr>
            <w:tcW w:w="1060" w:type="dxa"/>
            <w:tcBorders>
              <w:top w:val="nil"/>
              <w:left w:val="nil"/>
              <w:bottom w:val="nil"/>
              <w:right w:val="nil"/>
            </w:tcBorders>
            <w:shd w:val="clear" w:color="auto" w:fill="auto"/>
            <w:noWrap/>
            <w:vAlign w:val="bottom"/>
          </w:tcPr>
          <w:p w14:paraId="23686228">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3.5766</w:t>
            </w:r>
          </w:p>
        </w:tc>
        <w:tc>
          <w:tcPr>
            <w:tcW w:w="1060" w:type="dxa"/>
            <w:tcBorders>
              <w:top w:val="nil"/>
              <w:left w:val="nil"/>
              <w:bottom w:val="nil"/>
              <w:right w:val="nil"/>
            </w:tcBorders>
            <w:shd w:val="clear" w:color="auto" w:fill="auto"/>
            <w:noWrap/>
            <w:vAlign w:val="bottom"/>
          </w:tcPr>
          <w:p w14:paraId="768A4BC7">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1.2986</w:t>
            </w:r>
          </w:p>
        </w:tc>
      </w:tr>
      <w:tr w14:paraId="37C65DFF">
        <w:trPr>
          <w:trHeight w:val="280" w:hRule="atLeast"/>
          <w:jc w:val="center"/>
        </w:trPr>
        <w:tc>
          <w:tcPr>
            <w:tcW w:w="636" w:type="dxa"/>
            <w:vMerge w:val="continue"/>
            <w:tcBorders>
              <w:left w:val="nil"/>
              <w:bottom w:val="single" w:color="auto" w:sz="4" w:space="0"/>
              <w:right w:val="nil"/>
            </w:tcBorders>
            <w:shd w:val="clear" w:color="auto" w:fill="auto"/>
            <w:noWrap/>
            <w:vAlign w:val="center"/>
          </w:tcPr>
          <w:p w14:paraId="24A01C13">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2D61D514">
            <w:pPr>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1D382161">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RLSR</w:t>
            </w:r>
          </w:p>
        </w:tc>
        <w:tc>
          <w:tcPr>
            <w:tcW w:w="1060" w:type="dxa"/>
            <w:tcBorders>
              <w:top w:val="nil"/>
              <w:left w:val="nil"/>
              <w:bottom w:val="nil"/>
              <w:right w:val="nil"/>
            </w:tcBorders>
            <w:shd w:val="clear" w:color="auto" w:fill="auto"/>
            <w:noWrap/>
            <w:vAlign w:val="bottom"/>
          </w:tcPr>
          <w:p w14:paraId="0D655A29">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0.7965</w:t>
            </w:r>
          </w:p>
        </w:tc>
        <w:tc>
          <w:tcPr>
            <w:tcW w:w="1060" w:type="dxa"/>
            <w:tcBorders>
              <w:top w:val="nil"/>
              <w:left w:val="nil"/>
              <w:bottom w:val="nil"/>
              <w:right w:val="nil"/>
            </w:tcBorders>
            <w:shd w:val="clear" w:color="auto" w:fill="auto"/>
            <w:noWrap/>
            <w:vAlign w:val="bottom"/>
          </w:tcPr>
          <w:p w14:paraId="04409B28">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2.1036</w:t>
            </w:r>
          </w:p>
        </w:tc>
        <w:tc>
          <w:tcPr>
            <w:tcW w:w="1060" w:type="dxa"/>
            <w:tcBorders>
              <w:top w:val="nil"/>
              <w:left w:val="nil"/>
              <w:bottom w:val="nil"/>
              <w:right w:val="nil"/>
            </w:tcBorders>
            <w:shd w:val="clear" w:color="auto" w:fill="auto"/>
            <w:noWrap/>
            <w:vAlign w:val="bottom"/>
          </w:tcPr>
          <w:p w14:paraId="3D8D1337">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2.2169</w:t>
            </w:r>
          </w:p>
        </w:tc>
        <w:tc>
          <w:tcPr>
            <w:tcW w:w="1060" w:type="dxa"/>
            <w:tcBorders>
              <w:top w:val="nil"/>
              <w:left w:val="nil"/>
              <w:bottom w:val="nil"/>
              <w:right w:val="nil"/>
            </w:tcBorders>
            <w:shd w:val="clear" w:color="auto" w:fill="auto"/>
            <w:noWrap/>
            <w:vAlign w:val="bottom"/>
          </w:tcPr>
          <w:p w14:paraId="6826FBF8">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0.6439</w:t>
            </w:r>
          </w:p>
        </w:tc>
        <w:tc>
          <w:tcPr>
            <w:tcW w:w="1060" w:type="dxa"/>
            <w:tcBorders>
              <w:top w:val="nil"/>
              <w:left w:val="nil"/>
              <w:bottom w:val="nil"/>
              <w:right w:val="nil"/>
            </w:tcBorders>
            <w:shd w:val="clear" w:color="auto" w:fill="auto"/>
            <w:noWrap/>
            <w:vAlign w:val="bottom"/>
          </w:tcPr>
          <w:p w14:paraId="3A9D54E0">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2.7716</w:t>
            </w:r>
          </w:p>
        </w:tc>
        <w:tc>
          <w:tcPr>
            <w:tcW w:w="1060" w:type="dxa"/>
            <w:tcBorders>
              <w:top w:val="nil"/>
              <w:left w:val="nil"/>
              <w:bottom w:val="nil"/>
              <w:right w:val="nil"/>
            </w:tcBorders>
            <w:shd w:val="clear" w:color="auto" w:fill="auto"/>
            <w:noWrap/>
            <w:vAlign w:val="bottom"/>
          </w:tcPr>
          <w:p w14:paraId="40CDF1E9">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1.6759</w:t>
            </w:r>
          </w:p>
        </w:tc>
      </w:tr>
      <w:tr w14:paraId="6B9EDD2F">
        <w:trPr>
          <w:trHeight w:val="280" w:hRule="atLeast"/>
          <w:jc w:val="center"/>
        </w:trPr>
        <w:tc>
          <w:tcPr>
            <w:tcW w:w="636" w:type="dxa"/>
            <w:vMerge w:val="continue"/>
            <w:tcBorders>
              <w:left w:val="nil"/>
              <w:bottom w:val="single" w:color="auto" w:sz="4" w:space="0"/>
              <w:right w:val="nil"/>
            </w:tcBorders>
            <w:shd w:val="clear" w:color="auto" w:fill="auto"/>
            <w:noWrap/>
            <w:vAlign w:val="center"/>
          </w:tcPr>
          <w:p w14:paraId="773276D8">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660636E6">
            <w:pPr>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17750E1E">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GradientBoosting</w:t>
            </w:r>
          </w:p>
        </w:tc>
        <w:tc>
          <w:tcPr>
            <w:tcW w:w="1060" w:type="dxa"/>
            <w:tcBorders>
              <w:top w:val="nil"/>
              <w:left w:val="nil"/>
              <w:bottom w:val="nil"/>
              <w:right w:val="nil"/>
            </w:tcBorders>
            <w:shd w:val="clear" w:color="auto" w:fill="auto"/>
            <w:noWrap/>
            <w:vAlign w:val="bottom"/>
          </w:tcPr>
          <w:p w14:paraId="00AB5258">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0.9923</w:t>
            </w:r>
          </w:p>
        </w:tc>
        <w:tc>
          <w:tcPr>
            <w:tcW w:w="1060" w:type="dxa"/>
            <w:tcBorders>
              <w:top w:val="nil"/>
              <w:left w:val="nil"/>
              <w:bottom w:val="nil"/>
              <w:right w:val="nil"/>
            </w:tcBorders>
            <w:shd w:val="clear" w:color="auto" w:fill="auto"/>
            <w:noWrap/>
            <w:vAlign w:val="bottom"/>
          </w:tcPr>
          <w:p w14:paraId="4782AB59">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0.4104</w:t>
            </w:r>
          </w:p>
        </w:tc>
        <w:tc>
          <w:tcPr>
            <w:tcW w:w="1060" w:type="dxa"/>
            <w:tcBorders>
              <w:top w:val="nil"/>
              <w:left w:val="nil"/>
              <w:bottom w:val="nil"/>
              <w:right w:val="nil"/>
            </w:tcBorders>
            <w:shd w:val="clear" w:color="auto" w:fill="auto"/>
            <w:noWrap/>
            <w:vAlign w:val="bottom"/>
          </w:tcPr>
          <w:p w14:paraId="7AF443B4">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11.3635</w:t>
            </w:r>
          </w:p>
        </w:tc>
        <w:tc>
          <w:tcPr>
            <w:tcW w:w="1060" w:type="dxa"/>
            <w:tcBorders>
              <w:top w:val="nil"/>
              <w:left w:val="nil"/>
              <w:bottom w:val="nil"/>
              <w:right w:val="nil"/>
            </w:tcBorders>
            <w:shd w:val="clear" w:color="auto" w:fill="auto"/>
            <w:noWrap/>
            <w:vAlign w:val="bottom"/>
          </w:tcPr>
          <w:p w14:paraId="07D65BE9">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0.4950</w:t>
            </w:r>
          </w:p>
        </w:tc>
        <w:tc>
          <w:tcPr>
            <w:tcW w:w="1060" w:type="dxa"/>
            <w:tcBorders>
              <w:top w:val="nil"/>
              <w:left w:val="nil"/>
              <w:bottom w:val="nil"/>
              <w:right w:val="nil"/>
            </w:tcBorders>
            <w:shd w:val="clear" w:color="auto" w:fill="auto"/>
            <w:noWrap/>
            <w:vAlign w:val="bottom"/>
          </w:tcPr>
          <w:p w14:paraId="4590B55D">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3.3006</w:t>
            </w:r>
          </w:p>
        </w:tc>
        <w:tc>
          <w:tcPr>
            <w:tcW w:w="1060" w:type="dxa"/>
            <w:tcBorders>
              <w:top w:val="nil"/>
              <w:left w:val="nil"/>
              <w:bottom w:val="nil"/>
              <w:right w:val="nil"/>
            </w:tcBorders>
            <w:shd w:val="clear" w:color="auto" w:fill="auto"/>
            <w:noWrap/>
            <w:vAlign w:val="bottom"/>
          </w:tcPr>
          <w:p w14:paraId="5B8A81B5">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1.4072</w:t>
            </w:r>
          </w:p>
        </w:tc>
      </w:tr>
      <w:tr w14:paraId="55AE7FEC">
        <w:trPr>
          <w:trHeight w:val="280" w:hRule="atLeast"/>
          <w:jc w:val="center"/>
        </w:trPr>
        <w:tc>
          <w:tcPr>
            <w:tcW w:w="636" w:type="dxa"/>
            <w:vMerge w:val="continue"/>
            <w:tcBorders>
              <w:left w:val="nil"/>
              <w:bottom w:val="single" w:color="auto" w:sz="4" w:space="0"/>
              <w:right w:val="nil"/>
            </w:tcBorders>
            <w:shd w:val="clear" w:color="auto" w:fill="auto"/>
            <w:noWrap/>
            <w:vAlign w:val="center"/>
          </w:tcPr>
          <w:p w14:paraId="48984B82">
            <w:pPr>
              <w:widowControl/>
              <w:jc w:val="center"/>
              <w:rPr>
                <w:rFonts w:ascii="Times New Roman" w:hAnsi="Times New Roman" w:eastAsia="宋体" w:cs="Times New Roman"/>
                <w:color w:val="000000"/>
                <w:kern w:val="0"/>
                <w:sz w:val="18"/>
                <w:szCs w:val="18"/>
                <w:lang w:bidi="ar"/>
              </w:rPr>
            </w:pPr>
          </w:p>
        </w:tc>
        <w:tc>
          <w:tcPr>
            <w:tcW w:w="1759" w:type="dxa"/>
            <w:vMerge w:val="restart"/>
            <w:tcBorders>
              <w:left w:val="nil"/>
              <w:right w:val="nil"/>
            </w:tcBorders>
            <w:shd w:val="clear" w:color="auto" w:fill="auto"/>
            <w:noWrap/>
            <w:vAlign w:val="center"/>
          </w:tcPr>
          <w:p w14:paraId="1595A899">
            <w:pPr>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SD</w:t>
            </w:r>
          </w:p>
        </w:tc>
        <w:tc>
          <w:tcPr>
            <w:tcW w:w="2240" w:type="dxa"/>
            <w:tcBorders>
              <w:top w:val="nil"/>
              <w:left w:val="nil"/>
              <w:bottom w:val="nil"/>
              <w:right w:val="nil"/>
            </w:tcBorders>
            <w:shd w:val="clear" w:color="auto" w:fill="auto"/>
            <w:noWrap/>
            <w:vAlign w:val="bottom"/>
          </w:tcPr>
          <w:p w14:paraId="2971BE6A">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SVM</w:t>
            </w:r>
          </w:p>
        </w:tc>
        <w:tc>
          <w:tcPr>
            <w:tcW w:w="1060" w:type="dxa"/>
            <w:tcBorders>
              <w:top w:val="nil"/>
              <w:left w:val="nil"/>
              <w:bottom w:val="nil"/>
              <w:right w:val="nil"/>
            </w:tcBorders>
            <w:shd w:val="clear" w:color="auto" w:fill="auto"/>
            <w:noWrap/>
            <w:vAlign w:val="bottom"/>
          </w:tcPr>
          <w:p w14:paraId="0BA2B144">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0.4897</w:t>
            </w:r>
          </w:p>
        </w:tc>
        <w:tc>
          <w:tcPr>
            <w:tcW w:w="1060" w:type="dxa"/>
            <w:tcBorders>
              <w:top w:val="nil"/>
              <w:left w:val="nil"/>
              <w:bottom w:val="nil"/>
              <w:right w:val="nil"/>
            </w:tcBorders>
            <w:shd w:val="clear" w:color="auto" w:fill="auto"/>
            <w:noWrap/>
            <w:vAlign w:val="bottom"/>
          </w:tcPr>
          <w:p w14:paraId="7B773F7D">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3.3313</w:t>
            </w:r>
          </w:p>
        </w:tc>
        <w:tc>
          <w:tcPr>
            <w:tcW w:w="1060" w:type="dxa"/>
            <w:tcBorders>
              <w:top w:val="nil"/>
              <w:left w:val="nil"/>
              <w:bottom w:val="nil"/>
              <w:right w:val="nil"/>
            </w:tcBorders>
            <w:shd w:val="clear" w:color="auto" w:fill="auto"/>
            <w:noWrap/>
            <w:vAlign w:val="bottom"/>
          </w:tcPr>
          <w:p w14:paraId="28CB8AAF">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1.3999</w:t>
            </w:r>
          </w:p>
        </w:tc>
        <w:tc>
          <w:tcPr>
            <w:tcW w:w="1060" w:type="dxa"/>
            <w:tcBorders>
              <w:top w:val="nil"/>
              <w:left w:val="nil"/>
              <w:bottom w:val="nil"/>
              <w:right w:val="nil"/>
            </w:tcBorders>
            <w:shd w:val="clear" w:color="auto" w:fill="auto"/>
            <w:noWrap/>
            <w:vAlign w:val="bottom"/>
          </w:tcPr>
          <w:p w14:paraId="2394212F">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0.3974</w:t>
            </w:r>
          </w:p>
        </w:tc>
        <w:tc>
          <w:tcPr>
            <w:tcW w:w="1060" w:type="dxa"/>
            <w:tcBorders>
              <w:top w:val="nil"/>
              <w:left w:val="nil"/>
              <w:bottom w:val="nil"/>
              <w:right w:val="nil"/>
            </w:tcBorders>
            <w:shd w:val="clear" w:color="auto" w:fill="auto"/>
            <w:noWrap/>
            <w:vAlign w:val="bottom"/>
          </w:tcPr>
          <w:p w14:paraId="04C9D81A">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3.6056</w:t>
            </w:r>
          </w:p>
        </w:tc>
        <w:tc>
          <w:tcPr>
            <w:tcW w:w="1060" w:type="dxa"/>
            <w:tcBorders>
              <w:top w:val="nil"/>
              <w:left w:val="nil"/>
              <w:bottom w:val="nil"/>
              <w:right w:val="nil"/>
            </w:tcBorders>
            <w:shd w:val="clear" w:color="auto" w:fill="auto"/>
            <w:noWrap/>
            <w:vAlign w:val="bottom"/>
          </w:tcPr>
          <w:p w14:paraId="4E74109F">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1.2882</w:t>
            </w:r>
          </w:p>
        </w:tc>
      </w:tr>
      <w:tr w14:paraId="0B097B9A">
        <w:trPr>
          <w:trHeight w:val="280" w:hRule="atLeast"/>
          <w:jc w:val="center"/>
        </w:trPr>
        <w:tc>
          <w:tcPr>
            <w:tcW w:w="636" w:type="dxa"/>
            <w:vMerge w:val="continue"/>
            <w:tcBorders>
              <w:left w:val="nil"/>
              <w:bottom w:val="single" w:color="auto" w:sz="4" w:space="0"/>
              <w:right w:val="nil"/>
            </w:tcBorders>
            <w:shd w:val="clear" w:color="auto" w:fill="auto"/>
            <w:noWrap/>
            <w:vAlign w:val="center"/>
          </w:tcPr>
          <w:p w14:paraId="678FF93A">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195923A7">
            <w:pPr>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0BB981A2">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Ridge</w:t>
            </w:r>
          </w:p>
        </w:tc>
        <w:tc>
          <w:tcPr>
            <w:tcW w:w="1060" w:type="dxa"/>
            <w:tcBorders>
              <w:top w:val="nil"/>
              <w:left w:val="nil"/>
              <w:bottom w:val="nil"/>
              <w:right w:val="nil"/>
            </w:tcBorders>
            <w:shd w:val="clear" w:color="auto" w:fill="auto"/>
            <w:noWrap/>
            <w:vAlign w:val="bottom"/>
          </w:tcPr>
          <w:p w14:paraId="66AECDA9">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0.6713</w:t>
            </w:r>
          </w:p>
        </w:tc>
        <w:tc>
          <w:tcPr>
            <w:tcW w:w="1060" w:type="dxa"/>
            <w:tcBorders>
              <w:top w:val="nil"/>
              <w:left w:val="nil"/>
              <w:bottom w:val="nil"/>
              <w:right w:val="nil"/>
            </w:tcBorders>
            <w:shd w:val="clear" w:color="auto" w:fill="auto"/>
            <w:noWrap/>
            <w:vAlign w:val="bottom"/>
          </w:tcPr>
          <w:p w14:paraId="5B14B3DF">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2.6735</w:t>
            </w:r>
          </w:p>
        </w:tc>
        <w:tc>
          <w:tcPr>
            <w:tcW w:w="1060" w:type="dxa"/>
            <w:tcBorders>
              <w:top w:val="nil"/>
              <w:left w:val="nil"/>
              <w:bottom w:val="nil"/>
              <w:right w:val="nil"/>
            </w:tcBorders>
            <w:shd w:val="clear" w:color="auto" w:fill="auto"/>
            <w:noWrap/>
            <w:vAlign w:val="bottom"/>
          </w:tcPr>
          <w:p w14:paraId="444545EE">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1.7443</w:t>
            </w:r>
          </w:p>
        </w:tc>
        <w:tc>
          <w:tcPr>
            <w:tcW w:w="1060" w:type="dxa"/>
            <w:tcBorders>
              <w:top w:val="nil"/>
              <w:left w:val="nil"/>
              <w:bottom w:val="nil"/>
              <w:right w:val="nil"/>
            </w:tcBorders>
            <w:shd w:val="clear" w:color="auto" w:fill="auto"/>
            <w:noWrap/>
            <w:vAlign w:val="bottom"/>
          </w:tcPr>
          <w:p w14:paraId="3098A616">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0.6439</w:t>
            </w:r>
          </w:p>
        </w:tc>
        <w:tc>
          <w:tcPr>
            <w:tcW w:w="1060" w:type="dxa"/>
            <w:tcBorders>
              <w:top w:val="nil"/>
              <w:left w:val="nil"/>
              <w:bottom w:val="nil"/>
              <w:right w:val="nil"/>
            </w:tcBorders>
            <w:shd w:val="clear" w:color="auto" w:fill="auto"/>
            <w:noWrap/>
            <w:vAlign w:val="bottom"/>
          </w:tcPr>
          <w:p w14:paraId="6B285FAC">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2.7717</w:t>
            </w:r>
          </w:p>
        </w:tc>
        <w:tc>
          <w:tcPr>
            <w:tcW w:w="1060" w:type="dxa"/>
            <w:tcBorders>
              <w:top w:val="nil"/>
              <w:left w:val="nil"/>
              <w:bottom w:val="nil"/>
              <w:right w:val="nil"/>
            </w:tcBorders>
            <w:shd w:val="clear" w:color="auto" w:fill="auto"/>
            <w:noWrap/>
            <w:vAlign w:val="bottom"/>
          </w:tcPr>
          <w:p w14:paraId="06EB46D8">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1.6758</w:t>
            </w:r>
          </w:p>
        </w:tc>
      </w:tr>
      <w:tr w14:paraId="7C0950BC">
        <w:trPr>
          <w:trHeight w:val="280" w:hRule="atLeast"/>
          <w:jc w:val="center"/>
        </w:trPr>
        <w:tc>
          <w:tcPr>
            <w:tcW w:w="636" w:type="dxa"/>
            <w:vMerge w:val="continue"/>
            <w:tcBorders>
              <w:left w:val="nil"/>
              <w:bottom w:val="single" w:color="auto" w:sz="4" w:space="0"/>
              <w:right w:val="nil"/>
            </w:tcBorders>
            <w:shd w:val="clear" w:color="auto" w:fill="auto"/>
            <w:noWrap/>
            <w:vAlign w:val="center"/>
          </w:tcPr>
          <w:p w14:paraId="05D78017">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3759AE39">
            <w:pPr>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067D9F92">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RandomForest</w:t>
            </w:r>
          </w:p>
        </w:tc>
        <w:tc>
          <w:tcPr>
            <w:tcW w:w="1060" w:type="dxa"/>
            <w:tcBorders>
              <w:top w:val="nil"/>
              <w:left w:val="nil"/>
              <w:bottom w:val="nil"/>
              <w:right w:val="nil"/>
            </w:tcBorders>
            <w:shd w:val="clear" w:color="auto" w:fill="auto"/>
            <w:noWrap/>
            <w:vAlign w:val="bottom"/>
          </w:tcPr>
          <w:p w14:paraId="1C5F55DE">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0.8960</w:t>
            </w:r>
          </w:p>
        </w:tc>
        <w:tc>
          <w:tcPr>
            <w:tcW w:w="1060" w:type="dxa"/>
            <w:tcBorders>
              <w:top w:val="nil"/>
              <w:left w:val="nil"/>
              <w:bottom w:val="nil"/>
              <w:right w:val="nil"/>
            </w:tcBorders>
            <w:shd w:val="clear" w:color="auto" w:fill="auto"/>
            <w:noWrap/>
            <w:vAlign w:val="bottom"/>
          </w:tcPr>
          <w:p w14:paraId="106DF779">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1.5038</w:t>
            </w:r>
          </w:p>
        </w:tc>
        <w:tc>
          <w:tcPr>
            <w:tcW w:w="1060" w:type="dxa"/>
            <w:tcBorders>
              <w:top w:val="nil"/>
              <w:left w:val="nil"/>
              <w:bottom w:val="nil"/>
              <w:right w:val="nil"/>
            </w:tcBorders>
            <w:shd w:val="clear" w:color="auto" w:fill="auto"/>
            <w:noWrap/>
            <w:vAlign w:val="bottom"/>
          </w:tcPr>
          <w:p w14:paraId="65BB9DEB">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3.1011</w:t>
            </w:r>
          </w:p>
        </w:tc>
        <w:tc>
          <w:tcPr>
            <w:tcW w:w="1060" w:type="dxa"/>
            <w:tcBorders>
              <w:top w:val="nil"/>
              <w:left w:val="nil"/>
              <w:bottom w:val="nil"/>
              <w:right w:val="nil"/>
            </w:tcBorders>
            <w:shd w:val="clear" w:color="auto" w:fill="auto"/>
            <w:noWrap/>
            <w:vAlign w:val="bottom"/>
          </w:tcPr>
          <w:p w14:paraId="69A62CB7">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0.3934</w:t>
            </w:r>
          </w:p>
        </w:tc>
        <w:tc>
          <w:tcPr>
            <w:tcW w:w="1060" w:type="dxa"/>
            <w:tcBorders>
              <w:top w:val="nil"/>
              <w:left w:val="nil"/>
              <w:bottom w:val="nil"/>
              <w:right w:val="nil"/>
            </w:tcBorders>
            <w:shd w:val="clear" w:color="auto" w:fill="auto"/>
            <w:noWrap/>
            <w:vAlign w:val="bottom"/>
          </w:tcPr>
          <w:p w14:paraId="270E5B59">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3.6176</w:t>
            </w:r>
          </w:p>
        </w:tc>
        <w:tc>
          <w:tcPr>
            <w:tcW w:w="1060" w:type="dxa"/>
            <w:tcBorders>
              <w:top w:val="nil"/>
              <w:left w:val="nil"/>
              <w:bottom w:val="nil"/>
              <w:right w:val="nil"/>
            </w:tcBorders>
            <w:shd w:val="clear" w:color="auto" w:fill="auto"/>
            <w:noWrap/>
            <w:vAlign w:val="bottom"/>
          </w:tcPr>
          <w:p w14:paraId="6CD32A43">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1.2839</w:t>
            </w:r>
          </w:p>
        </w:tc>
      </w:tr>
      <w:tr w14:paraId="2F17CB77">
        <w:trPr>
          <w:trHeight w:val="280" w:hRule="atLeast"/>
          <w:jc w:val="center"/>
        </w:trPr>
        <w:tc>
          <w:tcPr>
            <w:tcW w:w="636" w:type="dxa"/>
            <w:vMerge w:val="continue"/>
            <w:tcBorders>
              <w:left w:val="nil"/>
              <w:bottom w:val="single" w:color="auto" w:sz="4" w:space="0"/>
              <w:right w:val="nil"/>
            </w:tcBorders>
            <w:shd w:val="clear" w:color="auto" w:fill="auto"/>
            <w:noWrap/>
            <w:vAlign w:val="center"/>
          </w:tcPr>
          <w:p w14:paraId="0C6B3B01">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08C34ED6">
            <w:pPr>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47B4276E">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RLSR</w:t>
            </w:r>
          </w:p>
        </w:tc>
        <w:tc>
          <w:tcPr>
            <w:tcW w:w="1060" w:type="dxa"/>
            <w:tcBorders>
              <w:top w:val="nil"/>
              <w:left w:val="nil"/>
              <w:bottom w:val="nil"/>
              <w:right w:val="nil"/>
            </w:tcBorders>
            <w:shd w:val="clear" w:color="auto" w:fill="auto"/>
            <w:noWrap/>
            <w:vAlign w:val="bottom"/>
          </w:tcPr>
          <w:p w14:paraId="65598FEF">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0.7811</w:t>
            </w:r>
          </w:p>
        </w:tc>
        <w:tc>
          <w:tcPr>
            <w:tcW w:w="1060" w:type="dxa"/>
            <w:tcBorders>
              <w:top w:val="nil"/>
              <w:left w:val="nil"/>
              <w:bottom w:val="nil"/>
              <w:right w:val="nil"/>
            </w:tcBorders>
            <w:shd w:val="clear" w:color="auto" w:fill="auto"/>
            <w:noWrap/>
            <w:vAlign w:val="bottom"/>
          </w:tcPr>
          <w:p w14:paraId="37F3B006">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2.1817</w:t>
            </w:r>
          </w:p>
        </w:tc>
        <w:tc>
          <w:tcPr>
            <w:tcW w:w="1060" w:type="dxa"/>
            <w:tcBorders>
              <w:top w:val="nil"/>
              <w:left w:val="nil"/>
              <w:bottom w:val="nil"/>
              <w:right w:val="nil"/>
            </w:tcBorders>
            <w:shd w:val="clear" w:color="auto" w:fill="auto"/>
            <w:noWrap/>
            <w:vAlign w:val="bottom"/>
          </w:tcPr>
          <w:p w14:paraId="1AB494BF">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2.1376</w:t>
            </w:r>
          </w:p>
        </w:tc>
        <w:tc>
          <w:tcPr>
            <w:tcW w:w="1060" w:type="dxa"/>
            <w:tcBorders>
              <w:top w:val="nil"/>
              <w:left w:val="nil"/>
              <w:bottom w:val="nil"/>
              <w:right w:val="nil"/>
            </w:tcBorders>
            <w:shd w:val="clear" w:color="auto" w:fill="auto"/>
            <w:noWrap/>
            <w:vAlign w:val="bottom"/>
          </w:tcPr>
          <w:p w14:paraId="1CBB3091">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0.5813</w:t>
            </w:r>
          </w:p>
        </w:tc>
        <w:tc>
          <w:tcPr>
            <w:tcW w:w="1060" w:type="dxa"/>
            <w:tcBorders>
              <w:top w:val="nil"/>
              <w:left w:val="nil"/>
              <w:bottom w:val="nil"/>
              <w:right w:val="nil"/>
            </w:tcBorders>
            <w:shd w:val="clear" w:color="auto" w:fill="auto"/>
            <w:noWrap/>
            <w:vAlign w:val="bottom"/>
          </w:tcPr>
          <w:p w14:paraId="5442E199">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3.0057</w:t>
            </w:r>
          </w:p>
        </w:tc>
        <w:tc>
          <w:tcPr>
            <w:tcW w:w="1060" w:type="dxa"/>
            <w:tcBorders>
              <w:top w:val="nil"/>
              <w:left w:val="nil"/>
              <w:bottom w:val="nil"/>
              <w:right w:val="nil"/>
            </w:tcBorders>
            <w:shd w:val="clear" w:color="auto" w:fill="auto"/>
            <w:noWrap/>
            <w:vAlign w:val="bottom"/>
          </w:tcPr>
          <w:p w14:paraId="24D589E5">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1.5453</w:t>
            </w:r>
          </w:p>
        </w:tc>
      </w:tr>
      <w:tr w14:paraId="0E5FC75B">
        <w:trPr>
          <w:trHeight w:val="280" w:hRule="atLeast"/>
          <w:jc w:val="center"/>
        </w:trPr>
        <w:tc>
          <w:tcPr>
            <w:tcW w:w="636" w:type="dxa"/>
            <w:vMerge w:val="continue"/>
            <w:tcBorders>
              <w:left w:val="nil"/>
              <w:bottom w:val="single" w:color="auto" w:sz="4" w:space="0"/>
              <w:right w:val="nil"/>
            </w:tcBorders>
            <w:shd w:val="clear" w:color="auto" w:fill="auto"/>
            <w:noWrap/>
            <w:vAlign w:val="center"/>
          </w:tcPr>
          <w:p w14:paraId="4054A73D">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0AA0B4EB">
            <w:pPr>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5249421C">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GradientBoosting</w:t>
            </w:r>
          </w:p>
        </w:tc>
        <w:tc>
          <w:tcPr>
            <w:tcW w:w="1060" w:type="dxa"/>
            <w:tcBorders>
              <w:top w:val="nil"/>
              <w:left w:val="nil"/>
              <w:bottom w:val="nil"/>
              <w:right w:val="nil"/>
            </w:tcBorders>
            <w:shd w:val="clear" w:color="auto" w:fill="auto"/>
            <w:noWrap/>
            <w:vAlign w:val="bottom"/>
          </w:tcPr>
          <w:p w14:paraId="5F7A027D">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0.9891</w:t>
            </w:r>
          </w:p>
        </w:tc>
        <w:tc>
          <w:tcPr>
            <w:tcW w:w="1060" w:type="dxa"/>
            <w:tcBorders>
              <w:top w:val="nil"/>
              <w:left w:val="nil"/>
              <w:bottom w:val="nil"/>
              <w:right w:val="nil"/>
            </w:tcBorders>
            <w:shd w:val="clear" w:color="auto" w:fill="auto"/>
            <w:noWrap/>
            <w:vAlign w:val="bottom"/>
          </w:tcPr>
          <w:p w14:paraId="66BE58D7">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0.4870</w:t>
            </w:r>
          </w:p>
        </w:tc>
        <w:tc>
          <w:tcPr>
            <w:tcW w:w="1060" w:type="dxa"/>
            <w:tcBorders>
              <w:top w:val="nil"/>
              <w:left w:val="nil"/>
              <w:bottom w:val="nil"/>
              <w:right w:val="nil"/>
            </w:tcBorders>
            <w:shd w:val="clear" w:color="auto" w:fill="auto"/>
            <w:noWrap/>
            <w:vAlign w:val="bottom"/>
          </w:tcPr>
          <w:p w14:paraId="2F630B5F">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9.5767</w:t>
            </w:r>
          </w:p>
        </w:tc>
        <w:tc>
          <w:tcPr>
            <w:tcW w:w="1060" w:type="dxa"/>
            <w:tcBorders>
              <w:top w:val="nil"/>
              <w:left w:val="nil"/>
              <w:bottom w:val="nil"/>
              <w:right w:val="nil"/>
            </w:tcBorders>
            <w:shd w:val="clear" w:color="auto" w:fill="auto"/>
            <w:noWrap/>
            <w:vAlign w:val="bottom"/>
          </w:tcPr>
          <w:p w14:paraId="05B7F822">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0.4889</w:t>
            </w:r>
          </w:p>
        </w:tc>
        <w:tc>
          <w:tcPr>
            <w:tcW w:w="1060" w:type="dxa"/>
            <w:tcBorders>
              <w:top w:val="nil"/>
              <w:left w:val="nil"/>
              <w:bottom w:val="nil"/>
              <w:right w:val="nil"/>
            </w:tcBorders>
            <w:shd w:val="clear" w:color="auto" w:fill="auto"/>
            <w:noWrap/>
            <w:vAlign w:val="bottom"/>
          </w:tcPr>
          <w:p w14:paraId="7DB6E1CD">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3.3205</w:t>
            </w:r>
          </w:p>
        </w:tc>
        <w:tc>
          <w:tcPr>
            <w:tcW w:w="1060" w:type="dxa"/>
            <w:tcBorders>
              <w:top w:val="nil"/>
              <w:left w:val="nil"/>
              <w:bottom w:val="nil"/>
              <w:right w:val="nil"/>
            </w:tcBorders>
            <w:shd w:val="clear" w:color="auto" w:fill="auto"/>
            <w:noWrap/>
            <w:vAlign w:val="bottom"/>
          </w:tcPr>
          <w:p w14:paraId="6C01712D">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1.3988</w:t>
            </w:r>
          </w:p>
        </w:tc>
      </w:tr>
      <w:tr w14:paraId="692AAB1E">
        <w:trPr>
          <w:trHeight w:val="280" w:hRule="atLeast"/>
          <w:jc w:val="center"/>
        </w:trPr>
        <w:tc>
          <w:tcPr>
            <w:tcW w:w="636" w:type="dxa"/>
            <w:vMerge w:val="continue"/>
            <w:tcBorders>
              <w:left w:val="nil"/>
              <w:bottom w:val="single" w:color="auto" w:sz="4" w:space="0"/>
              <w:right w:val="nil"/>
            </w:tcBorders>
            <w:shd w:val="clear" w:color="auto" w:fill="auto"/>
            <w:noWrap/>
            <w:vAlign w:val="center"/>
          </w:tcPr>
          <w:p w14:paraId="3EE573B1">
            <w:pPr>
              <w:widowControl/>
              <w:jc w:val="center"/>
              <w:rPr>
                <w:rFonts w:ascii="Times New Roman" w:hAnsi="Times New Roman" w:eastAsia="宋体" w:cs="Times New Roman"/>
                <w:color w:val="000000"/>
                <w:kern w:val="0"/>
                <w:sz w:val="18"/>
                <w:szCs w:val="18"/>
                <w:lang w:bidi="ar"/>
              </w:rPr>
            </w:pPr>
          </w:p>
        </w:tc>
        <w:tc>
          <w:tcPr>
            <w:tcW w:w="1759" w:type="dxa"/>
            <w:vMerge w:val="restart"/>
            <w:tcBorders>
              <w:left w:val="nil"/>
              <w:right w:val="nil"/>
            </w:tcBorders>
            <w:shd w:val="clear" w:color="auto" w:fill="auto"/>
            <w:noWrap/>
            <w:vAlign w:val="center"/>
          </w:tcPr>
          <w:p w14:paraId="03941084">
            <w:pPr>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SNV</w:t>
            </w:r>
          </w:p>
        </w:tc>
        <w:tc>
          <w:tcPr>
            <w:tcW w:w="2240" w:type="dxa"/>
            <w:tcBorders>
              <w:top w:val="nil"/>
              <w:left w:val="nil"/>
              <w:bottom w:val="nil"/>
              <w:right w:val="nil"/>
            </w:tcBorders>
            <w:shd w:val="clear" w:color="auto" w:fill="auto"/>
            <w:noWrap/>
            <w:vAlign w:val="bottom"/>
          </w:tcPr>
          <w:p w14:paraId="624A48CE">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SVM</w:t>
            </w:r>
          </w:p>
        </w:tc>
        <w:tc>
          <w:tcPr>
            <w:tcW w:w="1060" w:type="dxa"/>
            <w:tcBorders>
              <w:top w:val="nil"/>
              <w:left w:val="nil"/>
              <w:bottom w:val="nil"/>
              <w:right w:val="nil"/>
            </w:tcBorders>
            <w:shd w:val="clear" w:color="auto" w:fill="auto"/>
            <w:noWrap/>
            <w:vAlign w:val="bottom"/>
          </w:tcPr>
          <w:p w14:paraId="56D7F128">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0.4526</w:t>
            </w:r>
          </w:p>
        </w:tc>
        <w:tc>
          <w:tcPr>
            <w:tcW w:w="1060" w:type="dxa"/>
            <w:tcBorders>
              <w:top w:val="nil"/>
              <w:left w:val="nil"/>
              <w:bottom w:val="nil"/>
              <w:right w:val="nil"/>
            </w:tcBorders>
            <w:shd w:val="clear" w:color="auto" w:fill="auto"/>
            <w:noWrap/>
            <w:vAlign w:val="bottom"/>
          </w:tcPr>
          <w:p w14:paraId="354B8212">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3.4504</w:t>
            </w:r>
          </w:p>
        </w:tc>
        <w:tc>
          <w:tcPr>
            <w:tcW w:w="1060" w:type="dxa"/>
            <w:tcBorders>
              <w:top w:val="nil"/>
              <w:left w:val="nil"/>
              <w:bottom w:val="nil"/>
              <w:right w:val="nil"/>
            </w:tcBorders>
            <w:shd w:val="clear" w:color="auto" w:fill="auto"/>
            <w:noWrap/>
            <w:vAlign w:val="bottom"/>
          </w:tcPr>
          <w:p w14:paraId="2CC9ADA7">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1.3516</w:t>
            </w:r>
          </w:p>
        </w:tc>
        <w:tc>
          <w:tcPr>
            <w:tcW w:w="1060" w:type="dxa"/>
            <w:tcBorders>
              <w:top w:val="nil"/>
              <w:left w:val="nil"/>
              <w:bottom w:val="nil"/>
              <w:right w:val="nil"/>
            </w:tcBorders>
            <w:shd w:val="clear" w:color="auto" w:fill="auto"/>
            <w:noWrap/>
            <w:vAlign w:val="bottom"/>
          </w:tcPr>
          <w:p w14:paraId="5017B396">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0.3792</w:t>
            </w:r>
          </w:p>
        </w:tc>
        <w:tc>
          <w:tcPr>
            <w:tcW w:w="1060" w:type="dxa"/>
            <w:tcBorders>
              <w:top w:val="nil"/>
              <w:left w:val="nil"/>
              <w:bottom w:val="nil"/>
              <w:right w:val="nil"/>
            </w:tcBorders>
            <w:shd w:val="clear" w:color="auto" w:fill="auto"/>
            <w:noWrap/>
            <w:vAlign w:val="bottom"/>
          </w:tcPr>
          <w:p w14:paraId="38516C1E">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3.6596</w:t>
            </w:r>
          </w:p>
        </w:tc>
        <w:tc>
          <w:tcPr>
            <w:tcW w:w="1060" w:type="dxa"/>
            <w:tcBorders>
              <w:top w:val="nil"/>
              <w:left w:val="nil"/>
              <w:bottom w:val="nil"/>
              <w:right w:val="nil"/>
            </w:tcBorders>
            <w:shd w:val="clear" w:color="auto" w:fill="auto"/>
            <w:noWrap/>
            <w:vAlign w:val="bottom"/>
          </w:tcPr>
          <w:p w14:paraId="26AD8095">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1.2692</w:t>
            </w:r>
          </w:p>
        </w:tc>
      </w:tr>
      <w:tr w14:paraId="021DD7B4">
        <w:trPr>
          <w:trHeight w:val="280" w:hRule="atLeast"/>
          <w:jc w:val="center"/>
        </w:trPr>
        <w:tc>
          <w:tcPr>
            <w:tcW w:w="636" w:type="dxa"/>
            <w:vMerge w:val="continue"/>
            <w:tcBorders>
              <w:left w:val="nil"/>
              <w:bottom w:val="single" w:color="auto" w:sz="4" w:space="0"/>
              <w:right w:val="nil"/>
            </w:tcBorders>
            <w:shd w:val="clear" w:color="auto" w:fill="auto"/>
            <w:noWrap/>
            <w:vAlign w:val="center"/>
          </w:tcPr>
          <w:p w14:paraId="303C4E24">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148E7D65">
            <w:pPr>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396D35A7">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Ridge</w:t>
            </w:r>
          </w:p>
        </w:tc>
        <w:tc>
          <w:tcPr>
            <w:tcW w:w="1060" w:type="dxa"/>
            <w:tcBorders>
              <w:top w:val="nil"/>
              <w:left w:val="nil"/>
              <w:bottom w:val="nil"/>
              <w:right w:val="nil"/>
            </w:tcBorders>
            <w:shd w:val="clear" w:color="auto" w:fill="auto"/>
            <w:noWrap/>
            <w:vAlign w:val="bottom"/>
          </w:tcPr>
          <w:p w14:paraId="2DB016B8">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0.8209</w:t>
            </w:r>
          </w:p>
        </w:tc>
        <w:tc>
          <w:tcPr>
            <w:tcW w:w="1060" w:type="dxa"/>
            <w:tcBorders>
              <w:top w:val="nil"/>
              <w:left w:val="nil"/>
              <w:bottom w:val="nil"/>
              <w:right w:val="nil"/>
            </w:tcBorders>
            <w:shd w:val="clear" w:color="auto" w:fill="auto"/>
            <w:noWrap/>
            <w:vAlign w:val="bottom"/>
          </w:tcPr>
          <w:p w14:paraId="57645C85">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1.9739</w:t>
            </w:r>
          </w:p>
        </w:tc>
        <w:tc>
          <w:tcPr>
            <w:tcW w:w="1060" w:type="dxa"/>
            <w:tcBorders>
              <w:top w:val="nil"/>
              <w:left w:val="nil"/>
              <w:bottom w:val="nil"/>
              <w:right w:val="nil"/>
            </w:tcBorders>
            <w:shd w:val="clear" w:color="auto" w:fill="auto"/>
            <w:noWrap/>
            <w:vAlign w:val="bottom"/>
          </w:tcPr>
          <w:p w14:paraId="403E45B0">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2.3626</w:t>
            </w:r>
          </w:p>
        </w:tc>
        <w:tc>
          <w:tcPr>
            <w:tcW w:w="1060" w:type="dxa"/>
            <w:tcBorders>
              <w:top w:val="nil"/>
              <w:left w:val="nil"/>
              <w:bottom w:val="nil"/>
              <w:right w:val="nil"/>
            </w:tcBorders>
            <w:shd w:val="clear" w:color="auto" w:fill="auto"/>
            <w:noWrap/>
            <w:vAlign w:val="bottom"/>
          </w:tcPr>
          <w:p w14:paraId="300455F1">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0.8659</w:t>
            </w:r>
          </w:p>
        </w:tc>
        <w:tc>
          <w:tcPr>
            <w:tcW w:w="1060" w:type="dxa"/>
            <w:tcBorders>
              <w:top w:val="nil"/>
              <w:left w:val="nil"/>
              <w:bottom w:val="nil"/>
              <w:right w:val="nil"/>
            </w:tcBorders>
            <w:shd w:val="clear" w:color="auto" w:fill="auto"/>
            <w:noWrap/>
            <w:vAlign w:val="bottom"/>
          </w:tcPr>
          <w:p w14:paraId="3161D2B2">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1.7008</w:t>
            </w:r>
          </w:p>
        </w:tc>
        <w:tc>
          <w:tcPr>
            <w:tcW w:w="1060" w:type="dxa"/>
            <w:tcBorders>
              <w:top w:val="nil"/>
              <w:left w:val="nil"/>
              <w:bottom w:val="nil"/>
              <w:right w:val="nil"/>
            </w:tcBorders>
            <w:shd w:val="clear" w:color="auto" w:fill="auto"/>
            <w:noWrap/>
            <w:vAlign w:val="bottom"/>
          </w:tcPr>
          <w:p w14:paraId="10DCCFD5">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2.7310</w:t>
            </w:r>
          </w:p>
        </w:tc>
      </w:tr>
      <w:tr w14:paraId="209F7CB0">
        <w:trPr>
          <w:trHeight w:val="280" w:hRule="atLeast"/>
          <w:jc w:val="center"/>
        </w:trPr>
        <w:tc>
          <w:tcPr>
            <w:tcW w:w="636" w:type="dxa"/>
            <w:vMerge w:val="continue"/>
            <w:tcBorders>
              <w:left w:val="nil"/>
              <w:bottom w:val="single" w:color="auto" w:sz="4" w:space="0"/>
              <w:right w:val="nil"/>
            </w:tcBorders>
            <w:shd w:val="clear" w:color="auto" w:fill="auto"/>
            <w:noWrap/>
            <w:vAlign w:val="center"/>
          </w:tcPr>
          <w:p w14:paraId="4DE8C624">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7606444B">
            <w:pPr>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6976F3B2">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RandomForest</w:t>
            </w:r>
          </w:p>
        </w:tc>
        <w:tc>
          <w:tcPr>
            <w:tcW w:w="1060" w:type="dxa"/>
            <w:tcBorders>
              <w:top w:val="nil"/>
              <w:left w:val="nil"/>
              <w:bottom w:val="nil"/>
              <w:right w:val="nil"/>
            </w:tcBorders>
            <w:shd w:val="clear" w:color="auto" w:fill="auto"/>
            <w:noWrap/>
            <w:vAlign w:val="bottom"/>
          </w:tcPr>
          <w:p w14:paraId="136FD6A6">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0.9129</w:t>
            </w:r>
          </w:p>
        </w:tc>
        <w:tc>
          <w:tcPr>
            <w:tcW w:w="1060" w:type="dxa"/>
            <w:tcBorders>
              <w:top w:val="nil"/>
              <w:left w:val="nil"/>
              <w:bottom w:val="nil"/>
              <w:right w:val="nil"/>
            </w:tcBorders>
            <w:shd w:val="clear" w:color="auto" w:fill="auto"/>
            <w:noWrap/>
            <w:vAlign w:val="bottom"/>
          </w:tcPr>
          <w:p w14:paraId="448A4FC2">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1.3763</w:t>
            </w:r>
          </w:p>
        </w:tc>
        <w:tc>
          <w:tcPr>
            <w:tcW w:w="1060" w:type="dxa"/>
            <w:tcBorders>
              <w:top w:val="nil"/>
              <w:left w:val="nil"/>
              <w:bottom w:val="nil"/>
              <w:right w:val="nil"/>
            </w:tcBorders>
            <w:shd w:val="clear" w:color="auto" w:fill="auto"/>
            <w:noWrap/>
            <w:vAlign w:val="bottom"/>
          </w:tcPr>
          <w:p w14:paraId="09229AD3">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3.3884</w:t>
            </w:r>
          </w:p>
        </w:tc>
        <w:tc>
          <w:tcPr>
            <w:tcW w:w="1060" w:type="dxa"/>
            <w:tcBorders>
              <w:top w:val="nil"/>
              <w:left w:val="nil"/>
              <w:bottom w:val="nil"/>
              <w:right w:val="nil"/>
            </w:tcBorders>
            <w:shd w:val="clear" w:color="auto" w:fill="auto"/>
            <w:noWrap/>
            <w:vAlign w:val="bottom"/>
          </w:tcPr>
          <w:p w14:paraId="0F9A3FDC">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0.4488</w:t>
            </w:r>
          </w:p>
        </w:tc>
        <w:tc>
          <w:tcPr>
            <w:tcW w:w="1060" w:type="dxa"/>
            <w:tcBorders>
              <w:top w:val="nil"/>
              <w:left w:val="nil"/>
              <w:bottom w:val="nil"/>
              <w:right w:val="nil"/>
            </w:tcBorders>
            <w:shd w:val="clear" w:color="auto" w:fill="auto"/>
            <w:noWrap/>
            <w:vAlign w:val="bottom"/>
          </w:tcPr>
          <w:p w14:paraId="2B909F09">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3.4483</w:t>
            </w:r>
          </w:p>
        </w:tc>
        <w:tc>
          <w:tcPr>
            <w:tcW w:w="1060" w:type="dxa"/>
            <w:tcBorders>
              <w:top w:val="nil"/>
              <w:left w:val="nil"/>
              <w:bottom w:val="nil"/>
              <w:right w:val="nil"/>
            </w:tcBorders>
            <w:shd w:val="clear" w:color="auto" w:fill="auto"/>
            <w:noWrap/>
            <w:vAlign w:val="bottom"/>
          </w:tcPr>
          <w:p w14:paraId="6631D404">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1.3470</w:t>
            </w:r>
          </w:p>
        </w:tc>
      </w:tr>
      <w:tr w14:paraId="1440890C">
        <w:trPr>
          <w:trHeight w:val="280" w:hRule="atLeast"/>
          <w:jc w:val="center"/>
        </w:trPr>
        <w:tc>
          <w:tcPr>
            <w:tcW w:w="636" w:type="dxa"/>
            <w:vMerge w:val="continue"/>
            <w:tcBorders>
              <w:left w:val="nil"/>
              <w:bottom w:val="single" w:color="auto" w:sz="4" w:space="0"/>
              <w:right w:val="nil"/>
            </w:tcBorders>
            <w:shd w:val="clear" w:color="auto" w:fill="auto"/>
            <w:noWrap/>
            <w:vAlign w:val="center"/>
          </w:tcPr>
          <w:p w14:paraId="217F409C">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29DE5DE4">
            <w:pPr>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52C4B6AA">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RLSR</w:t>
            </w:r>
          </w:p>
        </w:tc>
        <w:tc>
          <w:tcPr>
            <w:tcW w:w="1060" w:type="dxa"/>
            <w:tcBorders>
              <w:top w:val="nil"/>
              <w:left w:val="nil"/>
              <w:bottom w:val="nil"/>
              <w:right w:val="nil"/>
            </w:tcBorders>
            <w:shd w:val="clear" w:color="auto" w:fill="auto"/>
            <w:noWrap/>
            <w:vAlign w:val="bottom"/>
          </w:tcPr>
          <w:p w14:paraId="5FA0727F">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0.8572</w:t>
            </w:r>
          </w:p>
        </w:tc>
        <w:tc>
          <w:tcPr>
            <w:tcW w:w="1060" w:type="dxa"/>
            <w:tcBorders>
              <w:top w:val="nil"/>
              <w:left w:val="nil"/>
              <w:bottom w:val="nil"/>
              <w:right w:val="nil"/>
            </w:tcBorders>
            <w:shd w:val="clear" w:color="auto" w:fill="auto"/>
            <w:noWrap/>
            <w:vAlign w:val="bottom"/>
          </w:tcPr>
          <w:p w14:paraId="29554AB4">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1.7620</w:t>
            </w:r>
          </w:p>
        </w:tc>
        <w:tc>
          <w:tcPr>
            <w:tcW w:w="1060" w:type="dxa"/>
            <w:tcBorders>
              <w:top w:val="nil"/>
              <w:left w:val="nil"/>
              <w:bottom w:val="nil"/>
              <w:right w:val="nil"/>
            </w:tcBorders>
            <w:shd w:val="clear" w:color="auto" w:fill="auto"/>
            <w:noWrap/>
            <w:vAlign w:val="bottom"/>
          </w:tcPr>
          <w:p w14:paraId="481FA9B1">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2.6467</w:t>
            </w:r>
          </w:p>
        </w:tc>
        <w:tc>
          <w:tcPr>
            <w:tcW w:w="1060" w:type="dxa"/>
            <w:tcBorders>
              <w:top w:val="nil"/>
              <w:left w:val="nil"/>
              <w:bottom w:val="nil"/>
              <w:right w:val="nil"/>
            </w:tcBorders>
            <w:shd w:val="clear" w:color="auto" w:fill="auto"/>
            <w:noWrap/>
            <w:vAlign w:val="bottom"/>
          </w:tcPr>
          <w:p w14:paraId="01BDBE07">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0.8593</w:t>
            </w:r>
          </w:p>
        </w:tc>
        <w:tc>
          <w:tcPr>
            <w:tcW w:w="1060" w:type="dxa"/>
            <w:tcBorders>
              <w:top w:val="nil"/>
              <w:left w:val="nil"/>
              <w:bottom w:val="nil"/>
              <w:right w:val="nil"/>
            </w:tcBorders>
            <w:shd w:val="clear" w:color="auto" w:fill="auto"/>
            <w:noWrap/>
            <w:vAlign w:val="bottom"/>
          </w:tcPr>
          <w:p w14:paraId="672FB409">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1.7421</w:t>
            </w:r>
          </w:p>
        </w:tc>
        <w:tc>
          <w:tcPr>
            <w:tcW w:w="1060" w:type="dxa"/>
            <w:tcBorders>
              <w:top w:val="nil"/>
              <w:left w:val="nil"/>
              <w:bottom w:val="nil"/>
              <w:right w:val="nil"/>
            </w:tcBorders>
            <w:shd w:val="clear" w:color="auto" w:fill="auto"/>
            <w:noWrap/>
            <w:vAlign w:val="bottom"/>
          </w:tcPr>
          <w:p w14:paraId="2C1A9E88">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2.6662</w:t>
            </w:r>
          </w:p>
        </w:tc>
      </w:tr>
      <w:tr w14:paraId="77FA10D8">
        <w:trPr>
          <w:trHeight w:val="280" w:hRule="atLeast"/>
          <w:jc w:val="center"/>
        </w:trPr>
        <w:tc>
          <w:tcPr>
            <w:tcW w:w="636" w:type="dxa"/>
            <w:vMerge w:val="continue"/>
            <w:tcBorders>
              <w:left w:val="nil"/>
              <w:bottom w:val="single" w:color="auto" w:sz="4" w:space="0"/>
              <w:right w:val="nil"/>
            </w:tcBorders>
            <w:shd w:val="clear" w:color="auto" w:fill="auto"/>
            <w:noWrap/>
            <w:vAlign w:val="center"/>
          </w:tcPr>
          <w:p w14:paraId="16BEFC72">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37E753C4">
            <w:pPr>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40856271">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GradientBoosting</w:t>
            </w:r>
          </w:p>
        </w:tc>
        <w:tc>
          <w:tcPr>
            <w:tcW w:w="1060" w:type="dxa"/>
            <w:tcBorders>
              <w:top w:val="nil"/>
              <w:left w:val="nil"/>
              <w:bottom w:val="nil"/>
              <w:right w:val="nil"/>
            </w:tcBorders>
            <w:shd w:val="clear" w:color="auto" w:fill="auto"/>
            <w:noWrap/>
            <w:vAlign w:val="bottom"/>
          </w:tcPr>
          <w:p w14:paraId="581E5387">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0.9948</w:t>
            </w:r>
          </w:p>
        </w:tc>
        <w:tc>
          <w:tcPr>
            <w:tcW w:w="1060" w:type="dxa"/>
            <w:tcBorders>
              <w:top w:val="nil"/>
              <w:left w:val="nil"/>
              <w:bottom w:val="nil"/>
              <w:right w:val="nil"/>
            </w:tcBorders>
            <w:shd w:val="clear" w:color="auto" w:fill="auto"/>
            <w:noWrap/>
            <w:vAlign w:val="bottom"/>
          </w:tcPr>
          <w:p w14:paraId="1E775104">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0.3365</w:t>
            </w:r>
          </w:p>
        </w:tc>
        <w:tc>
          <w:tcPr>
            <w:tcW w:w="1060" w:type="dxa"/>
            <w:tcBorders>
              <w:top w:val="nil"/>
              <w:left w:val="nil"/>
              <w:bottom w:val="nil"/>
              <w:right w:val="nil"/>
            </w:tcBorders>
            <w:shd w:val="clear" w:color="auto" w:fill="auto"/>
            <w:noWrap/>
            <w:vAlign w:val="bottom"/>
          </w:tcPr>
          <w:p w14:paraId="626BBA4D">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13.8603</w:t>
            </w:r>
          </w:p>
        </w:tc>
        <w:tc>
          <w:tcPr>
            <w:tcW w:w="1060" w:type="dxa"/>
            <w:tcBorders>
              <w:top w:val="nil"/>
              <w:left w:val="nil"/>
              <w:bottom w:val="nil"/>
              <w:right w:val="nil"/>
            </w:tcBorders>
            <w:shd w:val="clear" w:color="auto" w:fill="auto"/>
            <w:noWrap/>
            <w:vAlign w:val="bottom"/>
          </w:tcPr>
          <w:p w14:paraId="59D7107C">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0.5675</w:t>
            </w:r>
          </w:p>
        </w:tc>
        <w:tc>
          <w:tcPr>
            <w:tcW w:w="1060" w:type="dxa"/>
            <w:tcBorders>
              <w:top w:val="nil"/>
              <w:left w:val="nil"/>
              <w:bottom w:val="nil"/>
              <w:right w:val="nil"/>
            </w:tcBorders>
            <w:shd w:val="clear" w:color="auto" w:fill="auto"/>
            <w:noWrap/>
            <w:vAlign w:val="bottom"/>
          </w:tcPr>
          <w:p w14:paraId="2AA05032">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3.0547</w:t>
            </w:r>
          </w:p>
        </w:tc>
        <w:tc>
          <w:tcPr>
            <w:tcW w:w="1060" w:type="dxa"/>
            <w:tcBorders>
              <w:top w:val="nil"/>
              <w:left w:val="nil"/>
              <w:bottom w:val="nil"/>
              <w:right w:val="nil"/>
            </w:tcBorders>
            <w:shd w:val="clear" w:color="auto" w:fill="auto"/>
            <w:noWrap/>
            <w:vAlign w:val="bottom"/>
          </w:tcPr>
          <w:p w14:paraId="63315E43">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1.5205</w:t>
            </w:r>
          </w:p>
        </w:tc>
      </w:tr>
      <w:tr w14:paraId="5B76A4EE">
        <w:trPr>
          <w:trHeight w:val="280" w:hRule="atLeast"/>
          <w:jc w:val="center"/>
        </w:trPr>
        <w:tc>
          <w:tcPr>
            <w:tcW w:w="636" w:type="dxa"/>
            <w:vMerge w:val="continue"/>
            <w:tcBorders>
              <w:left w:val="nil"/>
              <w:bottom w:val="single" w:color="auto" w:sz="4" w:space="0"/>
              <w:right w:val="nil"/>
            </w:tcBorders>
            <w:shd w:val="clear" w:color="auto" w:fill="auto"/>
            <w:noWrap/>
            <w:vAlign w:val="center"/>
          </w:tcPr>
          <w:p w14:paraId="0AD64956">
            <w:pPr>
              <w:widowControl/>
              <w:jc w:val="center"/>
              <w:rPr>
                <w:rFonts w:ascii="Times New Roman" w:hAnsi="Times New Roman" w:eastAsia="宋体" w:cs="Times New Roman"/>
                <w:color w:val="000000"/>
                <w:kern w:val="0"/>
                <w:sz w:val="18"/>
                <w:szCs w:val="18"/>
                <w:lang w:bidi="ar"/>
              </w:rPr>
            </w:pPr>
          </w:p>
        </w:tc>
        <w:tc>
          <w:tcPr>
            <w:tcW w:w="1759" w:type="dxa"/>
            <w:vMerge w:val="restart"/>
            <w:tcBorders>
              <w:left w:val="nil"/>
              <w:bottom w:val="single" w:color="auto" w:sz="4" w:space="0"/>
              <w:right w:val="nil"/>
            </w:tcBorders>
            <w:shd w:val="clear" w:color="auto" w:fill="auto"/>
            <w:noWrap/>
            <w:vAlign w:val="center"/>
          </w:tcPr>
          <w:p w14:paraId="59C80FA7">
            <w:pPr>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DETREND</w:t>
            </w:r>
          </w:p>
        </w:tc>
        <w:tc>
          <w:tcPr>
            <w:tcW w:w="2240" w:type="dxa"/>
            <w:tcBorders>
              <w:top w:val="nil"/>
              <w:left w:val="nil"/>
              <w:bottom w:val="nil"/>
              <w:right w:val="nil"/>
            </w:tcBorders>
            <w:shd w:val="clear" w:color="auto" w:fill="auto"/>
            <w:noWrap/>
            <w:vAlign w:val="bottom"/>
          </w:tcPr>
          <w:p w14:paraId="6B0D6856">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SVM</w:t>
            </w:r>
          </w:p>
        </w:tc>
        <w:tc>
          <w:tcPr>
            <w:tcW w:w="1060" w:type="dxa"/>
            <w:tcBorders>
              <w:top w:val="nil"/>
              <w:left w:val="nil"/>
              <w:bottom w:val="nil"/>
              <w:right w:val="nil"/>
            </w:tcBorders>
            <w:shd w:val="clear" w:color="auto" w:fill="auto"/>
            <w:noWrap/>
            <w:vAlign w:val="bottom"/>
          </w:tcPr>
          <w:p w14:paraId="7C688FF1">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0.5455</w:t>
            </w:r>
          </w:p>
        </w:tc>
        <w:tc>
          <w:tcPr>
            <w:tcW w:w="1060" w:type="dxa"/>
            <w:tcBorders>
              <w:top w:val="nil"/>
              <w:left w:val="nil"/>
              <w:bottom w:val="nil"/>
              <w:right w:val="nil"/>
            </w:tcBorders>
            <w:shd w:val="clear" w:color="auto" w:fill="auto"/>
            <w:noWrap/>
            <w:vAlign w:val="bottom"/>
          </w:tcPr>
          <w:p w14:paraId="5267158C">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3.1439</w:t>
            </w:r>
          </w:p>
        </w:tc>
        <w:tc>
          <w:tcPr>
            <w:tcW w:w="1060" w:type="dxa"/>
            <w:tcBorders>
              <w:top w:val="nil"/>
              <w:left w:val="nil"/>
              <w:bottom w:val="nil"/>
              <w:right w:val="nil"/>
            </w:tcBorders>
            <w:shd w:val="clear" w:color="auto" w:fill="auto"/>
            <w:noWrap/>
            <w:vAlign w:val="bottom"/>
          </w:tcPr>
          <w:p w14:paraId="57B28595">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1.4834</w:t>
            </w:r>
          </w:p>
        </w:tc>
        <w:tc>
          <w:tcPr>
            <w:tcW w:w="1060" w:type="dxa"/>
            <w:tcBorders>
              <w:top w:val="nil"/>
              <w:left w:val="nil"/>
              <w:bottom w:val="nil"/>
              <w:right w:val="nil"/>
            </w:tcBorders>
            <w:shd w:val="clear" w:color="auto" w:fill="auto"/>
            <w:noWrap/>
            <w:vAlign w:val="bottom"/>
          </w:tcPr>
          <w:p w14:paraId="76BB8A47">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0.4953</w:t>
            </w:r>
          </w:p>
        </w:tc>
        <w:tc>
          <w:tcPr>
            <w:tcW w:w="1060" w:type="dxa"/>
            <w:tcBorders>
              <w:top w:val="nil"/>
              <w:left w:val="nil"/>
              <w:bottom w:val="nil"/>
              <w:right w:val="nil"/>
            </w:tcBorders>
            <w:shd w:val="clear" w:color="auto" w:fill="auto"/>
            <w:noWrap/>
            <w:vAlign w:val="bottom"/>
          </w:tcPr>
          <w:p w14:paraId="13B4CE3E">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3.2997</w:t>
            </w:r>
          </w:p>
        </w:tc>
        <w:tc>
          <w:tcPr>
            <w:tcW w:w="1060" w:type="dxa"/>
            <w:tcBorders>
              <w:top w:val="nil"/>
              <w:left w:val="nil"/>
              <w:bottom w:val="nil"/>
              <w:right w:val="nil"/>
            </w:tcBorders>
            <w:shd w:val="clear" w:color="auto" w:fill="auto"/>
            <w:noWrap/>
            <w:vAlign w:val="bottom"/>
          </w:tcPr>
          <w:p w14:paraId="1A58CB29">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1.4076</w:t>
            </w:r>
          </w:p>
        </w:tc>
      </w:tr>
      <w:tr w14:paraId="5375EE07">
        <w:trPr>
          <w:trHeight w:val="280" w:hRule="atLeast"/>
          <w:jc w:val="center"/>
        </w:trPr>
        <w:tc>
          <w:tcPr>
            <w:tcW w:w="636" w:type="dxa"/>
            <w:vMerge w:val="continue"/>
            <w:tcBorders>
              <w:left w:val="nil"/>
              <w:bottom w:val="single" w:color="auto" w:sz="4" w:space="0"/>
              <w:right w:val="nil"/>
            </w:tcBorders>
            <w:shd w:val="clear" w:color="auto" w:fill="auto"/>
            <w:noWrap/>
            <w:vAlign w:val="center"/>
          </w:tcPr>
          <w:p w14:paraId="1770A653">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bottom w:val="single" w:color="auto" w:sz="4" w:space="0"/>
              <w:right w:val="nil"/>
            </w:tcBorders>
            <w:shd w:val="clear" w:color="auto" w:fill="auto"/>
            <w:noWrap/>
            <w:vAlign w:val="center"/>
          </w:tcPr>
          <w:p w14:paraId="57A9736D">
            <w:pPr>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1ABDFC0F">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Ridge</w:t>
            </w:r>
          </w:p>
        </w:tc>
        <w:tc>
          <w:tcPr>
            <w:tcW w:w="1060" w:type="dxa"/>
            <w:tcBorders>
              <w:top w:val="nil"/>
              <w:left w:val="nil"/>
              <w:bottom w:val="nil"/>
              <w:right w:val="nil"/>
            </w:tcBorders>
            <w:shd w:val="clear" w:color="auto" w:fill="auto"/>
            <w:noWrap/>
            <w:vAlign w:val="bottom"/>
          </w:tcPr>
          <w:p w14:paraId="057B8EAA">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0.7598</w:t>
            </w:r>
          </w:p>
        </w:tc>
        <w:tc>
          <w:tcPr>
            <w:tcW w:w="1060" w:type="dxa"/>
            <w:tcBorders>
              <w:top w:val="nil"/>
              <w:left w:val="nil"/>
              <w:bottom w:val="nil"/>
              <w:right w:val="nil"/>
            </w:tcBorders>
            <w:shd w:val="clear" w:color="auto" w:fill="auto"/>
            <w:noWrap/>
            <w:vAlign w:val="bottom"/>
          </w:tcPr>
          <w:p w14:paraId="701CC09C">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2.2854</w:t>
            </w:r>
          </w:p>
        </w:tc>
        <w:tc>
          <w:tcPr>
            <w:tcW w:w="1060" w:type="dxa"/>
            <w:tcBorders>
              <w:top w:val="nil"/>
              <w:left w:val="nil"/>
              <w:bottom w:val="nil"/>
              <w:right w:val="nil"/>
            </w:tcBorders>
            <w:shd w:val="clear" w:color="auto" w:fill="auto"/>
            <w:noWrap/>
            <w:vAlign w:val="bottom"/>
          </w:tcPr>
          <w:p w14:paraId="1A160AFF">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2.0406</w:t>
            </w:r>
          </w:p>
        </w:tc>
        <w:tc>
          <w:tcPr>
            <w:tcW w:w="1060" w:type="dxa"/>
            <w:tcBorders>
              <w:top w:val="nil"/>
              <w:left w:val="nil"/>
              <w:bottom w:val="nil"/>
              <w:right w:val="nil"/>
            </w:tcBorders>
            <w:shd w:val="clear" w:color="auto" w:fill="auto"/>
            <w:noWrap/>
            <w:vAlign w:val="bottom"/>
          </w:tcPr>
          <w:p w14:paraId="5AB0A8E2">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0.7506</w:t>
            </w:r>
          </w:p>
        </w:tc>
        <w:tc>
          <w:tcPr>
            <w:tcW w:w="1060" w:type="dxa"/>
            <w:tcBorders>
              <w:top w:val="nil"/>
              <w:left w:val="nil"/>
              <w:bottom w:val="nil"/>
              <w:right w:val="nil"/>
            </w:tcBorders>
            <w:shd w:val="clear" w:color="auto" w:fill="auto"/>
            <w:noWrap/>
            <w:vAlign w:val="bottom"/>
          </w:tcPr>
          <w:p w14:paraId="464BD48C">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2.3198</w:t>
            </w:r>
          </w:p>
        </w:tc>
        <w:tc>
          <w:tcPr>
            <w:tcW w:w="1060" w:type="dxa"/>
            <w:tcBorders>
              <w:top w:val="nil"/>
              <w:left w:val="nil"/>
              <w:bottom w:val="nil"/>
              <w:right w:val="nil"/>
            </w:tcBorders>
            <w:shd w:val="clear" w:color="auto" w:fill="auto"/>
            <w:noWrap/>
            <w:vAlign w:val="bottom"/>
          </w:tcPr>
          <w:p w14:paraId="6625CEA8">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2.0022</w:t>
            </w:r>
          </w:p>
        </w:tc>
      </w:tr>
      <w:tr w14:paraId="16F92DC9">
        <w:trPr>
          <w:trHeight w:val="280" w:hRule="atLeast"/>
          <w:jc w:val="center"/>
        </w:trPr>
        <w:tc>
          <w:tcPr>
            <w:tcW w:w="636" w:type="dxa"/>
            <w:vMerge w:val="continue"/>
            <w:tcBorders>
              <w:left w:val="nil"/>
              <w:bottom w:val="single" w:color="auto" w:sz="4" w:space="0"/>
              <w:right w:val="nil"/>
            </w:tcBorders>
            <w:shd w:val="clear" w:color="auto" w:fill="auto"/>
            <w:noWrap/>
            <w:vAlign w:val="center"/>
          </w:tcPr>
          <w:p w14:paraId="6E396B11">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bottom w:val="single" w:color="auto" w:sz="4" w:space="0"/>
              <w:right w:val="nil"/>
            </w:tcBorders>
            <w:shd w:val="clear" w:color="auto" w:fill="auto"/>
            <w:noWrap/>
            <w:vAlign w:val="center"/>
          </w:tcPr>
          <w:p w14:paraId="2BCD53ED">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7F198263">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RandomForest</w:t>
            </w:r>
          </w:p>
        </w:tc>
        <w:tc>
          <w:tcPr>
            <w:tcW w:w="1060" w:type="dxa"/>
            <w:tcBorders>
              <w:top w:val="nil"/>
              <w:left w:val="nil"/>
              <w:bottom w:val="nil"/>
              <w:right w:val="nil"/>
            </w:tcBorders>
            <w:shd w:val="clear" w:color="auto" w:fill="auto"/>
            <w:noWrap/>
            <w:vAlign w:val="bottom"/>
          </w:tcPr>
          <w:p w14:paraId="10AC0142">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0.9162</w:t>
            </w:r>
          </w:p>
        </w:tc>
        <w:tc>
          <w:tcPr>
            <w:tcW w:w="1060" w:type="dxa"/>
            <w:tcBorders>
              <w:top w:val="nil"/>
              <w:left w:val="nil"/>
              <w:bottom w:val="nil"/>
              <w:right w:val="nil"/>
            </w:tcBorders>
            <w:shd w:val="clear" w:color="auto" w:fill="auto"/>
            <w:noWrap/>
            <w:vAlign w:val="bottom"/>
          </w:tcPr>
          <w:p w14:paraId="31B90D08">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1.3496</w:t>
            </w:r>
          </w:p>
        </w:tc>
        <w:tc>
          <w:tcPr>
            <w:tcW w:w="1060" w:type="dxa"/>
            <w:tcBorders>
              <w:top w:val="nil"/>
              <w:left w:val="nil"/>
              <w:bottom w:val="nil"/>
              <w:right w:val="nil"/>
            </w:tcBorders>
            <w:shd w:val="clear" w:color="auto" w:fill="auto"/>
            <w:noWrap/>
            <w:vAlign w:val="bottom"/>
          </w:tcPr>
          <w:p w14:paraId="2335AD65">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3.4554</w:t>
            </w:r>
          </w:p>
        </w:tc>
        <w:tc>
          <w:tcPr>
            <w:tcW w:w="1060" w:type="dxa"/>
            <w:tcBorders>
              <w:top w:val="nil"/>
              <w:left w:val="nil"/>
              <w:bottom w:val="nil"/>
              <w:right w:val="nil"/>
            </w:tcBorders>
            <w:shd w:val="clear" w:color="auto" w:fill="auto"/>
            <w:noWrap/>
            <w:vAlign w:val="bottom"/>
          </w:tcPr>
          <w:p w14:paraId="5D49CC17">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0.5042</w:t>
            </w:r>
          </w:p>
        </w:tc>
        <w:tc>
          <w:tcPr>
            <w:tcW w:w="1060" w:type="dxa"/>
            <w:tcBorders>
              <w:top w:val="nil"/>
              <w:left w:val="nil"/>
              <w:bottom w:val="nil"/>
              <w:right w:val="nil"/>
            </w:tcBorders>
            <w:shd w:val="clear" w:color="auto" w:fill="auto"/>
            <w:noWrap/>
            <w:vAlign w:val="bottom"/>
          </w:tcPr>
          <w:p w14:paraId="7327645F">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3.2705</w:t>
            </w:r>
          </w:p>
        </w:tc>
        <w:tc>
          <w:tcPr>
            <w:tcW w:w="1060" w:type="dxa"/>
            <w:tcBorders>
              <w:top w:val="nil"/>
              <w:left w:val="nil"/>
              <w:bottom w:val="nil"/>
              <w:right w:val="nil"/>
            </w:tcBorders>
            <w:shd w:val="clear" w:color="auto" w:fill="auto"/>
            <w:noWrap/>
            <w:vAlign w:val="bottom"/>
          </w:tcPr>
          <w:p w14:paraId="49427E6E">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1.4202</w:t>
            </w:r>
          </w:p>
        </w:tc>
      </w:tr>
      <w:tr w14:paraId="1F4AA098">
        <w:trPr>
          <w:trHeight w:val="280" w:hRule="atLeast"/>
          <w:jc w:val="center"/>
        </w:trPr>
        <w:tc>
          <w:tcPr>
            <w:tcW w:w="636" w:type="dxa"/>
            <w:vMerge w:val="continue"/>
            <w:tcBorders>
              <w:left w:val="nil"/>
              <w:bottom w:val="single" w:color="auto" w:sz="4" w:space="0"/>
              <w:right w:val="nil"/>
            </w:tcBorders>
            <w:shd w:val="clear" w:color="auto" w:fill="auto"/>
            <w:noWrap/>
            <w:vAlign w:val="center"/>
          </w:tcPr>
          <w:p w14:paraId="5A2662F5">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bottom w:val="single" w:color="auto" w:sz="4" w:space="0"/>
              <w:right w:val="nil"/>
            </w:tcBorders>
            <w:shd w:val="clear" w:color="auto" w:fill="auto"/>
            <w:noWrap/>
            <w:vAlign w:val="center"/>
          </w:tcPr>
          <w:p w14:paraId="0DAF449F">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right w:val="nil"/>
            </w:tcBorders>
            <w:shd w:val="clear" w:color="auto" w:fill="auto"/>
            <w:noWrap/>
            <w:vAlign w:val="bottom"/>
          </w:tcPr>
          <w:p w14:paraId="17E845A8">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RLSR</w:t>
            </w:r>
          </w:p>
        </w:tc>
        <w:tc>
          <w:tcPr>
            <w:tcW w:w="1060" w:type="dxa"/>
            <w:tcBorders>
              <w:top w:val="nil"/>
              <w:left w:val="nil"/>
              <w:right w:val="nil"/>
            </w:tcBorders>
            <w:shd w:val="clear" w:color="auto" w:fill="auto"/>
            <w:noWrap/>
            <w:vAlign w:val="bottom"/>
          </w:tcPr>
          <w:p w14:paraId="44C4F2DB">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0.8384</w:t>
            </w:r>
          </w:p>
        </w:tc>
        <w:tc>
          <w:tcPr>
            <w:tcW w:w="1060" w:type="dxa"/>
            <w:tcBorders>
              <w:top w:val="nil"/>
              <w:left w:val="nil"/>
              <w:right w:val="nil"/>
            </w:tcBorders>
            <w:shd w:val="clear" w:color="auto" w:fill="auto"/>
            <w:noWrap/>
            <w:vAlign w:val="bottom"/>
          </w:tcPr>
          <w:p w14:paraId="52A59792">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1.8747</w:t>
            </w:r>
          </w:p>
        </w:tc>
        <w:tc>
          <w:tcPr>
            <w:tcW w:w="1060" w:type="dxa"/>
            <w:tcBorders>
              <w:top w:val="nil"/>
              <w:left w:val="nil"/>
              <w:right w:val="nil"/>
            </w:tcBorders>
            <w:shd w:val="clear" w:color="auto" w:fill="auto"/>
            <w:noWrap/>
            <w:vAlign w:val="bottom"/>
          </w:tcPr>
          <w:p w14:paraId="35B497FA">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2.4876</w:t>
            </w:r>
          </w:p>
        </w:tc>
        <w:tc>
          <w:tcPr>
            <w:tcW w:w="1060" w:type="dxa"/>
            <w:tcBorders>
              <w:top w:val="nil"/>
              <w:left w:val="nil"/>
              <w:right w:val="nil"/>
            </w:tcBorders>
            <w:shd w:val="clear" w:color="auto" w:fill="auto"/>
            <w:noWrap/>
            <w:vAlign w:val="bottom"/>
          </w:tcPr>
          <w:p w14:paraId="6C3726C9">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0.8164</w:t>
            </w:r>
          </w:p>
        </w:tc>
        <w:tc>
          <w:tcPr>
            <w:tcW w:w="1060" w:type="dxa"/>
            <w:tcBorders>
              <w:top w:val="nil"/>
              <w:left w:val="nil"/>
              <w:right w:val="nil"/>
            </w:tcBorders>
            <w:shd w:val="clear" w:color="auto" w:fill="auto"/>
            <w:noWrap/>
            <w:vAlign w:val="bottom"/>
          </w:tcPr>
          <w:p w14:paraId="1AD7EC7A">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1.9903</w:t>
            </w:r>
          </w:p>
        </w:tc>
        <w:tc>
          <w:tcPr>
            <w:tcW w:w="1060" w:type="dxa"/>
            <w:tcBorders>
              <w:top w:val="nil"/>
              <w:left w:val="nil"/>
              <w:right w:val="nil"/>
            </w:tcBorders>
            <w:shd w:val="clear" w:color="auto" w:fill="auto"/>
            <w:noWrap/>
            <w:vAlign w:val="bottom"/>
          </w:tcPr>
          <w:p w14:paraId="6897B6BF">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2.3337</w:t>
            </w:r>
          </w:p>
        </w:tc>
      </w:tr>
      <w:tr w14:paraId="65647697">
        <w:trPr>
          <w:trHeight w:val="280" w:hRule="atLeast"/>
          <w:jc w:val="center"/>
        </w:trPr>
        <w:tc>
          <w:tcPr>
            <w:tcW w:w="636" w:type="dxa"/>
            <w:vMerge w:val="continue"/>
            <w:tcBorders>
              <w:left w:val="nil"/>
              <w:bottom w:val="single" w:color="auto" w:sz="4" w:space="0"/>
              <w:right w:val="nil"/>
            </w:tcBorders>
            <w:shd w:val="clear" w:color="auto" w:fill="auto"/>
            <w:noWrap/>
            <w:vAlign w:val="center"/>
          </w:tcPr>
          <w:p w14:paraId="199F7272">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bottom w:val="single" w:color="auto" w:sz="4" w:space="0"/>
              <w:right w:val="nil"/>
            </w:tcBorders>
            <w:shd w:val="clear" w:color="auto" w:fill="auto"/>
            <w:noWrap/>
            <w:vAlign w:val="center"/>
          </w:tcPr>
          <w:p w14:paraId="14F64074">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single" w:color="auto" w:sz="4" w:space="0"/>
              <w:right w:val="nil"/>
            </w:tcBorders>
            <w:shd w:val="clear" w:color="auto" w:fill="auto"/>
            <w:noWrap/>
            <w:vAlign w:val="bottom"/>
          </w:tcPr>
          <w:p w14:paraId="46136F18">
            <w:pPr>
              <w:widowControl/>
              <w:jc w:val="left"/>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GradientBoosting</w:t>
            </w:r>
          </w:p>
        </w:tc>
        <w:tc>
          <w:tcPr>
            <w:tcW w:w="1060" w:type="dxa"/>
            <w:tcBorders>
              <w:top w:val="nil"/>
              <w:left w:val="nil"/>
              <w:bottom w:val="single" w:color="auto" w:sz="4" w:space="0"/>
              <w:right w:val="nil"/>
            </w:tcBorders>
            <w:shd w:val="clear" w:color="auto" w:fill="auto"/>
            <w:noWrap/>
            <w:vAlign w:val="bottom"/>
          </w:tcPr>
          <w:p w14:paraId="7299B419">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0.9929</w:t>
            </w:r>
          </w:p>
        </w:tc>
        <w:tc>
          <w:tcPr>
            <w:tcW w:w="1060" w:type="dxa"/>
            <w:tcBorders>
              <w:top w:val="nil"/>
              <w:left w:val="nil"/>
              <w:bottom w:val="single" w:color="auto" w:sz="4" w:space="0"/>
              <w:right w:val="nil"/>
            </w:tcBorders>
            <w:shd w:val="clear" w:color="auto" w:fill="auto"/>
            <w:noWrap/>
            <w:vAlign w:val="bottom"/>
          </w:tcPr>
          <w:p w14:paraId="0D9F0EC2">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0.3924</w:t>
            </w:r>
          </w:p>
        </w:tc>
        <w:tc>
          <w:tcPr>
            <w:tcW w:w="1060" w:type="dxa"/>
            <w:tcBorders>
              <w:top w:val="nil"/>
              <w:left w:val="nil"/>
              <w:bottom w:val="single" w:color="auto" w:sz="4" w:space="0"/>
              <w:right w:val="nil"/>
            </w:tcBorders>
            <w:shd w:val="clear" w:color="auto" w:fill="auto"/>
            <w:noWrap/>
            <w:vAlign w:val="bottom"/>
          </w:tcPr>
          <w:p w14:paraId="2A05DCB4">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11.8847</w:t>
            </w:r>
          </w:p>
        </w:tc>
        <w:tc>
          <w:tcPr>
            <w:tcW w:w="1060" w:type="dxa"/>
            <w:tcBorders>
              <w:top w:val="nil"/>
              <w:left w:val="nil"/>
              <w:bottom w:val="single" w:color="auto" w:sz="4" w:space="0"/>
              <w:right w:val="nil"/>
            </w:tcBorders>
            <w:shd w:val="clear" w:color="auto" w:fill="auto"/>
            <w:noWrap/>
            <w:vAlign w:val="bottom"/>
          </w:tcPr>
          <w:p w14:paraId="3DF0B005">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0.6058</w:t>
            </w:r>
          </w:p>
        </w:tc>
        <w:tc>
          <w:tcPr>
            <w:tcW w:w="1060" w:type="dxa"/>
            <w:tcBorders>
              <w:top w:val="nil"/>
              <w:left w:val="nil"/>
              <w:bottom w:val="single" w:color="auto" w:sz="4" w:space="0"/>
              <w:right w:val="nil"/>
            </w:tcBorders>
            <w:shd w:val="clear" w:color="auto" w:fill="auto"/>
            <w:noWrap/>
            <w:vAlign w:val="bottom"/>
          </w:tcPr>
          <w:p w14:paraId="559D865C">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2.9161</w:t>
            </w:r>
          </w:p>
        </w:tc>
        <w:tc>
          <w:tcPr>
            <w:tcW w:w="1060" w:type="dxa"/>
            <w:tcBorders>
              <w:top w:val="nil"/>
              <w:left w:val="nil"/>
              <w:bottom w:val="single" w:color="auto" w:sz="4" w:space="0"/>
              <w:right w:val="nil"/>
            </w:tcBorders>
            <w:shd w:val="clear" w:color="auto" w:fill="auto"/>
            <w:noWrap/>
            <w:vAlign w:val="bottom"/>
          </w:tcPr>
          <w:p w14:paraId="17384965">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1.5928</w:t>
            </w:r>
          </w:p>
        </w:tc>
      </w:tr>
      <w:tr w14:paraId="162DACAB">
        <w:trPr>
          <w:trHeight w:val="280" w:hRule="atLeast"/>
          <w:jc w:val="center"/>
        </w:trPr>
        <w:tc>
          <w:tcPr>
            <w:tcW w:w="636" w:type="dxa"/>
            <w:vMerge w:val="restart"/>
            <w:tcBorders>
              <w:top w:val="single" w:color="auto" w:sz="4" w:space="0"/>
              <w:left w:val="nil"/>
              <w:right w:val="nil"/>
            </w:tcBorders>
            <w:shd w:val="clear" w:color="auto" w:fill="auto"/>
            <w:noWrap/>
            <w:vAlign w:val="center"/>
          </w:tcPr>
          <w:p w14:paraId="3E7AAFCF">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DWT</w:t>
            </w:r>
          </w:p>
        </w:tc>
        <w:tc>
          <w:tcPr>
            <w:tcW w:w="1759" w:type="dxa"/>
            <w:vMerge w:val="restart"/>
            <w:tcBorders>
              <w:top w:val="single" w:color="auto" w:sz="4" w:space="0"/>
              <w:left w:val="nil"/>
              <w:right w:val="nil"/>
            </w:tcBorders>
            <w:shd w:val="clear" w:color="auto" w:fill="auto"/>
            <w:noWrap/>
            <w:vAlign w:val="center"/>
          </w:tcPr>
          <w:p w14:paraId="03B77D35">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NONE</w:t>
            </w:r>
          </w:p>
        </w:tc>
        <w:tc>
          <w:tcPr>
            <w:tcW w:w="2240" w:type="dxa"/>
            <w:tcBorders>
              <w:top w:val="single" w:color="auto" w:sz="4" w:space="0"/>
              <w:left w:val="nil"/>
              <w:bottom w:val="nil"/>
              <w:right w:val="nil"/>
            </w:tcBorders>
            <w:shd w:val="clear" w:color="auto" w:fill="auto"/>
            <w:noWrap/>
            <w:vAlign w:val="bottom"/>
          </w:tcPr>
          <w:p w14:paraId="314B0809">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SVM</w:t>
            </w:r>
          </w:p>
        </w:tc>
        <w:tc>
          <w:tcPr>
            <w:tcW w:w="1060" w:type="dxa"/>
            <w:tcBorders>
              <w:top w:val="single" w:color="auto" w:sz="4" w:space="0"/>
              <w:left w:val="nil"/>
              <w:bottom w:val="nil"/>
              <w:right w:val="nil"/>
            </w:tcBorders>
            <w:shd w:val="clear" w:color="auto" w:fill="auto"/>
            <w:noWrap/>
            <w:vAlign w:val="bottom"/>
          </w:tcPr>
          <w:p w14:paraId="26801A70">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0.5012</w:t>
            </w:r>
          </w:p>
        </w:tc>
        <w:tc>
          <w:tcPr>
            <w:tcW w:w="1060" w:type="dxa"/>
            <w:tcBorders>
              <w:top w:val="single" w:color="auto" w:sz="4" w:space="0"/>
              <w:left w:val="nil"/>
              <w:bottom w:val="nil"/>
              <w:right w:val="nil"/>
            </w:tcBorders>
            <w:shd w:val="clear" w:color="auto" w:fill="auto"/>
            <w:noWrap/>
            <w:vAlign w:val="bottom"/>
          </w:tcPr>
          <w:p w14:paraId="1B82F403">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3.2938</w:t>
            </w:r>
          </w:p>
        </w:tc>
        <w:tc>
          <w:tcPr>
            <w:tcW w:w="1060" w:type="dxa"/>
            <w:tcBorders>
              <w:top w:val="single" w:color="auto" w:sz="4" w:space="0"/>
              <w:left w:val="nil"/>
              <w:bottom w:val="nil"/>
              <w:right w:val="nil"/>
            </w:tcBorders>
            <w:shd w:val="clear" w:color="auto" w:fill="auto"/>
            <w:noWrap/>
            <w:vAlign w:val="bottom"/>
          </w:tcPr>
          <w:p w14:paraId="09D7C8D9">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1.4158</w:t>
            </w:r>
          </w:p>
        </w:tc>
        <w:tc>
          <w:tcPr>
            <w:tcW w:w="1060" w:type="dxa"/>
            <w:tcBorders>
              <w:top w:val="single" w:color="auto" w:sz="4" w:space="0"/>
              <w:left w:val="nil"/>
              <w:bottom w:val="nil"/>
              <w:right w:val="nil"/>
            </w:tcBorders>
            <w:shd w:val="clear" w:color="auto" w:fill="auto"/>
            <w:noWrap/>
            <w:vAlign w:val="bottom"/>
          </w:tcPr>
          <w:p w14:paraId="3640D153">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0.5069</w:t>
            </w:r>
          </w:p>
        </w:tc>
        <w:tc>
          <w:tcPr>
            <w:tcW w:w="1060" w:type="dxa"/>
            <w:tcBorders>
              <w:top w:val="single" w:color="auto" w:sz="4" w:space="0"/>
              <w:left w:val="nil"/>
              <w:bottom w:val="nil"/>
              <w:right w:val="nil"/>
            </w:tcBorders>
            <w:shd w:val="clear" w:color="auto" w:fill="auto"/>
            <w:noWrap/>
            <w:vAlign w:val="bottom"/>
          </w:tcPr>
          <w:p w14:paraId="6FAB223C">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3.2617</w:t>
            </w:r>
          </w:p>
        </w:tc>
        <w:tc>
          <w:tcPr>
            <w:tcW w:w="1060" w:type="dxa"/>
            <w:tcBorders>
              <w:top w:val="single" w:color="auto" w:sz="4" w:space="0"/>
              <w:left w:val="nil"/>
              <w:bottom w:val="nil"/>
              <w:right w:val="nil"/>
            </w:tcBorders>
            <w:shd w:val="clear" w:color="auto" w:fill="auto"/>
            <w:noWrap/>
            <w:vAlign w:val="bottom"/>
          </w:tcPr>
          <w:p w14:paraId="134D43C6">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1.4240</w:t>
            </w:r>
          </w:p>
        </w:tc>
      </w:tr>
      <w:tr w14:paraId="62444D9E">
        <w:trPr>
          <w:trHeight w:val="280" w:hRule="atLeast"/>
          <w:jc w:val="center"/>
        </w:trPr>
        <w:tc>
          <w:tcPr>
            <w:tcW w:w="636" w:type="dxa"/>
            <w:vMerge w:val="continue"/>
            <w:tcBorders>
              <w:left w:val="nil"/>
              <w:right w:val="nil"/>
            </w:tcBorders>
            <w:shd w:val="clear" w:color="auto" w:fill="auto"/>
            <w:noWrap/>
            <w:vAlign w:val="center"/>
          </w:tcPr>
          <w:p w14:paraId="7145D643">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1F39C6BF">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068A515A">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Ridge</w:t>
            </w:r>
          </w:p>
        </w:tc>
        <w:tc>
          <w:tcPr>
            <w:tcW w:w="1060" w:type="dxa"/>
            <w:tcBorders>
              <w:top w:val="nil"/>
              <w:left w:val="nil"/>
              <w:bottom w:val="nil"/>
              <w:right w:val="nil"/>
            </w:tcBorders>
            <w:shd w:val="clear" w:color="auto" w:fill="auto"/>
            <w:noWrap/>
            <w:vAlign w:val="bottom"/>
          </w:tcPr>
          <w:p w14:paraId="035F9382">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0.7448</w:t>
            </w:r>
          </w:p>
        </w:tc>
        <w:tc>
          <w:tcPr>
            <w:tcW w:w="1060" w:type="dxa"/>
            <w:tcBorders>
              <w:top w:val="nil"/>
              <w:left w:val="nil"/>
              <w:bottom w:val="nil"/>
              <w:right w:val="nil"/>
            </w:tcBorders>
            <w:shd w:val="clear" w:color="auto" w:fill="auto"/>
            <w:noWrap/>
            <w:vAlign w:val="bottom"/>
          </w:tcPr>
          <w:p w14:paraId="04AAA358">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2.3557</w:t>
            </w:r>
          </w:p>
        </w:tc>
        <w:tc>
          <w:tcPr>
            <w:tcW w:w="1060" w:type="dxa"/>
            <w:tcBorders>
              <w:top w:val="nil"/>
              <w:left w:val="nil"/>
              <w:bottom w:val="nil"/>
              <w:right w:val="nil"/>
            </w:tcBorders>
            <w:shd w:val="clear" w:color="auto" w:fill="auto"/>
            <w:noWrap/>
            <w:vAlign w:val="bottom"/>
          </w:tcPr>
          <w:p w14:paraId="21491487">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1.9796</w:t>
            </w:r>
          </w:p>
        </w:tc>
        <w:tc>
          <w:tcPr>
            <w:tcW w:w="1060" w:type="dxa"/>
            <w:tcBorders>
              <w:top w:val="nil"/>
              <w:left w:val="nil"/>
              <w:bottom w:val="nil"/>
              <w:right w:val="nil"/>
            </w:tcBorders>
            <w:shd w:val="clear" w:color="auto" w:fill="auto"/>
            <w:noWrap/>
            <w:vAlign w:val="bottom"/>
          </w:tcPr>
          <w:p w14:paraId="0BA5434E">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0.7276</w:t>
            </w:r>
          </w:p>
        </w:tc>
        <w:tc>
          <w:tcPr>
            <w:tcW w:w="1060" w:type="dxa"/>
            <w:tcBorders>
              <w:top w:val="nil"/>
              <w:left w:val="nil"/>
              <w:bottom w:val="nil"/>
              <w:right w:val="nil"/>
            </w:tcBorders>
            <w:shd w:val="clear" w:color="auto" w:fill="auto"/>
            <w:noWrap/>
            <w:vAlign w:val="bottom"/>
          </w:tcPr>
          <w:p w14:paraId="5E13CD0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2.4244</w:t>
            </w:r>
          </w:p>
        </w:tc>
        <w:tc>
          <w:tcPr>
            <w:tcW w:w="1060" w:type="dxa"/>
            <w:tcBorders>
              <w:top w:val="nil"/>
              <w:left w:val="nil"/>
              <w:bottom w:val="nil"/>
              <w:right w:val="nil"/>
            </w:tcBorders>
            <w:shd w:val="clear" w:color="auto" w:fill="auto"/>
            <w:noWrap/>
            <w:vAlign w:val="bottom"/>
          </w:tcPr>
          <w:p w14:paraId="38AD0FCF">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1.9158</w:t>
            </w:r>
          </w:p>
        </w:tc>
      </w:tr>
      <w:tr w14:paraId="09645888">
        <w:trPr>
          <w:trHeight w:val="280" w:hRule="atLeast"/>
          <w:jc w:val="center"/>
        </w:trPr>
        <w:tc>
          <w:tcPr>
            <w:tcW w:w="636" w:type="dxa"/>
            <w:vMerge w:val="continue"/>
            <w:tcBorders>
              <w:left w:val="nil"/>
              <w:right w:val="nil"/>
            </w:tcBorders>
            <w:shd w:val="clear" w:color="auto" w:fill="auto"/>
            <w:noWrap/>
            <w:vAlign w:val="center"/>
          </w:tcPr>
          <w:p w14:paraId="716282EF">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6B45F12D">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754229D4">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RandomForest</w:t>
            </w:r>
          </w:p>
        </w:tc>
        <w:tc>
          <w:tcPr>
            <w:tcW w:w="1060" w:type="dxa"/>
            <w:tcBorders>
              <w:top w:val="nil"/>
              <w:left w:val="nil"/>
              <w:bottom w:val="nil"/>
              <w:right w:val="nil"/>
            </w:tcBorders>
            <w:shd w:val="clear" w:color="auto" w:fill="auto"/>
            <w:noWrap/>
            <w:vAlign w:val="bottom"/>
          </w:tcPr>
          <w:p w14:paraId="064BAC2B">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0.9086</w:t>
            </w:r>
          </w:p>
        </w:tc>
        <w:tc>
          <w:tcPr>
            <w:tcW w:w="1060" w:type="dxa"/>
            <w:tcBorders>
              <w:top w:val="nil"/>
              <w:left w:val="nil"/>
              <w:bottom w:val="nil"/>
              <w:right w:val="nil"/>
            </w:tcBorders>
            <w:shd w:val="clear" w:color="auto" w:fill="auto"/>
            <w:noWrap/>
            <w:vAlign w:val="bottom"/>
          </w:tcPr>
          <w:p w14:paraId="2018B4BB">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1.4102</w:t>
            </w:r>
          </w:p>
        </w:tc>
        <w:tc>
          <w:tcPr>
            <w:tcW w:w="1060" w:type="dxa"/>
            <w:tcBorders>
              <w:top w:val="nil"/>
              <w:left w:val="nil"/>
              <w:bottom w:val="nil"/>
              <w:right w:val="nil"/>
            </w:tcBorders>
            <w:shd w:val="clear" w:color="auto" w:fill="auto"/>
            <w:noWrap/>
            <w:vAlign w:val="bottom"/>
          </w:tcPr>
          <w:p w14:paraId="6EDA2BDE">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3.3069</w:t>
            </w:r>
          </w:p>
        </w:tc>
        <w:tc>
          <w:tcPr>
            <w:tcW w:w="1060" w:type="dxa"/>
            <w:tcBorders>
              <w:top w:val="nil"/>
              <w:left w:val="nil"/>
              <w:bottom w:val="nil"/>
              <w:right w:val="nil"/>
            </w:tcBorders>
            <w:shd w:val="clear" w:color="auto" w:fill="auto"/>
            <w:noWrap/>
            <w:vAlign w:val="bottom"/>
          </w:tcPr>
          <w:p w14:paraId="42D1DDDB">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0.4854</w:t>
            </w:r>
          </w:p>
        </w:tc>
        <w:tc>
          <w:tcPr>
            <w:tcW w:w="1060" w:type="dxa"/>
            <w:tcBorders>
              <w:top w:val="nil"/>
              <w:left w:val="nil"/>
              <w:bottom w:val="nil"/>
              <w:right w:val="nil"/>
            </w:tcBorders>
            <w:shd w:val="clear" w:color="auto" w:fill="auto"/>
            <w:noWrap/>
            <w:vAlign w:val="bottom"/>
          </w:tcPr>
          <w:p w14:paraId="0838FE4B">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3.3320</w:t>
            </w:r>
          </w:p>
        </w:tc>
        <w:tc>
          <w:tcPr>
            <w:tcW w:w="1060" w:type="dxa"/>
            <w:tcBorders>
              <w:top w:val="nil"/>
              <w:left w:val="nil"/>
              <w:bottom w:val="nil"/>
              <w:right w:val="nil"/>
            </w:tcBorders>
            <w:shd w:val="clear" w:color="auto" w:fill="auto"/>
            <w:noWrap/>
            <w:vAlign w:val="bottom"/>
          </w:tcPr>
          <w:p w14:paraId="0D802DA9">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1.3940</w:t>
            </w:r>
          </w:p>
        </w:tc>
      </w:tr>
      <w:tr w14:paraId="518F4EB1">
        <w:trPr>
          <w:trHeight w:val="280" w:hRule="atLeast"/>
          <w:jc w:val="center"/>
        </w:trPr>
        <w:tc>
          <w:tcPr>
            <w:tcW w:w="636" w:type="dxa"/>
            <w:vMerge w:val="continue"/>
            <w:tcBorders>
              <w:left w:val="nil"/>
              <w:right w:val="nil"/>
            </w:tcBorders>
            <w:shd w:val="clear" w:color="auto" w:fill="auto"/>
            <w:noWrap/>
            <w:vAlign w:val="center"/>
          </w:tcPr>
          <w:p w14:paraId="69A50C5B">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7BD7ECAD">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259F9F16">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RLSR</w:t>
            </w:r>
          </w:p>
        </w:tc>
        <w:tc>
          <w:tcPr>
            <w:tcW w:w="1060" w:type="dxa"/>
            <w:tcBorders>
              <w:top w:val="nil"/>
              <w:left w:val="nil"/>
              <w:bottom w:val="nil"/>
              <w:right w:val="nil"/>
            </w:tcBorders>
            <w:shd w:val="clear" w:color="auto" w:fill="auto"/>
            <w:noWrap/>
            <w:vAlign w:val="bottom"/>
          </w:tcPr>
          <w:p w14:paraId="77A6DA97">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0.8375</w:t>
            </w:r>
          </w:p>
        </w:tc>
        <w:tc>
          <w:tcPr>
            <w:tcW w:w="1060" w:type="dxa"/>
            <w:tcBorders>
              <w:top w:val="nil"/>
              <w:left w:val="nil"/>
              <w:bottom w:val="nil"/>
              <w:right w:val="nil"/>
            </w:tcBorders>
            <w:shd w:val="clear" w:color="auto" w:fill="auto"/>
            <w:noWrap/>
            <w:vAlign w:val="bottom"/>
          </w:tcPr>
          <w:p w14:paraId="571CDD9F">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1.8796</w:t>
            </w:r>
          </w:p>
        </w:tc>
        <w:tc>
          <w:tcPr>
            <w:tcW w:w="1060" w:type="dxa"/>
            <w:tcBorders>
              <w:top w:val="nil"/>
              <w:left w:val="nil"/>
              <w:bottom w:val="nil"/>
              <w:right w:val="nil"/>
            </w:tcBorders>
            <w:shd w:val="clear" w:color="auto" w:fill="auto"/>
            <w:noWrap/>
            <w:vAlign w:val="bottom"/>
          </w:tcPr>
          <w:p w14:paraId="096F05E4">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2.4810</w:t>
            </w:r>
          </w:p>
        </w:tc>
        <w:tc>
          <w:tcPr>
            <w:tcW w:w="1060" w:type="dxa"/>
            <w:tcBorders>
              <w:top w:val="nil"/>
              <w:left w:val="nil"/>
              <w:bottom w:val="nil"/>
              <w:right w:val="nil"/>
            </w:tcBorders>
            <w:shd w:val="clear" w:color="auto" w:fill="auto"/>
            <w:noWrap/>
            <w:vAlign w:val="bottom"/>
          </w:tcPr>
          <w:p w14:paraId="0341A93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0.8060</w:t>
            </w:r>
          </w:p>
        </w:tc>
        <w:tc>
          <w:tcPr>
            <w:tcW w:w="1060" w:type="dxa"/>
            <w:tcBorders>
              <w:top w:val="nil"/>
              <w:left w:val="nil"/>
              <w:bottom w:val="nil"/>
              <w:right w:val="nil"/>
            </w:tcBorders>
            <w:shd w:val="clear" w:color="auto" w:fill="auto"/>
            <w:noWrap/>
            <w:vAlign w:val="bottom"/>
          </w:tcPr>
          <w:p w14:paraId="09063F7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2.0457</w:t>
            </w:r>
          </w:p>
        </w:tc>
        <w:tc>
          <w:tcPr>
            <w:tcW w:w="1060" w:type="dxa"/>
            <w:tcBorders>
              <w:top w:val="nil"/>
              <w:left w:val="nil"/>
              <w:bottom w:val="nil"/>
              <w:right w:val="nil"/>
            </w:tcBorders>
            <w:shd w:val="clear" w:color="auto" w:fill="auto"/>
            <w:noWrap/>
            <w:vAlign w:val="bottom"/>
          </w:tcPr>
          <w:p w14:paraId="4FBE45F9">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2.2705</w:t>
            </w:r>
          </w:p>
        </w:tc>
      </w:tr>
      <w:tr w14:paraId="0F486537">
        <w:trPr>
          <w:trHeight w:val="280" w:hRule="atLeast"/>
          <w:jc w:val="center"/>
        </w:trPr>
        <w:tc>
          <w:tcPr>
            <w:tcW w:w="636" w:type="dxa"/>
            <w:vMerge w:val="continue"/>
            <w:tcBorders>
              <w:left w:val="nil"/>
              <w:right w:val="nil"/>
            </w:tcBorders>
            <w:shd w:val="clear" w:color="auto" w:fill="auto"/>
            <w:noWrap/>
            <w:vAlign w:val="center"/>
          </w:tcPr>
          <w:p w14:paraId="01CAC6C7">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5B38780A">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2061F6DF">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GradientBoosting</w:t>
            </w:r>
          </w:p>
        </w:tc>
        <w:tc>
          <w:tcPr>
            <w:tcW w:w="1060" w:type="dxa"/>
            <w:tcBorders>
              <w:top w:val="nil"/>
              <w:left w:val="nil"/>
              <w:bottom w:val="nil"/>
              <w:right w:val="nil"/>
            </w:tcBorders>
            <w:shd w:val="clear" w:color="auto" w:fill="auto"/>
            <w:noWrap/>
            <w:vAlign w:val="bottom"/>
          </w:tcPr>
          <w:p w14:paraId="69488E51">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0.9914</w:t>
            </w:r>
          </w:p>
        </w:tc>
        <w:tc>
          <w:tcPr>
            <w:tcW w:w="1060" w:type="dxa"/>
            <w:tcBorders>
              <w:top w:val="nil"/>
              <w:left w:val="nil"/>
              <w:bottom w:val="nil"/>
              <w:right w:val="nil"/>
            </w:tcBorders>
            <w:shd w:val="clear" w:color="auto" w:fill="auto"/>
            <w:noWrap/>
            <w:vAlign w:val="bottom"/>
          </w:tcPr>
          <w:p w14:paraId="1F88BA4E">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0.4319</w:t>
            </w:r>
          </w:p>
        </w:tc>
        <w:tc>
          <w:tcPr>
            <w:tcW w:w="1060" w:type="dxa"/>
            <w:tcBorders>
              <w:top w:val="nil"/>
              <w:left w:val="nil"/>
              <w:bottom w:val="nil"/>
              <w:right w:val="nil"/>
            </w:tcBorders>
            <w:shd w:val="clear" w:color="auto" w:fill="auto"/>
            <w:noWrap/>
            <w:vAlign w:val="bottom"/>
          </w:tcPr>
          <w:p w14:paraId="5B6005FF">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10.7973</w:t>
            </w:r>
          </w:p>
        </w:tc>
        <w:tc>
          <w:tcPr>
            <w:tcW w:w="1060" w:type="dxa"/>
            <w:tcBorders>
              <w:top w:val="nil"/>
              <w:left w:val="nil"/>
              <w:bottom w:val="nil"/>
              <w:right w:val="nil"/>
            </w:tcBorders>
            <w:shd w:val="clear" w:color="auto" w:fill="auto"/>
            <w:noWrap/>
            <w:vAlign w:val="bottom"/>
          </w:tcPr>
          <w:p w14:paraId="0DD2E24E">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0.6330</w:t>
            </w:r>
          </w:p>
        </w:tc>
        <w:tc>
          <w:tcPr>
            <w:tcW w:w="1060" w:type="dxa"/>
            <w:tcBorders>
              <w:top w:val="nil"/>
              <w:left w:val="nil"/>
              <w:bottom w:val="nil"/>
              <w:right w:val="nil"/>
            </w:tcBorders>
            <w:shd w:val="clear" w:color="auto" w:fill="auto"/>
            <w:noWrap/>
            <w:vAlign w:val="bottom"/>
          </w:tcPr>
          <w:p w14:paraId="6E407591">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2.8138</w:t>
            </w:r>
          </w:p>
        </w:tc>
        <w:tc>
          <w:tcPr>
            <w:tcW w:w="1060" w:type="dxa"/>
            <w:tcBorders>
              <w:top w:val="nil"/>
              <w:left w:val="nil"/>
              <w:bottom w:val="nil"/>
              <w:right w:val="nil"/>
            </w:tcBorders>
            <w:shd w:val="clear" w:color="auto" w:fill="auto"/>
            <w:noWrap/>
            <w:vAlign w:val="bottom"/>
          </w:tcPr>
          <w:p w14:paraId="39EB3476">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1.6507</w:t>
            </w:r>
          </w:p>
        </w:tc>
      </w:tr>
      <w:tr w14:paraId="71D331BD">
        <w:trPr>
          <w:trHeight w:val="280" w:hRule="atLeast"/>
          <w:jc w:val="center"/>
        </w:trPr>
        <w:tc>
          <w:tcPr>
            <w:tcW w:w="636" w:type="dxa"/>
            <w:vMerge w:val="continue"/>
            <w:tcBorders>
              <w:left w:val="nil"/>
              <w:right w:val="nil"/>
            </w:tcBorders>
            <w:shd w:val="clear" w:color="auto" w:fill="auto"/>
            <w:noWrap/>
            <w:vAlign w:val="center"/>
          </w:tcPr>
          <w:p w14:paraId="675FBA5B">
            <w:pPr>
              <w:widowControl/>
              <w:jc w:val="center"/>
              <w:rPr>
                <w:rFonts w:ascii="Times New Roman" w:hAnsi="Times New Roman" w:eastAsia="宋体" w:cs="Times New Roman"/>
                <w:color w:val="000000"/>
                <w:kern w:val="0"/>
                <w:sz w:val="18"/>
                <w:szCs w:val="18"/>
                <w:lang w:bidi="ar"/>
              </w:rPr>
            </w:pPr>
          </w:p>
        </w:tc>
        <w:tc>
          <w:tcPr>
            <w:tcW w:w="1759" w:type="dxa"/>
            <w:vMerge w:val="restart"/>
            <w:tcBorders>
              <w:left w:val="nil"/>
              <w:right w:val="nil"/>
            </w:tcBorders>
            <w:shd w:val="clear" w:color="auto" w:fill="auto"/>
            <w:noWrap/>
            <w:vAlign w:val="center"/>
          </w:tcPr>
          <w:p w14:paraId="5E7D2AEB">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FD</w:t>
            </w:r>
          </w:p>
        </w:tc>
        <w:tc>
          <w:tcPr>
            <w:tcW w:w="2240" w:type="dxa"/>
            <w:tcBorders>
              <w:top w:val="nil"/>
              <w:left w:val="nil"/>
              <w:bottom w:val="nil"/>
              <w:right w:val="nil"/>
            </w:tcBorders>
            <w:shd w:val="clear" w:color="auto" w:fill="auto"/>
            <w:noWrap/>
            <w:vAlign w:val="bottom"/>
          </w:tcPr>
          <w:p w14:paraId="02E46EDD">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SVM</w:t>
            </w:r>
          </w:p>
        </w:tc>
        <w:tc>
          <w:tcPr>
            <w:tcW w:w="1060" w:type="dxa"/>
            <w:tcBorders>
              <w:top w:val="nil"/>
              <w:left w:val="nil"/>
              <w:bottom w:val="nil"/>
              <w:right w:val="nil"/>
            </w:tcBorders>
            <w:shd w:val="clear" w:color="auto" w:fill="auto"/>
            <w:noWrap/>
            <w:vAlign w:val="bottom"/>
          </w:tcPr>
          <w:p w14:paraId="107DC092">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0.5151</w:t>
            </w:r>
          </w:p>
        </w:tc>
        <w:tc>
          <w:tcPr>
            <w:tcW w:w="1060" w:type="dxa"/>
            <w:tcBorders>
              <w:top w:val="nil"/>
              <w:left w:val="nil"/>
              <w:bottom w:val="nil"/>
              <w:right w:val="nil"/>
            </w:tcBorders>
            <w:shd w:val="clear" w:color="auto" w:fill="auto"/>
            <w:noWrap/>
            <w:vAlign w:val="bottom"/>
          </w:tcPr>
          <w:p w14:paraId="435161EE">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3.2473</w:t>
            </w:r>
          </w:p>
        </w:tc>
        <w:tc>
          <w:tcPr>
            <w:tcW w:w="1060" w:type="dxa"/>
            <w:tcBorders>
              <w:top w:val="nil"/>
              <w:left w:val="nil"/>
              <w:bottom w:val="nil"/>
              <w:right w:val="nil"/>
            </w:tcBorders>
            <w:shd w:val="clear" w:color="auto" w:fill="auto"/>
            <w:noWrap/>
            <w:vAlign w:val="bottom"/>
          </w:tcPr>
          <w:p w14:paraId="2426BD7B">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1.4361</w:t>
            </w:r>
          </w:p>
        </w:tc>
        <w:tc>
          <w:tcPr>
            <w:tcW w:w="1060" w:type="dxa"/>
            <w:tcBorders>
              <w:top w:val="nil"/>
              <w:left w:val="nil"/>
              <w:bottom w:val="nil"/>
              <w:right w:val="nil"/>
            </w:tcBorders>
            <w:shd w:val="clear" w:color="auto" w:fill="auto"/>
            <w:noWrap/>
            <w:vAlign w:val="bottom"/>
          </w:tcPr>
          <w:p w14:paraId="7D3FDF3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0.4379</w:t>
            </w:r>
          </w:p>
        </w:tc>
        <w:tc>
          <w:tcPr>
            <w:tcW w:w="1060" w:type="dxa"/>
            <w:tcBorders>
              <w:top w:val="nil"/>
              <w:left w:val="nil"/>
              <w:bottom w:val="nil"/>
              <w:right w:val="nil"/>
            </w:tcBorders>
            <w:shd w:val="clear" w:color="auto" w:fill="auto"/>
            <w:noWrap/>
            <w:vAlign w:val="bottom"/>
          </w:tcPr>
          <w:p w14:paraId="166412E9">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3.4823</w:t>
            </w:r>
          </w:p>
        </w:tc>
        <w:tc>
          <w:tcPr>
            <w:tcW w:w="1060" w:type="dxa"/>
            <w:tcBorders>
              <w:top w:val="nil"/>
              <w:left w:val="nil"/>
              <w:bottom w:val="nil"/>
              <w:right w:val="nil"/>
            </w:tcBorders>
            <w:shd w:val="clear" w:color="auto" w:fill="auto"/>
            <w:noWrap/>
            <w:vAlign w:val="bottom"/>
          </w:tcPr>
          <w:p w14:paraId="18362FC4">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1.3338</w:t>
            </w:r>
          </w:p>
        </w:tc>
      </w:tr>
      <w:tr w14:paraId="7D6BE54F">
        <w:trPr>
          <w:trHeight w:val="280" w:hRule="atLeast"/>
          <w:jc w:val="center"/>
        </w:trPr>
        <w:tc>
          <w:tcPr>
            <w:tcW w:w="636" w:type="dxa"/>
            <w:vMerge w:val="continue"/>
            <w:tcBorders>
              <w:left w:val="nil"/>
              <w:right w:val="nil"/>
            </w:tcBorders>
            <w:shd w:val="clear" w:color="auto" w:fill="auto"/>
            <w:noWrap/>
            <w:vAlign w:val="center"/>
          </w:tcPr>
          <w:p w14:paraId="4E282110">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748930F6">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4E283884">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Ridge</w:t>
            </w:r>
          </w:p>
        </w:tc>
        <w:tc>
          <w:tcPr>
            <w:tcW w:w="1060" w:type="dxa"/>
            <w:tcBorders>
              <w:top w:val="nil"/>
              <w:left w:val="nil"/>
              <w:bottom w:val="nil"/>
              <w:right w:val="nil"/>
            </w:tcBorders>
            <w:shd w:val="clear" w:color="auto" w:fill="auto"/>
            <w:noWrap/>
            <w:vAlign w:val="bottom"/>
          </w:tcPr>
          <w:p w14:paraId="780CF00C">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0.6413</w:t>
            </w:r>
          </w:p>
        </w:tc>
        <w:tc>
          <w:tcPr>
            <w:tcW w:w="1060" w:type="dxa"/>
            <w:tcBorders>
              <w:top w:val="nil"/>
              <w:left w:val="nil"/>
              <w:bottom w:val="nil"/>
              <w:right w:val="nil"/>
            </w:tcBorders>
            <w:shd w:val="clear" w:color="auto" w:fill="auto"/>
            <w:noWrap/>
            <w:vAlign w:val="bottom"/>
          </w:tcPr>
          <w:p w14:paraId="2362033B">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2.7932</w:t>
            </w:r>
          </w:p>
        </w:tc>
        <w:tc>
          <w:tcPr>
            <w:tcW w:w="1060" w:type="dxa"/>
            <w:tcBorders>
              <w:top w:val="nil"/>
              <w:left w:val="nil"/>
              <w:bottom w:val="nil"/>
              <w:right w:val="nil"/>
            </w:tcBorders>
            <w:shd w:val="clear" w:color="auto" w:fill="auto"/>
            <w:noWrap/>
            <w:vAlign w:val="bottom"/>
          </w:tcPr>
          <w:p w14:paraId="0222C67A">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1.6696</w:t>
            </w:r>
          </w:p>
        </w:tc>
        <w:tc>
          <w:tcPr>
            <w:tcW w:w="1060" w:type="dxa"/>
            <w:tcBorders>
              <w:top w:val="nil"/>
              <w:left w:val="nil"/>
              <w:bottom w:val="nil"/>
              <w:right w:val="nil"/>
            </w:tcBorders>
            <w:shd w:val="clear" w:color="auto" w:fill="auto"/>
            <w:noWrap/>
            <w:vAlign w:val="bottom"/>
          </w:tcPr>
          <w:p w14:paraId="0B24FA3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0.6463</w:t>
            </w:r>
          </w:p>
        </w:tc>
        <w:tc>
          <w:tcPr>
            <w:tcW w:w="1060" w:type="dxa"/>
            <w:tcBorders>
              <w:top w:val="nil"/>
              <w:left w:val="nil"/>
              <w:bottom w:val="nil"/>
              <w:right w:val="nil"/>
            </w:tcBorders>
            <w:shd w:val="clear" w:color="auto" w:fill="auto"/>
            <w:noWrap/>
            <w:vAlign w:val="bottom"/>
          </w:tcPr>
          <w:p w14:paraId="249F8C77">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2.7624</w:t>
            </w:r>
          </w:p>
        </w:tc>
        <w:tc>
          <w:tcPr>
            <w:tcW w:w="1060" w:type="dxa"/>
            <w:tcBorders>
              <w:top w:val="nil"/>
              <w:left w:val="nil"/>
              <w:bottom w:val="nil"/>
              <w:right w:val="nil"/>
            </w:tcBorders>
            <w:shd w:val="clear" w:color="auto" w:fill="auto"/>
            <w:noWrap/>
            <w:vAlign w:val="bottom"/>
          </w:tcPr>
          <w:p w14:paraId="17DC6719">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1.6814</w:t>
            </w:r>
          </w:p>
        </w:tc>
      </w:tr>
      <w:tr w14:paraId="24EF196F">
        <w:trPr>
          <w:trHeight w:val="280" w:hRule="atLeast"/>
          <w:jc w:val="center"/>
        </w:trPr>
        <w:tc>
          <w:tcPr>
            <w:tcW w:w="636" w:type="dxa"/>
            <w:vMerge w:val="continue"/>
            <w:tcBorders>
              <w:left w:val="nil"/>
              <w:right w:val="nil"/>
            </w:tcBorders>
            <w:shd w:val="clear" w:color="auto" w:fill="auto"/>
            <w:noWrap/>
            <w:vAlign w:val="center"/>
          </w:tcPr>
          <w:p w14:paraId="2F490B3D">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2040E4E0">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74992450">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RandomForest</w:t>
            </w:r>
          </w:p>
        </w:tc>
        <w:tc>
          <w:tcPr>
            <w:tcW w:w="1060" w:type="dxa"/>
            <w:tcBorders>
              <w:top w:val="nil"/>
              <w:left w:val="nil"/>
              <w:bottom w:val="nil"/>
              <w:right w:val="nil"/>
            </w:tcBorders>
            <w:shd w:val="clear" w:color="auto" w:fill="auto"/>
            <w:noWrap/>
            <w:vAlign w:val="bottom"/>
          </w:tcPr>
          <w:p w14:paraId="3213011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0.9172</w:t>
            </w:r>
          </w:p>
        </w:tc>
        <w:tc>
          <w:tcPr>
            <w:tcW w:w="1060" w:type="dxa"/>
            <w:tcBorders>
              <w:top w:val="nil"/>
              <w:left w:val="nil"/>
              <w:bottom w:val="nil"/>
              <w:right w:val="nil"/>
            </w:tcBorders>
            <w:shd w:val="clear" w:color="auto" w:fill="auto"/>
            <w:noWrap/>
            <w:vAlign w:val="bottom"/>
          </w:tcPr>
          <w:p w14:paraId="1E1D4B63">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1.3416</w:t>
            </w:r>
          </w:p>
        </w:tc>
        <w:tc>
          <w:tcPr>
            <w:tcW w:w="1060" w:type="dxa"/>
            <w:tcBorders>
              <w:top w:val="nil"/>
              <w:left w:val="nil"/>
              <w:bottom w:val="nil"/>
              <w:right w:val="nil"/>
            </w:tcBorders>
            <w:shd w:val="clear" w:color="auto" w:fill="auto"/>
            <w:noWrap/>
            <w:vAlign w:val="bottom"/>
          </w:tcPr>
          <w:p w14:paraId="64E1D6C0">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3.4762</w:t>
            </w:r>
          </w:p>
        </w:tc>
        <w:tc>
          <w:tcPr>
            <w:tcW w:w="1060" w:type="dxa"/>
            <w:tcBorders>
              <w:top w:val="nil"/>
              <w:left w:val="nil"/>
              <w:bottom w:val="nil"/>
              <w:right w:val="nil"/>
            </w:tcBorders>
            <w:shd w:val="clear" w:color="auto" w:fill="auto"/>
            <w:noWrap/>
            <w:vAlign w:val="bottom"/>
          </w:tcPr>
          <w:p w14:paraId="46F8700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0.4222</w:t>
            </w:r>
          </w:p>
        </w:tc>
        <w:tc>
          <w:tcPr>
            <w:tcW w:w="1060" w:type="dxa"/>
            <w:tcBorders>
              <w:top w:val="nil"/>
              <w:left w:val="nil"/>
              <w:bottom w:val="nil"/>
              <w:right w:val="nil"/>
            </w:tcBorders>
            <w:shd w:val="clear" w:color="auto" w:fill="auto"/>
            <w:noWrap/>
            <w:vAlign w:val="bottom"/>
          </w:tcPr>
          <w:p w14:paraId="43EE5BB7">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3.5306</w:t>
            </w:r>
          </w:p>
        </w:tc>
        <w:tc>
          <w:tcPr>
            <w:tcW w:w="1060" w:type="dxa"/>
            <w:tcBorders>
              <w:top w:val="nil"/>
              <w:left w:val="nil"/>
              <w:bottom w:val="nil"/>
              <w:right w:val="nil"/>
            </w:tcBorders>
            <w:shd w:val="clear" w:color="auto" w:fill="auto"/>
            <w:noWrap/>
            <w:vAlign w:val="bottom"/>
          </w:tcPr>
          <w:p w14:paraId="2A41448A">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1.3156</w:t>
            </w:r>
          </w:p>
        </w:tc>
      </w:tr>
      <w:tr w14:paraId="1725B74B">
        <w:trPr>
          <w:trHeight w:val="280" w:hRule="atLeast"/>
          <w:jc w:val="center"/>
        </w:trPr>
        <w:tc>
          <w:tcPr>
            <w:tcW w:w="636" w:type="dxa"/>
            <w:vMerge w:val="continue"/>
            <w:tcBorders>
              <w:left w:val="nil"/>
              <w:right w:val="nil"/>
            </w:tcBorders>
            <w:shd w:val="clear" w:color="auto" w:fill="auto"/>
            <w:noWrap/>
            <w:vAlign w:val="center"/>
          </w:tcPr>
          <w:p w14:paraId="03AF6CC1">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7BEBC8C7">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1F8281FE">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RLSR</w:t>
            </w:r>
          </w:p>
        </w:tc>
        <w:tc>
          <w:tcPr>
            <w:tcW w:w="1060" w:type="dxa"/>
            <w:tcBorders>
              <w:top w:val="nil"/>
              <w:left w:val="nil"/>
              <w:bottom w:val="nil"/>
              <w:right w:val="nil"/>
            </w:tcBorders>
            <w:shd w:val="clear" w:color="auto" w:fill="auto"/>
            <w:noWrap/>
            <w:vAlign w:val="bottom"/>
          </w:tcPr>
          <w:p w14:paraId="6CC19EF3">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0.8007</w:t>
            </w:r>
          </w:p>
        </w:tc>
        <w:tc>
          <w:tcPr>
            <w:tcW w:w="1060" w:type="dxa"/>
            <w:tcBorders>
              <w:top w:val="nil"/>
              <w:left w:val="nil"/>
              <w:bottom w:val="nil"/>
              <w:right w:val="nil"/>
            </w:tcBorders>
            <w:shd w:val="clear" w:color="auto" w:fill="auto"/>
            <w:noWrap/>
            <w:vAlign w:val="bottom"/>
          </w:tcPr>
          <w:p w14:paraId="5AFBBA86">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2.0820</w:t>
            </w:r>
          </w:p>
        </w:tc>
        <w:tc>
          <w:tcPr>
            <w:tcW w:w="1060" w:type="dxa"/>
            <w:tcBorders>
              <w:top w:val="nil"/>
              <w:left w:val="nil"/>
              <w:bottom w:val="nil"/>
              <w:right w:val="nil"/>
            </w:tcBorders>
            <w:shd w:val="clear" w:color="auto" w:fill="auto"/>
            <w:noWrap/>
            <w:vAlign w:val="bottom"/>
          </w:tcPr>
          <w:p w14:paraId="062F9640">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2.2399</w:t>
            </w:r>
          </w:p>
        </w:tc>
        <w:tc>
          <w:tcPr>
            <w:tcW w:w="1060" w:type="dxa"/>
            <w:tcBorders>
              <w:top w:val="nil"/>
              <w:left w:val="nil"/>
              <w:bottom w:val="nil"/>
              <w:right w:val="nil"/>
            </w:tcBorders>
            <w:shd w:val="clear" w:color="auto" w:fill="auto"/>
            <w:noWrap/>
            <w:vAlign w:val="bottom"/>
          </w:tcPr>
          <w:p w14:paraId="6AA3DA7B">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0.6547</w:t>
            </w:r>
          </w:p>
        </w:tc>
        <w:tc>
          <w:tcPr>
            <w:tcW w:w="1060" w:type="dxa"/>
            <w:tcBorders>
              <w:top w:val="nil"/>
              <w:left w:val="nil"/>
              <w:bottom w:val="nil"/>
              <w:right w:val="nil"/>
            </w:tcBorders>
            <w:shd w:val="clear" w:color="auto" w:fill="auto"/>
            <w:noWrap/>
            <w:vAlign w:val="bottom"/>
          </w:tcPr>
          <w:p w14:paraId="2B019A98">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2.7295</w:t>
            </w:r>
          </w:p>
        </w:tc>
        <w:tc>
          <w:tcPr>
            <w:tcW w:w="1060" w:type="dxa"/>
            <w:tcBorders>
              <w:top w:val="nil"/>
              <w:left w:val="nil"/>
              <w:bottom w:val="nil"/>
              <w:right w:val="nil"/>
            </w:tcBorders>
            <w:shd w:val="clear" w:color="auto" w:fill="auto"/>
            <w:noWrap/>
            <w:vAlign w:val="bottom"/>
          </w:tcPr>
          <w:p w14:paraId="779480FF">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1.7017</w:t>
            </w:r>
          </w:p>
        </w:tc>
      </w:tr>
      <w:tr w14:paraId="77614088">
        <w:trPr>
          <w:trHeight w:val="280" w:hRule="atLeast"/>
          <w:jc w:val="center"/>
        </w:trPr>
        <w:tc>
          <w:tcPr>
            <w:tcW w:w="636" w:type="dxa"/>
            <w:vMerge w:val="continue"/>
            <w:tcBorders>
              <w:left w:val="nil"/>
              <w:right w:val="nil"/>
            </w:tcBorders>
            <w:shd w:val="clear" w:color="auto" w:fill="auto"/>
            <w:noWrap/>
            <w:vAlign w:val="center"/>
          </w:tcPr>
          <w:p w14:paraId="1CF56714">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0D8031E7">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0A0710E9">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GradientBoosting</w:t>
            </w:r>
          </w:p>
        </w:tc>
        <w:tc>
          <w:tcPr>
            <w:tcW w:w="1060" w:type="dxa"/>
            <w:tcBorders>
              <w:top w:val="nil"/>
              <w:left w:val="nil"/>
              <w:bottom w:val="nil"/>
              <w:right w:val="nil"/>
            </w:tcBorders>
            <w:shd w:val="clear" w:color="auto" w:fill="auto"/>
            <w:noWrap/>
            <w:vAlign w:val="bottom"/>
          </w:tcPr>
          <w:p w14:paraId="4C2071A4">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0.9915</w:t>
            </w:r>
          </w:p>
        </w:tc>
        <w:tc>
          <w:tcPr>
            <w:tcW w:w="1060" w:type="dxa"/>
            <w:tcBorders>
              <w:top w:val="nil"/>
              <w:left w:val="nil"/>
              <w:bottom w:val="nil"/>
              <w:right w:val="nil"/>
            </w:tcBorders>
            <w:shd w:val="clear" w:color="auto" w:fill="auto"/>
            <w:noWrap/>
            <w:vAlign w:val="bottom"/>
          </w:tcPr>
          <w:p w14:paraId="13B486DC">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0.4290</w:t>
            </w:r>
          </w:p>
        </w:tc>
        <w:tc>
          <w:tcPr>
            <w:tcW w:w="1060" w:type="dxa"/>
            <w:tcBorders>
              <w:top w:val="nil"/>
              <w:left w:val="nil"/>
              <w:bottom w:val="nil"/>
              <w:right w:val="nil"/>
            </w:tcBorders>
            <w:shd w:val="clear" w:color="auto" w:fill="auto"/>
            <w:noWrap/>
            <w:vAlign w:val="bottom"/>
          </w:tcPr>
          <w:p w14:paraId="0FA65714">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10.8697</w:t>
            </w:r>
          </w:p>
        </w:tc>
        <w:tc>
          <w:tcPr>
            <w:tcW w:w="1060" w:type="dxa"/>
            <w:tcBorders>
              <w:top w:val="nil"/>
              <w:left w:val="nil"/>
              <w:bottom w:val="nil"/>
              <w:right w:val="nil"/>
            </w:tcBorders>
            <w:shd w:val="clear" w:color="auto" w:fill="auto"/>
            <w:noWrap/>
            <w:vAlign w:val="bottom"/>
          </w:tcPr>
          <w:p w14:paraId="7B6753BB">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0.5387</w:t>
            </w:r>
          </w:p>
        </w:tc>
        <w:tc>
          <w:tcPr>
            <w:tcW w:w="1060" w:type="dxa"/>
            <w:tcBorders>
              <w:top w:val="nil"/>
              <w:left w:val="nil"/>
              <w:bottom w:val="nil"/>
              <w:right w:val="nil"/>
            </w:tcBorders>
            <w:shd w:val="clear" w:color="auto" w:fill="auto"/>
            <w:noWrap/>
            <w:vAlign w:val="bottom"/>
          </w:tcPr>
          <w:p w14:paraId="46043959">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3.1547</w:t>
            </w:r>
          </w:p>
        </w:tc>
        <w:tc>
          <w:tcPr>
            <w:tcW w:w="1060" w:type="dxa"/>
            <w:tcBorders>
              <w:top w:val="nil"/>
              <w:left w:val="nil"/>
              <w:bottom w:val="nil"/>
              <w:right w:val="nil"/>
            </w:tcBorders>
            <w:shd w:val="clear" w:color="auto" w:fill="auto"/>
            <w:noWrap/>
            <w:vAlign w:val="bottom"/>
          </w:tcPr>
          <w:p w14:paraId="2B18F44F">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1.4723</w:t>
            </w:r>
          </w:p>
        </w:tc>
      </w:tr>
      <w:tr w14:paraId="448D0699">
        <w:trPr>
          <w:trHeight w:val="280" w:hRule="atLeast"/>
          <w:jc w:val="center"/>
        </w:trPr>
        <w:tc>
          <w:tcPr>
            <w:tcW w:w="636" w:type="dxa"/>
            <w:vMerge w:val="continue"/>
            <w:tcBorders>
              <w:left w:val="nil"/>
              <w:right w:val="nil"/>
            </w:tcBorders>
            <w:shd w:val="clear" w:color="auto" w:fill="auto"/>
            <w:noWrap/>
            <w:vAlign w:val="center"/>
          </w:tcPr>
          <w:p w14:paraId="68F58655">
            <w:pPr>
              <w:widowControl/>
              <w:jc w:val="center"/>
              <w:rPr>
                <w:rFonts w:ascii="Times New Roman" w:hAnsi="Times New Roman" w:eastAsia="宋体" w:cs="Times New Roman"/>
                <w:color w:val="000000"/>
                <w:kern w:val="0"/>
                <w:sz w:val="18"/>
                <w:szCs w:val="18"/>
                <w:lang w:bidi="ar"/>
              </w:rPr>
            </w:pPr>
          </w:p>
        </w:tc>
        <w:tc>
          <w:tcPr>
            <w:tcW w:w="1759" w:type="dxa"/>
            <w:vMerge w:val="restart"/>
            <w:tcBorders>
              <w:left w:val="nil"/>
              <w:right w:val="nil"/>
            </w:tcBorders>
            <w:shd w:val="clear" w:color="auto" w:fill="auto"/>
            <w:noWrap/>
            <w:vAlign w:val="center"/>
          </w:tcPr>
          <w:p w14:paraId="2E2F5E7F">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SD</w:t>
            </w:r>
          </w:p>
        </w:tc>
        <w:tc>
          <w:tcPr>
            <w:tcW w:w="2240" w:type="dxa"/>
            <w:tcBorders>
              <w:top w:val="nil"/>
              <w:left w:val="nil"/>
              <w:bottom w:val="nil"/>
              <w:right w:val="nil"/>
            </w:tcBorders>
            <w:shd w:val="clear" w:color="auto" w:fill="auto"/>
            <w:noWrap/>
            <w:vAlign w:val="bottom"/>
          </w:tcPr>
          <w:p w14:paraId="6A48EC06">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SVM</w:t>
            </w:r>
          </w:p>
        </w:tc>
        <w:tc>
          <w:tcPr>
            <w:tcW w:w="1060" w:type="dxa"/>
            <w:tcBorders>
              <w:top w:val="nil"/>
              <w:left w:val="nil"/>
              <w:bottom w:val="nil"/>
              <w:right w:val="nil"/>
            </w:tcBorders>
            <w:shd w:val="clear" w:color="auto" w:fill="auto"/>
            <w:noWrap/>
            <w:vAlign w:val="bottom"/>
          </w:tcPr>
          <w:p w14:paraId="0A93A3BC">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0.5150</w:t>
            </w:r>
          </w:p>
        </w:tc>
        <w:tc>
          <w:tcPr>
            <w:tcW w:w="1060" w:type="dxa"/>
            <w:tcBorders>
              <w:top w:val="nil"/>
              <w:left w:val="nil"/>
              <w:bottom w:val="nil"/>
              <w:right w:val="nil"/>
            </w:tcBorders>
            <w:shd w:val="clear" w:color="auto" w:fill="auto"/>
            <w:noWrap/>
            <w:vAlign w:val="bottom"/>
          </w:tcPr>
          <w:p w14:paraId="5CFD18F2">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3.2477</w:t>
            </w:r>
          </w:p>
        </w:tc>
        <w:tc>
          <w:tcPr>
            <w:tcW w:w="1060" w:type="dxa"/>
            <w:tcBorders>
              <w:top w:val="nil"/>
              <w:left w:val="nil"/>
              <w:bottom w:val="nil"/>
              <w:right w:val="nil"/>
            </w:tcBorders>
            <w:shd w:val="clear" w:color="auto" w:fill="auto"/>
            <w:noWrap/>
            <w:vAlign w:val="bottom"/>
          </w:tcPr>
          <w:p w14:paraId="74B2D7D9">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1.4359</w:t>
            </w:r>
          </w:p>
        </w:tc>
        <w:tc>
          <w:tcPr>
            <w:tcW w:w="1060" w:type="dxa"/>
            <w:tcBorders>
              <w:top w:val="nil"/>
              <w:left w:val="nil"/>
              <w:bottom w:val="nil"/>
              <w:right w:val="nil"/>
            </w:tcBorders>
            <w:shd w:val="clear" w:color="auto" w:fill="auto"/>
            <w:noWrap/>
            <w:vAlign w:val="bottom"/>
          </w:tcPr>
          <w:p w14:paraId="0C0F9B2B">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0.4379</w:t>
            </w:r>
          </w:p>
        </w:tc>
        <w:tc>
          <w:tcPr>
            <w:tcW w:w="1060" w:type="dxa"/>
            <w:tcBorders>
              <w:top w:val="nil"/>
              <w:left w:val="nil"/>
              <w:bottom w:val="nil"/>
              <w:right w:val="nil"/>
            </w:tcBorders>
            <w:shd w:val="clear" w:color="auto" w:fill="auto"/>
            <w:noWrap/>
            <w:vAlign w:val="bottom"/>
          </w:tcPr>
          <w:p w14:paraId="4DC07359">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3.4824</w:t>
            </w:r>
          </w:p>
        </w:tc>
        <w:tc>
          <w:tcPr>
            <w:tcW w:w="1060" w:type="dxa"/>
            <w:tcBorders>
              <w:top w:val="nil"/>
              <w:left w:val="nil"/>
              <w:bottom w:val="nil"/>
              <w:right w:val="nil"/>
            </w:tcBorders>
            <w:shd w:val="clear" w:color="auto" w:fill="auto"/>
            <w:noWrap/>
            <w:vAlign w:val="bottom"/>
          </w:tcPr>
          <w:p w14:paraId="6B15F60B">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1.3338</w:t>
            </w:r>
          </w:p>
        </w:tc>
      </w:tr>
      <w:tr w14:paraId="414BC351">
        <w:trPr>
          <w:trHeight w:val="280" w:hRule="atLeast"/>
          <w:jc w:val="center"/>
        </w:trPr>
        <w:tc>
          <w:tcPr>
            <w:tcW w:w="636" w:type="dxa"/>
            <w:vMerge w:val="continue"/>
            <w:tcBorders>
              <w:left w:val="nil"/>
              <w:right w:val="nil"/>
            </w:tcBorders>
            <w:shd w:val="clear" w:color="auto" w:fill="auto"/>
            <w:noWrap/>
            <w:vAlign w:val="center"/>
          </w:tcPr>
          <w:p w14:paraId="7142E622">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2E839C4A">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0A0F98FB">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Ridge</w:t>
            </w:r>
          </w:p>
        </w:tc>
        <w:tc>
          <w:tcPr>
            <w:tcW w:w="1060" w:type="dxa"/>
            <w:tcBorders>
              <w:top w:val="nil"/>
              <w:left w:val="nil"/>
              <w:bottom w:val="nil"/>
              <w:right w:val="nil"/>
            </w:tcBorders>
            <w:shd w:val="clear" w:color="auto" w:fill="auto"/>
            <w:noWrap/>
            <w:vAlign w:val="bottom"/>
          </w:tcPr>
          <w:p w14:paraId="136C7D59">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0.6411</w:t>
            </w:r>
          </w:p>
        </w:tc>
        <w:tc>
          <w:tcPr>
            <w:tcW w:w="1060" w:type="dxa"/>
            <w:tcBorders>
              <w:top w:val="nil"/>
              <w:left w:val="nil"/>
              <w:bottom w:val="nil"/>
              <w:right w:val="nil"/>
            </w:tcBorders>
            <w:shd w:val="clear" w:color="auto" w:fill="auto"/>
            <w:noWrap/>
            <w:vAlign w:val="bottom"/>
          </w:tcPr>
          <w:p w14:paraId="44118098">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2.7940</w:t>
            </w:r>
          </w:p>
        </w:tc>
        <w:tc>
          <w:tcPr>
            <w:tcW w:w="1060" w:type="dxa"/>
            <w:tcBorders>
              <w:top w:val="nil"/>
              <w:left w:val="nil"/>
              <w:bottom w:val="nil"/>
              <w:right w:val="nil"/>
            </w:tcBorders>
            <w:shd w:val="clear" w:color="auto" w:fill="auto"/>
            <w:noWrap/>
            <w:vAlign w:val="bottom"/>
          </w:tcPr>
          <w:p w14:paraId="6E7F2913">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1.6691</w:t>
            </w:r>
          </w:p>
        </w:tc>
        <w:tc>
          <w:tcPr>
            <w:tcW w:w="1060" w:type="dxa"/>
            <w:tcBorders>
              <w:top w:val="nil"/>
              <w:left w:val="nil"/>
              <w:bottom w:val="nil"/>
              <w:right w:val="nil"/>
            </w:tcBorders>
            <w:shd w:val="clear" w:color="auto" w:fill="auto"/>
            <w:noWrap/>
            <w:vAlign w:val="bottom"/>
          </w:tcPr>
          <w:p w14:paraId="1F57A049">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0.6461</w:t>
            </w:r>
          </w:p>
        </w:tc>
        <w:tc>
          <w:tcPr>
            <w:tcW w:w="1060" w:type="dxa"/>
            <w:tcBorders>
              <w:top w:val="nil"/>
              <w:left w:val="nil"/>
              <w:bottom w:val="nil"/>
              <w:right w:val="nil"/>
            </w:tcBorders>
            <w:shd w:val="clear" w:color="auto" w:fill="auto"/>
            <w:noWrap/>
            <w:vAlign w:val="bottom"/>
          </w:tcPr>
          <w:p w14:paraId="7FACD706">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2.7631</w:t>
            </w:r>
          </w:p>
        </w:tc>
        <w:tc>
          <w:tcPr>
            <w:tcW w:w="1060" w:type="dxa"/>
            <w:tcBorders>
              <w:top w:val="nil"/>
              <w:left w:val="nil"/>
              <w:bottom w:val="nil"/>
              <w:right w:val="nil"/>
            </w:tcBorders>
            <w:shd w:val="clear" w:color="auto" w:fill="auto"/>
            <w:noWrap/>
            <w:vAlign w:val="bottom"/>
          </w:tcPr>
          <w:p w14:paraId="24C1FE76">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1.6810</w:t>
            </w:r>
          </w:p>
        </w:tc>
      </w:tr>
      <w:tr w14:paraId="75385957">
        <w:trPr>
          <w:trHeight w:val="280" w:hRule="atLeast"/>
          <w:jc w:val="center"/>
        </w:trPr>
        <w:tc>
          <w:tcPr>
            <w:tcW w:w="636" w:type="dxa"/>
            <w:vMerge w:val="continue"/>
            <w:tcBorders>
              <w:left w:val="nil"/>
              <w:right w:val="nil"/>
            </w:tcBorders>
            <w:shd w:val="clear" w:color="auto" w:fill="auto"/>
            <w:noWrap/>
            <w:vAlign w:val="center"/>
          </w:tcPr>
          <w:p w14:paraId="1290DB16">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5A319A9B">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3C050E51">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RandomForest</w:t>
            </w:r>
          </w:p>
        </w:tc>
        <w:tc>
          <w:tcPr>
            <w:tcW w:w="1060" w:type="dxa"/>
            <w:tcBorders>
              <w:top w:val="nil"/>
              <w:left w:val="nil"/>
              <w:bottom w:val="nil"/>
              <w:right w:val="nil"/>
            </w:tcBorders>
            <w:shd w:val="clear" w:color="auto" w:fill="auto"/>
            <w:noWrap/>
            <w:vAlign w:val="bottom"/>
          </w:tcPr>
          <w:p w14:paraId="29030362">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0.9132</w:t>
            </w:r>
          </w:p>
        </w:tc>
        <w:tc>
          <w:tcPr>
            <w:tcW w:w="1060" w:type="dxa"/>
            <w:tcBorders>
              <w:top w:val="nil"/>
              <w:left w:val="nil"/>
              <w:bottom w:val="nil"/>
              <w:right w:val="nil"/>
            </w:tcBorders>
            <w:shd w:val="clear" w:color="auto" w:fill="auto"/>
            <w:noWrap/>
            <w:vAlign w:val="bottom"/>
          </w:tcPr>
          <w:p w14:paraId="73A584CA">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1.3742</w:t>
            </w:r>
          </w:p>
        </w:tc>
        <w:tc>
          <w:tcPr>
            <w:tcW w:w="1060" w:type="dxa"/>
            <w:tcBorders>
              <w:top w:val="nil"/>
              <w:left w:val="nil"/>
              <w:bottom w:val="nil"/>
              <w:right w:val="nil"/>
            </w:tcBorders>
            <w:shd w:val="clear" w:color="auto" w:fill="auto"/>
            <w:noWrap/>
            <w:vAlign w:val="bottom"/>
          </w:tcPr>
          <w:p w14:paraId="2FE43072">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3.3937</w:t>
            </w:r>
          </w:p>
        </w:tc>
        <w:tc>
          <w:tcPr>
            <w:tcW w:w="1060" w:type="dxa"/>
            <w:tcBorders>
              <w:top w:val="nil"/>
              <w:left w:val="nil"/>
              <w:bottom w:val="nil"/>
              <w:right w:val="nil"/>
            </w:tcBorders>
            <w:shd w:val="clear" w:color="auto" w:fill="auto"/>
            <w:noWrap/>
            <w:vAlign w:val="bottom"/>
          </w:tcPr>
          <w:p w14:paraId="60235104">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0.4209</w:t>
            </w:r>
          </w:p>
        </w:tc>
        <w:tc>
          <w:tcPr>
            <w:tcW w:w="1060" w:type="dxa"/>
            <w:tcBorders>
              <w:top w:val="nil"/>
              <w:left w:val="nil"/>
              <w:bottom w:val="nil"/>
              <w:right w:val="nil"/>
            </w:tcBorders>
            <w:shd w:val="clear" w:color="auto" w:fill="auto"/>
            <w:noWrap/>
            <w:vAlign w:val="bottom"/>
          </w:tcPr>
          <w:p w14:paraId="45E7EADB">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3.5346</w:t>
            </w:r>
          </w:p>
        </w:tc>
        <w:tc>
          <w:tcPr>
            <w:tcW w:w="1060" w:type="dxa"/>
            <w:tcBorders>
              <w:top w:val="nil"/>
              <w:left w:val="nil"/>
              <w:bottom w:val="nil"/>
              <w:right w:val="nil"/>
            </w:tcBorders>
            <w:shd w:val="clear" w:color="auto" w:fill="auto"/>
            <w:noWrap/>
            <w:vAlign w:val="bottom"/>
          </w:tcPr>
          <w:p w14:paraId="6D29BCAE">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1.3141</w:t>
            </w:r>
          </w:p>
        </w:tc>
      </w:tr>
      <w:tr w14:paraId="1161C79E">
        <w:trPr>
          <w:trHeight w:val="280" w:hRule="atLeast"/>
          <w:jc w:val="center"/>
        </w:trPr>
        <w:tc>
          <w:tcPr>
            <w:tcW w:w="636" w:type="dxa"/>
            <w:vMerge w:val="continue"/>
            <w:tcBorders>
              <w:left w:val="nil"/>
              <w:right w:val="nil"/>
            </w:tcBorders>
            <w:shd w:val="clear" w:color="auto" w:fill="auto"/>
            <w:noWrap/>
            <w:vAlign w:val="center"/>
          </w:tcPr>
          <w:p w14:paraId="0DC861A9">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5B573808">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3C0D681E">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RLSR</w:t>
            </w:r>
          </w:p>
        </w:tc>
        <w:tc>
          <w:tcPr>
            <w:tcW w:w="1060" w:type="dxa"/>
            <w:tcBorders>
              <w:top w:val="nil"/>
              <w:left w:val="nil"/>
              <w:bottom w:val="nil"/>
              <w:right w:val="nil"/>
            </w:tcBorders>
            <w:shd w:val="clear" w:color="auto" w:fill="auto"/>
            <w:noWrap/>
            <w:vAlign w:val="bottom"/>
          </w:tcPr>
          <w:p w14:paraId="69601F3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0.7816</w:t>
            </w:r>
          </w:p>
        </w:tc>
        <w:tc>
          <w:tcPr>
            <w:tcW w:w="1060" w:type="dxa"/>
            <w:tcBorders>
              <w:top w:val="nil"/>
              <w:left w:val="nil"/>
              <w:bottom w:val="nil"/>
              <w:right w:val="nil"/>
            </w:tcBorders>
            <w:shd w:val="clear" w:color="auto" w:fill="auto"/>
            <w:noWrap/>
            <w:vAlign w:val="bottom"/>
          </w:tcPr>
          <w:p w14:paraId="279B46EC">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2.1794</w:t>
            </w:r>
          </w:p>
        </w:tc>
        <w:tc>
          <w:tcPr>
            <w:tcW w:w="1060" w:type="dxa"/>
            <w:tcBorders>
              <w:top w:val="nil"/>
              <w:left w:val="nil"/>
              <w:bottom w:val="nil"/>
              <w:right w:val="nil"/>
            </w:tcBorders>
            <w:shd w:val="clear" w:color="auto" w:fill="auto"/>
            <w:noWrap/>
            <w:vAlign w:val="bottom"/>
          </w:tcPr>
          <w:p w14:paraId="0AFC847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2.1398</w:t>
            </w:r>
          </w:p>
        </w:tc>
        <w:tc>
          <w:tcPr>
            <w:tcW w:w="1060" w:type="dxa"/>
            <w:tcBorders>
              <w:top w:val="nil"/>
              <w:left w:val="nil"/>
              <w:bottom w:val="nil"/>
              <w:right w:val="nil"/>
            </w:tcBorders>
            <w:shd w:val="clear" w:color="auto" w:fill="auto"/>
            <w:noWrap/>
            <w:vAlign w:val="bottom"/>
          </w:tcPr>
          <w:p w14:paraId="1472433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0.5885</w:t>
            </w:r>
          </w:p>
        </w:tc>
        <w:tc>
          <w:tcPr>
            <w:tcW w:w="1060" w:type="dxa"/>
            <w:tcBorders>
              <w:top w:val="nil"/>
              <w:left w:val="nil"/>
              <w:bottom w:val="nil"/>
              <w:right w:val="nil"/>
            </w:tcBorders>
            <w:shd w:val="clear" w:color="auto" w:fill="auto"/>
            <w:noWrap/>
            <w:vAlign w:val="bottom"/>
          </w:tcPr>
          <w:p w14:paraId="7E8A409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2.9797</w:t>
            </w:r>
          </w:p>
        </w:tc>
        <w:tc>
          <w:tcPr>
            <w:tcW w:w="1060" w:type="dxa"/>
            <w:tcBorders>
              <w:top w:val="nil"/>
              <w:left w:val="nil"/>
              <w:bottom w:val="nil"/>
              <w:right w:val="nil"/>
            </w:tcBorders>
            <w:shd w:val="clear" w:color="auto" w:fill="auto"/>
            <w:noWrap/>
            <w:vAlign w:val="bottom"/>
          </w:tcPr>
          <w:p w14:paraId="18DDD5DA">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1.5588</w:t>
            </w:r>
          </w:p>
        </w:tc>
      </w:tr>
      <w:tr w14:paraId="0F1DB3F6">
        <w:trPr>
          <w:trHeight w:val="280" w:hRule="atLeast"/>
          <w:jc w:val="center"/>
        </w:trPr>
        <w:tc>
          <w:tcPr>
            <w:tcW w:w="636" w:type="dxa"/>
            <w:vMerge w:val="continue"/>
            <w:tcBorders>
              <w:left w:val="nil"/>
              <w:right w:val="nil"/>
            </w:tcBorders>
            <w:shd w:val="clear" w:color="auto" w:fill="auto"/>
            <w:noWrap/>
            <w:vAlign w:val="center"/>
          </w:tcPr>
          <w:p w14:paraId="6F33AD72">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2C91DF55">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73318F86">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GradientBoosting</w:t>
            </w:r>
          </w:p>
        </w:tc>
        <w:tc>
          <w:tcPr>
            <w:tcW w:w="1060" w:type="dxa"/>
            <w:tcBorders>
              <w:top w:val="nil"/>
              <w:left w:val="nil"/>
              <w:bottom w:val="nil"/>
              <w:right w:val="nil"/>
            </w:tcBorders>
            <w:shd w:val="clear" w:color="auto" w:fill="auto"/>
            <w:noWrap/>
            <w:vAlign w:val="bottom"/>
          </w:tcPr>
          <w:p w14:paraId="4F5C0B1A">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0.9894</w:t>
            </w:r>
          </w:p>
        </w:tc>
        <w:tc>
          <w:tcPr>
            <w:tcW w:w="1060" w:type="dxa"/>
            <w:tcBorders>
              <w:top w:val="nil"/>
              <w:left w:val="nil"/>
              <w:bottom w:val="nil"/>
              <w:right w:val="nil"/>
            </w:tcBorders>
            <w:shd w:val="clear" w:color="auto" w:fill="auto"/>
            <w:noWrap/>
            <w:vAlign w:val="bottom"/>
          </w:tcPr>
          <w:p w14:paraId="1922D537">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0.4796</w:t>
            </w:r>
          </w:p>
        </w:tc>
        <w:tc>
          <w:tcPr>
            <w:tcW w:w="1060" w:type="dxa"/>
            <w:tcBorders>
              <w:top w:val="nil"/>
              <w:left w:val="nil"/>
              <w:bottom w:val="nil"/>
              <w:right w:val="nil"/>
            </w:tcBorders>
            <w:shd w:val="clear" w:color="auto" w:fill="auto"/>
            <w:noWrap/>
            <w:vAlign w:val="bottom"/>
          </w:tcPr>
          <w:p w14:paraId="685A609E">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9.7238</w:t>
            </w:r>
          </w:p>
        </w:tc>
        <w:tc>
          <w:tcPr>
            <w:tcW w:w="1060" w:type="dxa"/>
            <w:tcBorders>
              <w:top w:val="nil"/>
              <w:left w:val="nil"/>
              <w:bottom w:val="nil"/>
              <w:right w:val="nil"/>
            </w:tcBorders>
            <w:shd w:val="clear" w:color="auto" w:fill="auto"/>
            <w:noWrap/>
            <w:vAlign w:val="bottom"/>
          </w:tcPr>
          <w:p w14:paraId="6E396BBB">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0.5069</w:t>
            </w:r>
          </w:p>
        </w:tc>
        <w:tc>
          <w:tcPr>
            <w:tcW w:w="1060" w:type="dxa"/>
            <w:tcBorders>
              <w:top w:val="nil"/>
              <w:left w:val="nil"/>
              <w:bottom w:val="nil"/>
              <w:right w:val="nil"/>
            </w:tcBorders>
            <w:shd w:val="clear" w:color="auto" w:fill="auto"/>
            <w:noWrap/>
            <w:vAlign w:val="bottom"/>
          </w:tcPr>
          <w:p w14:paraId="2BE6D913">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3.2615</w:t>
            </w:r>
          </w:p>
        </w:tc>
        <w:tc>
          <w:tcPr>
            <w:tcW w:w="1060" w:type="dxa"/>
            <w:tcBorders>
              <w:top w:val="nil"/>
              <w:left w:val="nil"/>
              <w:bottom w:val="nil"/>
              <w:right w:val="nil"/>
            </w:tcBorders>
            <w:shd w:val="clear" w:color="auto" w:fill="auto"/>
            <w:noWrap/>
            <w:vAlign w:val="bottom"/>
          </w:tcPr>
          <w:p w14:paraId="5222763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1.4241</w:t>
            </w:r>
          </w:p>
        </w:tc>
      </w:tr>
      <w:tr w14:paraId="46977F4A">
        <w:trPr>
          <w:trHeight w:val="280" w:hRule="atLeast"/>
          <w:jc w:val="center"/>
        </w:trPr>
        <w:tc>
          <w:tcPr>
            <w:tcW w:w="636" w:type="dxa"/>
            <w:vMerge w:val="continue"/>
            <w:tcBorders>
              <w:left w:val="nil"/>
              <w:right w:val="nil"/>
            </w:tcBorders>
            <w:shd w:val="clear" w:color="auto" w:fill="auto"/>
            <w:noWrap/>
            <w:vAlign w:val="center"/>
          </w:tcPr>
          <w:p w14:paraId="018D9CA4">
            <w:pPr>
              <w:widowControl/>
              <w:jc w:val="center"/>
              <w:rPr>
                <w:rFonts w:ascii="Times New Roman" w:hAnsi="Times New Roman" w:eastAsia="宋体" w:cs="Times New Roman"/>
                <w:color w:val="000000"/>
                <w:kern w:val="0"/>
                <w:sz w:val="18"/>
                <w:szCs w:val="18"/>
                <w:lang w:bidi="ar"/>
              </w:rPr>
            </w:pPr>
          </w:p>
        </w:tc>
        <w:tc>
          <w:tcPr>
            <w:tcW w:w="1759" w:type="dxa"/>
            <w:vMerge w:val="restart"/>
            <w:tcBorders>
              <w:left w:val="nil"/>
              <w:right w:val="nil"/>
            </w:tcBorders>
            <w:shd w:val="clear" w:color="auto" w:fill="auto"/>
            <w:noWrap/>
            <w:vAlign w:val="center"/>
          </w:tcPr>
          <w:p w14:paraId="30BF02DD">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SNV</w:t>
            </w:r>
          </w:p>
        </w:tc>
        <w:tc>
          <w:tcPr>
            <w:tcW w:w="2240" w:type="dxa"/>
            <w:tcBorders>
              <w:top w:val="nil"/>
              <w:left w:val="nil"/>
              <w:bottom w:val="nil"/>
              <w:right w:val="nil"/>
            </w:tcBorders>
            <w:shd w:val="clear" w:color="auto" w:fill="auto"/>
            <w:noWrap/>
            <w:vAlign w:val="bottom"/>
          </w:tcPr>
          <w:p w14:paraId="2ADDB679">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SVM</w:t>
            </w:r>
          </w:p>
        </w:tc>
        <w:tc>
          <w:tcPr>
            <w:tcW w:w="1060" w:type="dxa"/>
            <w:tcBorders>
              <w:top w:val="nil"/>
              <w:left w:val="nil"/>
              <w:bottom w:val="nil"/>
              <w:right w:val="nil"/>
            </w:tcBorders>
            <w:shd w:val="clear" w:color="auto" w:fill="auto"/>
            <w:noWrap/>
            <w:vAlign w:val="bottom"/>
          </w:tcPr>
          <w:p w14:paraId="16AE0B4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0.4524</w:t>
            </w:r>
          </w:p>
        </w:tc>
        <w:tc>
          <w:tcPr>
            <w:tcW w:w="1060" w:type="dxa"/>
            <w:tcBorders>
              <w:top w:val="nil"/>
              <w:left w:val="nil"/>
              <w:bottom w:val="nil"/>
              <w:right w:val="nil"/>
            </w:tcBorders>
            <w:shd w:val="clear" w:color="auto" w:fill="auto"/>
            <w:noWrap/>
            <w:vAlign w:val="bottom"/>
          </w:tcPr>
          <w:p w14:paraId="2DF441CF">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3.4508</w:t>
            </w:r>
          </w:p>
        </w:tc>
        <w:tc>
          <w:tcPr>
            <w:tcW w:w="1060" w:type="dxa"/>
            <w:tcBorders>
              <w:top w:val="nil"/>
              <w:left w:val="nil"/>
              <w:bottom w:val="nil"/>
              <w:right w:val="nil"/>
            </w:tcBorders>
            <w:shd w:val="clear" w:color="auto" w:fill="auto"/>
            <w:noWrap/>
            <w:vAlign w:val="bottom"/>
          </w:tcPr>
          <w:p w14:paraId="0E8D603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1.3514</w:t>
            </w:r>
          </w:p>
        </w:tc>
        <w:tc>
          <w:tcPr>
            <w:tcW w:w="1060" w:type="dxa"/>
            <w:tcBorders>
              <w:top w:val="nil"/>
              <w:left w:val="nil"/>
              <w:bottom w:val="nil"/>
              <w:right w:val="nil"/>
            </w:tcBorders>
            <w:shd w:val="clear" w:color="auto" w:fill="auto"/>
            <w:noWrap/>
            <w:vAlign w:val="bottom"/>
          </w:tcPr>
          <w:p w14:paraId="60B07D59">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0.3784</w:t>
            </w:r>
          </w:p>
        </w:tc>
        <w:tc>
          <w:tcPr>
            <w:tcW w:w="1060" w:type="dxa"/>
            <w:tcBorders>
              <w:top w:val="nil"/>
              <w:left w:val="nil"/>
              <w:bottom w:val="nil"/>
              <w:right w:val="nil"/>
            </w:tcBorders>
            <w:shd w:val="clear" w:color="auto" w:fill="auto"/>
            <w:noWrap/>
            <w:vAlign w:val="bottom"/>
          </w:tcPr>
          <w:p w14:paraId="6DC5A857">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3.6619</w:t>
            </w:r>
          </w:p>
        </w:tc>
        <w:tc>
          <w:tcPr>
            <w:tcW w:w="1060" w:type="dxa"/>
            <w:tcBorders>
              <w:top w:val="nil"/>
              <w:left w:val="nil"/>
              <w:bottom w:val="nil"/>
              <w:right w:val="nil"/>
            </w:tcBorders>
            <w:shd w:val="clear" w:color="auto" w:fill="auto"/>
            <w:noWrap/>
            <w:vAlign w:val="bottom"/>
          </w:tcPr>
          <w:p w14:paraId="52D81481">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1.2684</w:t>
            </w:r>
          </w:p>
        </w:tc>
      </w:tr>
      <w:tr w14:paraId="13349BB3">
        <w:trPr>
          <w:trHeight w:val="280" w:hRule="atLeast"/>
          <w:jc w:val="center"/>
        </w:trPr>
        <w:tc>
          <w:tcPr>
            <w:tcW w:w="636" w:type="dxa"/>
            <w:vMerge w:val="continue"/>
            <w:tcBorders>
              <w:left w:val="nil"/>
              <w:right w:val="nil"/>
            </w:tcBorders>
            <w:shd w:val="clear" w:color="auto" w:fill="auto"/>
            <w:noWrap/>
            <w:vAlign w:val="center"/>
          </w:tcPr>
          <w:p w14:paraId="3CFB1F56">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08EDFDD6">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2D2FBB2F">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Ridge</w:t>
            </w:r>
          </w:p>
        </w:tc>
        <w:tc>
          <w:tcPr>
            <w:tcW w:w="1060" w:type="dxa"/>
            <w:tcBorders>
              <w:top w:val="nil"/>
              <w:left w:val="nil"/>
              <w:bottom w:val="nil"/>
              <w:right w:val="nil"/>
            </w:tcBorders>
            <w:shd w:val="clear" w:color="auto" w:fill="auto"/>
            <w:noWrap/>
            <w:vAlign w:val="bottom"/>
          </w:tcPr>
          <w:p w14:paraId="1B2CB5A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0.8135</w:t>
            </w:r>
          </w:p>
        </w:tc>
        <w:tc>
          <w:tcPr>
            <w:tcW w:w="1060" w:type="dxa"/>
            <w:tcBorders>
              <w:top w:val="nil"/>
              <w:left w:val="nil"/>
              <w:bottom w:val="nil"/>
              <w:right w:val="nil"/>
            </w:tcBorders>
            <w:shd w:val="clear" w:color="auto" w:fill="auto"/>
            <w:noWrap/>
            <w:vAlign w:val="bottom"/>
          </w:tcPr>
          <w:p w14:paraId="1D413DEE">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2.0141</w:t>
            </w:r>
          </w:p>
        </w:tc>
        <w:tc>
          <w:tcPr>
            <w:tcW w:w="1060" w:type="dxa"/>
            <w:tcBorders>
              <w:top w:val="nil"/>
              <w:left w:val="nil"/>
              <w:bottom w:val="nil"/>
              <w:right w:val="nil"/>
            </w:tcBorders>
            <w:shd w:val="clear" w:color="auto" w:fill="auto"/>
            <w:noWrap/>
            <w:vAlign w:val="bottom"/>
          </w:tcPr>
          <w:p w14:paraId="6AF195C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2.3155</w:t>
            </w:r>
          </w:p>
        </w:tc>
        <w:tc>
          <w:tcPr>
            <w:tcW w:w="1060" w:type="dxa"/>
            <w:tcBorders>
              <w:top w:val="nil"/>
              <w:left w:val="nil"/>
              <w:bottom w:val="nil"/>
              <w:right w:val="nil"/>
            </w:tcBorders>
            <w:shd w:val="clear" w:color="auto" w:fill="auto"/>
            <w:noWrap/>
            <w:vAlign w:val="bottom"/>
          </w:tcPr>
          <w:p w14:paraId="510B9D41">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0.8548</w:t>
            </w:r>
          </w:p>
        </w:tc>
        <w:tc>
          <w:tcPr>
            <w:tcW w:w="1060" w:type="dxa"/>
            <w:tcBorders>
              <w:top w:val="nil"/>
              <w:left w:val="nil"/>
              <w:bottom w:val="nil"/>
              <w:right w:val="nil"/>
            </w:tcBorders>
            <w:shd w:val="clear" w:color="auto" w:fill="auto"/>
            <w:noWrap/>
            <w:vAlign w:val="bottom"/>
          </w:tcPr>
          <w:p w14:paraId="459C95AA">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1.7696</w:t>
            </w:r>
          </w:p>
        </w:tc>
        <w:tc>
          <w:tcPr>
            <w:tcW w:w="1060" w:type="dxa"/>
            <w:tcBorders>
              <w:top w:val="nil"/>
              <w:left w:val="nil"/>
              <w:bottom w:val="nil"/>
              <w:right w:val="nil"/>
            </w:tcBorders>
            <w:shd w:val="clear" w:color="auto" w:fill="auto"/>
            <w:noWrap/>
            <w:vAlign w:val="bottom"/>
          </w:tcPr>
          <w:p w14:paraId="23266670">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2.6247</w:t>
            </w:r>
          </w:p>
        </w:tc>
      </w:tr>
      <w:tr w14:paraId="71C7E997">
        <w:trPr>
          <w:trHeight w:val="280" w:hRule="atLeast"/>
          <w:jc w:val="center"/>
        </w:trPr>
        <w:tc>
          <w:tcPr>
            <w:tcW w:w="636" w:type="dxa"/>
            <w:vMerge w:val="continue"/>
            <w:tcBorders>
              <w:left w:val="nil"/>
              <w:right w:val="nil"/>
            </w:tcBorders>
            <w:shd w:val="clear" w:color="auto" w:fill="auto"/>
            <w:noWrap/>
            <w:vAlign w:val="center"/>
          </w:tcPr>
          <w:p w14:paraId="6445E0AA">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67C8D443">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1E840DDF">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RandomForest</w:t>
            </w:r>
          </w:p>
        </w:tc>
        <w:tc>
          <w:tcPr>
            <w:tcW w:w="1060" w:type="dxa"/>
            <w:tcBorders>
              <w:top w:val="nil"/>
              <w:left w:val="nil"/>
              <w:bottom w:val="nil"/>
              <w:right w:val="nil"/>
            </w:tcBorders>
            <w:shd w:val="clear" w:color="auto" w:fill="auto"/>
            <w:noWrap/>
            <w:vAlign w:val="bottom"/>
          </w:tcPr>
          <w:p w14:paraId="4B14DD5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0.9122</w:t>
            </w:r>
          </w:p>
        </w:tc>
        <w:tc>
          <w:tcPr>
            <w:tcW w:w="1060" w:type="dxa"/>
            <w:tcBorders>
              <w:top w:val="nil"/>
              <w:left w:val="nil"/>
              <w:bottom w:val="nil"/>
              <w:right w:val="nil"/>
            </w:tcBorders>
            <w:shd w:val="clear" w:color="auto" w:fill="auto"/>
            <w:noWrap/>
            <w:vAlign w:val="bottom"/>
          </w:tcPr>
          <w:p w14:paraId="7A7BDDFE">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1.3815</w:t>
            </w:r>
          </w:p>
        </w:tc>
        <w:tc>
          <w:tcPr>
            <w:tcW w:w="1060" w:type="dxa"/>
            <w:tcBorders>
              <w:top w:val="nil"/>
              <w:left w:val="nil"/>
              <w:bottom w:val="nil"/>
              <w:right w:val="nil"/>
            </w:tcBorders>
            <w:shd w:val="clear" w:color="auto" w:fill="auto"/>
            <w:noWrap/>
            <w:vAlign w:val="bottom"/>
          </w:tcPr>
          <w:p w14:paraId="7D004A7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3.3757</w:t>
            </w:r>
          </w:p>
        </w:tc>
        <w:tc>
          <w:tcPr>
            <w:tcW w:w="1060" w:type="dxa"/>
            <w:tcBorders>
              <w:top w:val="nil"/>
              <w:left w:val="nil"/>
              <w:bottom w:val="nil"/>
              <w:right w:val="nil"/>
            </w:tcBorders>
            <w:shd w:val="clear" w:color="auto" w:fill="auto"/>
            <w:noWrap/>
            <w:vAlign w:val="bottom"/>
          </w:tcPr>
          <w:p w14:paraId="0F3688F0">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0.4961</w:t>
            </w:r>
          </w:p>
        </w:tc>
        <w:tc>
          <w:tcPr>
            <w:tcW w:w="1060" w:type="dxa"/>
            <w:tcBorders>
              <w:top w:val="nil"/>
              <w:left w:val="nil"/>
              <w:bottom w:val="nil"/>
              <w:right w:val="nil"/>
            </w:tcBorders>
            <w:shd w:val="clear" w:color="auto" w:fill="auto"/>
            <w:noWrap/>
            <w:vAlign w:val="bottom"/>
          </w:tcPr>
          <w:p w14:paraId="3A30057A">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3.2972</w:t>
            </w:r>
          </w:p>
        </w:tc>
        <w:tc>
          <w:tcPr>
            <w:tcW w:w="1060" w:type="dxa"/>
            <w:tcBorders>
              <w:top w:val="nil"/>
              <w:left w:val="nil"/>
              <w:bottom w:val="nil"/>
              <w:right w:val="nil"/>
            </w:tcBorders>
            <w:shd w:val="clear" w:color="auto" w:fill="auto"/>
            <w:noWrap/>
            <w:vAlign w:val="bottom"/>
          </w:tcPr>
          <w:p w14:paraId="5F4EEC30">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1.4087</w:t>
            </w:r>
          </w:p>
        </w:tc>
      </w:tr>
      <w:tr w14:paraId="5EC1A8C5">
        <w:trPr>
          <w:trHeight w:val="280" w:hRule="atLeast"/>
          <w:jc w:val="center"/>
        </w:trPr>
        <w:tc>
          <w:tcPr>
            <w:tcW w:w="636" w:type="dxa"/>
            <w:vMerge w:val="continue"/>
            <w:tcBorders>
              <w:left w:val="nil"/>
              <w:right w:val="nil"/>
            </w:tcBorders>
            <w:shd w:val="clear" w:color="auto" w:fill="auto"/>
            <w:noWrap/>
            <w:vAlign w:val="center"/>
          </w:tcPr>
          <w:p w14:paraId="1D59453C">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04C1E08C">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1CD014DB">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RLSR</w:t>
            </w:r>
          </w:p>
        </w:tc>
        <w:tc>
          <w:tcPr>
            <w:tcW w:w="1060" w:type="dxa"/>
            <w:tcBorders>
              <w:top w:val="nil"/>
              <w:left w:val="nil"/>
              <w:bottom w:val="nil"/>
              <w:right w:val="nil"/>
            </w:tcBorders>
            <w:shd w:val="clear" w:color="auto" w:fill="auto"/>
            <w:noWrap/>
            <w:vAlign w:val="bottom"/>
          </w:tcPr>
          <w:p w14:paraId="75BCDFA9">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0.8705</w:t>
            </w:r>
          </w:p>
        </w:tc>
        <w:tc>
          <w:tcPr>
            <w:tcW w:w="1060" w:type="dxa"/>
            <w:tcBorders>
              <w:top w:val="nil"/>
              <w:left w:val="nil"/>
              <w:bottom w:val="nil"/>
              <w:right w:val="nil"/>
            </w:tcBorders>
            <w:shd w:val="clear" w:color="auto" w:fill="auto"/>
            <w:noWrap/>
            <w:vAlign w:val="bottom"/>
          </w:tcPr>
          <w:p w14:paraId="69DD48E2">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1.6782</w:t>
            </w:r>
          </w:p>
        </w:tc>
        <w:tc>
          <w:tcPr>
            <w:tcW w:w="1060" w:type="dxa"/>
            <w:tcBorders>
              <w:top w:val="nil"/>
              <w:left w:val="nil"/>
              <w:bottom w:val="nil"/>
              <w:right w:val="nil"/>
            </w:tcBorders>
            <w:shd w:val="clear" w:color="auto" w:fill="auto"/>
            <w:noWrap/>
            <w:vAlign w:val="bottom"/>
          </w:tcPr>
          <w:p w14:paraId="6941F4EB">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2.7788</w:t>
            </w:r>
          </w:p>
        </w:tc>
        <w:tc>
          <w:tcPr>
            <w:tcW w:w="1060" w:type="dxa"/>
            <w:tcBorders>
              <w:top w:val="nil"/>
              <w:left w:val="nil"/>
              <w:bottom w:val="nil"/>
              <w:right w:val="nil"/>
            </w:tcBorders>
            <w:shd w:val="clear" w:color="auto" w:fill="auto"/>
            <w:noWrap/>
            <w:vAlign w:val="bottom"/>
          </w:tcPr>
          <w:p w14:paraId="225DCE03">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0.8212</w:t>
            </w:r>
          </w:p>
        </w:tc>
        <w:tc>
          <w:tcPr>
            <w:tcW w:w="1060" w:type="dxa"/>
            <w:tcBorders>
              <w:top w:val="nil"/>
              <w:left w:val="nil"/>
              <w:bottom w:val="nil"/>
              <w:right w:val="nil"/>
            </w:tcBorders>
            <w:shd w:val="clear" w:color="auto" w:fill="auto"/>
            <w:noWrap/>
            <w:vAlign w:val="bottom"/>
          </w:tcPr>
          <w:p w14:paraId="03B51F7C">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1.9640</w:t>
            </w:r>
          </w:p>
        </w:tc>
        <w:tc>
          <w:tcPr>
            <w:tcW w:w="1060" w:type="dxa"/>
            <w:tcBorders>
              <w:top w:val="nil"/>
              <w:left w:val="nil"/>
              <w:bottom w:val="nil"/>
              <w:right w:val="nil"/>
            </w:tcBorders>
            <w:shd w:val="clear" w:color="auto" w:fill="auto"/>
            <w:noWrap/>
            <w:vAlign w:val="bottom"/>
          </w:tcPr>
          <w:p w14:paraId="56859C1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2.3650</w:t>
            </w:r>
          </w:p>
        </w:tc>
      </w:tr>
      <w:tr w14:paraId="6C4345BD">
        <w:trPr>
          <w:trHeight w:val="280" w:hRule="atLeast"/>
          <w:jc w:val="center"/>
        </w:trPr>
        <w:tc>
          <w:tcPr>
            <w:tcW w:w="636" w:type="dxa"/>
            <w:vMerge w:val="continue"/>
            <w:tcBorders>
              <w:left w:val="nil"/>
              <w:right w:val="nil"/>
            </w:tcBorders>
            <w:shd w:val="clear" w:color="auto" w:fill="auto"/>
            <w:noWrap/>
            <w:vAlign w:val="center"/>
          </w:tcPr>
          <w:p w14:paraId="467470EC">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7C1CE206">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7B180DA4">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GradientBoosting</w:t>
            </w:r>
          </w:p>
        </w:tc>
        <w:tc>
          <w:tcPr>
            <w:tcW w:w="1060" w:type="dxa"/>
            <w:tcBorders>
              <w:top w:val="nil"/>
              <w:left w:val="nil"/>
              <w:bottom w:val="nil"/>
              <w:right w:val="nil"/>
            </w:tcBorders>
            <w:shd w:val="clear" w:color="auto" w:fill="auto"/>
            <w:noWrap/>
            <w:vAlign w:val="bottom"/>
          </w:tcPr>
          <w:p w14:paraId="64D04A61">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0.9931</w:t>
            </w:r>
          </w:p>
        </w:tc>
        <w:tc>
          <w:tcPr>
            <w:tcW w:w="1060" w:type="dxa"/>
            <w:tcBorders>
              <w:top w:val="nil"/>
              <w:left w:val="nil"/>
              <w:bottom w:val="nil"/>
              <w:right w:val="nil"/>
            </w:tcBorders>
            <w:shd w:val="clear" w:color="auto" w:fill="auto"/>
            <w:noWrap/>
            <w:vAlign w:val="bottom"/>
          </w:tcPr>
          <w:p w14:paraId="25C26A8B">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0.3884</w:t>
            </w:r>
          </w:p>
        </w:tc>
        <w:tc>
          <w:tcPr>
            <w:tcW w:w="1060" w:type="dxa"/>
            <w:tcBorders>
              <w:top w:val="nil"/>
              <w:left w:val="nil"/>
              <w:bottom w:val="nil"/>
              <w:right w:val="nil"/>
            </w:tcBorders>
            <w:shd w:val="clear" w:color="auto" w:fill="auto"/>
            <w:noWrap/>
            <w:vAlign w:val="bottom"/>
          </w:tcPr>
          <w:p w14:paraId="2E7E2147">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12.0072</w:t>
            </w:r>
          </w:p>
        </w:tc>
        <w:tc>
          <w:tcPr>
            <w:tcW w:w="1060" w:type="dxa"/>
            <w:tcBorders>
              <w:top w:val="nil"/>
              <w:left w:val="nil"/>
              <w:bottom w:val="nil"/>
              <w:right w:val="nil"/>
            </w:tcBorders>
            <w:shd w:val="clear" w:color="auto" w:fill="auto"/>
            <w:noWrap/>
            <w:vAlign w:val="bottom"/>
          </w:tcPr>
          <w:p w14:paraId="37CF5EE9">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0.5890</w:t>
            </w:r>
          </w:p>
        </w:tc>
        <w:tc>
          <w:tcPr>
            <w:tcW w:w="1060" w:type="dxa"/>
            <w:tcBorders>
              <w:top w:val="nil"/>
              <w:left w:val="nil"/>
              <w:bottom w:val="nil"/>
              <w:right w:val="nil"/>
            </w:tcBorders>
            <w:shd w:val="clear" w:color="auto" w:fill="auto"/>
            <w:noWrap/>
            <w:vAlign w:val="bottom"/>
          </w:tcPr>
          <w:p w14:paraId="2978DA60">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2.9776</w:t>
            </w:r>
          </w:p>
        </w:tc>
        <w:tc>
          <w:tcPr>
            <w:tcW w:w="1060" w:type="dxa"/>
            <w:tcBorders>
              <w:top w:val="nil"/>
              <w:left w:val="nil"/>
              <w:bottom w:val="nil"/>
              <w:right w:val="nil"/>
            </w:tcBorders>
            <w:shd w:val="clear" w:color="auto" w:fill="auto"/>
            <w:noWrap/>
            <w:vAlign w:val="bottom"/>
          </w:tcPr>
          <w:p w14:paraId="1C5E6487">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1.5599</w:t>
            </w:r>
          </w:p>
        </w:tc>
      </w:tr>
      <w:tr w14:paraId="27625860">
        <w:trPr>
          <w:trHeight w:val="280" w:hRule="atLeast"/>
          <w:jc w:val="center"/>
        </w:trPr>
        <w:tc>
          <w:tcPr>
            <w:tcW w:w="636" w:type="dxa"/>
            <w:vMerge w:val="continue"/>
            <w:tcBorders>
              <w:left w:val="nil"/>
              <w:right w:val="nil"/>
            </w:tcBorders>
            <w:shd w:val="clear" w:color="auto" w:fill="auto"/>
            <w:noWrap/>
            <w:vAlign w:val="center"/>
          </w:tcPr>
          <w:p w14:paraId="6BD7546D">
            <w:pPr>
              <w:widowControl/>
              <w:jc w:val="center"/>
              <w:rPr>
                <w:rFonts w:ascii="Times New Roman" w:hAnsi="Times New Roman" w:eastAsia="宋体" w:cs="Times New Roman"/>
                <w:color w:val="000000"/>
                <w:kern w:val="0"/>
                <w:sz w:val="18"/>
                <w:szCs w:val="18"/>
                <w:lang w:bidi="ar"/>
              </w:rPr>
            </w:pPr>
          </w:p>
        </w:tc>
        <w:tc>
          <w:tcPr>
            <w:tcW w:w="1759" w:type="dxa"/>
            <w:vMerge w:val="restart"/>
            <w:tcBorders>
              <w:left w:val="nil"/>
              <w:right w:val="nil"/>
            </w:tcBorders>
            <w:shd w:val="clear" w:color="auto" w:fill="auto"/>
            <w:noWrap/>
            <w:vAlign w:val="center"/>
          </w:tcPr>
          <w:p w14:paraId="3ECEC1AC">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DETREND</w:t>
            </w:r>
          </w:p>
        </w:tc>
        <w:tc>
          <w:tcPr>
            <w:tcW w:w="2240" w:type="dxa"/>
            <w:tcBorders>
              <w:top w:val="nil"/>
              <w:left w:val="nil"/>
              <w:bottom w:val="nil"/>
              <w:right w:val="nil"/>
            </w:tcBorders>
            <w:shd w:val="clear" w:color="auto" w:fill="auto"/>
            <w:noWrap/>
            <w:vAlign w:val="bottom"/>
          </w:tcPr>
          <w:p w14:paraId="1CE8C8DD">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SVM</w:t>
            </w:r>
          </w:p>
        </w:tc>
        <w:tc>
          <w:tcPr>
            <w:tcW w:w="1060" w:type="dxa"/>
            <w:tcBorders>
              <w:top w:val="nil"/>
              <w:left w:val="nil"/>
              <w:bottom w:val="nil"/>
              <w:right w:val="nil"/>
            </w:tcBorders>
            <w:shd w:val="clear" w:color="auto" w:fill="auto"/>
            <w:noWrap/>
            <w:vAlign w:val="bottom"/>
          </w:tcPr>
          <w:p w14:paraId="296E96E9">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0.5934</w:t>
            </w:r>
          </w:p>
        </w:tc>
        <w:tc>
          <w:tcPr>
            <w:tcW w:w="1060" w:type="dxa"/>
            <w:tcBorders>
              <w:top w:val="nil"/>
              <w:left w:val="nil"/>
              <w:bottom w:val="nil"/>
              <w:right w:val="nil"/>
            </w:tcBorders>
            <w:shd w:val="clear" w:color="auto" w:fill="auto"/>
            <w:noWrap/>
            <w:vAlign w:val="bottom"/>
          </w:tcPr>
          <w:p w14:paraId="12A02D3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2.9737</w:t>
            </w:r>
          </w:p>
        </w:tc>
        <w:tc>
          <w:tcPr>
            <w:tcW w:w="1060" w:type="dxa"/>
            <w:tcBorders>
              <w:top w:val="nil"/>
              <w:left w:val="nil"/>
              <w:bottom w:val="nil"/>
              <w:right w:val="nil"/>
            </w:tcBorders>
            <w:shd w:val="clear" w:color="auto" w:fill="auto"/>
            <w:noWrap/>
            <w:vAlign w:val="bottom"/>
          </w:tcPr>
          <w:p w14:paraId="25F30573">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1.5682</w:t>
            </w:r>
          </w:p>
        </w:tc>
        <w:tc>
          <w:tcPr>
            <w:tcW w:w="1060" w:type="dxa"/>
            <w:tcBorders>
              <w:top w:val="nil"/>
              <w:left w:val="nil"/>
              <w:bottom w:val="nil"/>
              <w:right w:val="nil"/>
            </w:tcBorders>
            <w:shd w:val="clear" w:color="auto" w:fill="auto"/>
            <w:noWrap/>
            <w:vAlign w:val="bottom"/>
          </w:tcPr>
          <w:p w14:paraId="7724D348">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0.5545</w:t>
            </w:r>
          </w:p>
        </w:tc>
        <w:tc>
          <w:tcPr>
            <w:tcW w:w="1060" w:type="dxa"/>
            <w:tcBorders>
              <w:top w:val="nil"/>
              <w:left w:val="nil"/>
              <w:bottom w:val="nil"/>
              <w:right w:val="nil"/>
            </w:tcBorders>
            <w:shd w:val="clear" w:color="auto" w:fill="auto"/>
            <w:noWrap/>
            <w:vAlign w:val="bottom"/>
          </w:tcPr>
          <w:p w14:paraId="5ACA6E6F">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3.1002</w:t>
            </w:r>
          </w:p>
        </w:tc>
        <w:tc>
          <w:tcPr>
            <w:tcW w:w="1060" w:type="dxa"/>
            <w:tcBorders>
              <w:top w:val="nil"/>
              <w:left w:val="nil"/>
              <w:bottom w:val="nil"/>
              <w:right w:val="nil"/>
            </w:tcBorders>
            <w:shd w:val="clear" w:color="auto" w:fill="auto"/>
            <w:noWrap/>
            <w:vAlign w:val="bottom"/>
          </w:tcPr>
          <w:p w14:paraId="22FB8D24">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1.4982</w:t>
            </w:r>
          </w:p>
        </w:tc>
      </w:tr>
      <w:tr w14:paraId="1DDACC56">
        <w:trPr>
          <w:trHeight w:val="280" w:hRule="atLeast"/>
          <w:jc w:val="center"/>
        </w:trPr>
        <w:tc>
          <w:tcPr>
            <w:tcW w:w="636" w:type="dxa"/>
            <w:vMerge w:val="continue"/>
            <w:tcBorders>
              <w:left w:val="nil"/>
              <w:right w:val="nil"/>
            </w:tcBorders>
            <w:shd w:val="clear" w:color="auto" w:fill="auto"/>
            <w:noWrap/>
            <w:vAlign w:val="center"/>
          </w:tcPr>
          <w:p w14:paraId="02E51A7E">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2A360F6B">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76FA45D3">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Ridge</w:t>
            </w:r>
          </w:p>
        </w:tc>
        <w:tc>
          <w:tcPr>
            <w:tcW w:w="1060" w:type="dxa"/>
            <w:tcBorders>
              <w:top w:val="nil"/>
              <w:left w:val="nil"/>
              <w:bottom w:val="nil"/>
              <w:right w:val="nil"/>
            </w:tcBorders>
            <w:shd w:val="clear" w:color="auto" w:fill="auto"/>
            <w:noWrap/>
            <w:vAlign w:val="bottom"/>
          </w:tcPr>
          <w:p w14:paraId="7A55AB3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0.7472</w:t>
            </w:r>
          </w:p>
        </w:tc>
        <w:tc>
          <w:tcPr>
            <w:tcW w:w="1060" w:type="dxa"/>
            <w:tcBorders>
              <w:top w:val="nil"/>
              <w:left w:val="nil"/>
              <w:bottom w:val="nil"/>
              <w:right w:val="nil"/>
            </w:tcBorders>
            <w:shd w:val="clear" w:color="auto" w:fill="auto"/>
            <w:noWrap/>
            <w:vAlign w:val="bottom"/>
          </w:tcPr>
          <w:p w14:paraId="4395FE53">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2.3450</w:t>
            </w:r>
          </w:p>
        </w:tc>
        <w:tc>
          <w:tcPr>
            <w:tcW w:w="1060" w:type="dxa"/>
            <w:tcBorders>
              <w:top w:val="nil"/>
              <w:left w:val="nil"/>
              <w:bottom w:val="nil"/>
              <w:right w:val="nil"/>
            </w:tcBorders>
            <w:shd w:val="clear" w:color="auto" w:fill="auto"/>
            <w:noWrap/>
            <w:vAlign w:val="bottom"/>
          </w:tcPr>
          <w:p w14:paraId="6C4A898C">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1.9887</w:t>
            </w:r>
          </w:p>
        </w:tc>
        <w:tc>
          <w:tcPr>
            <w:tcW w:w="1060" w:type="dxa"/>
            <w:tcBorders>
              <w:top w:val="nil"/>
              <w:left w:val="nil"/>
              <w:bottom w:val="nil"/>
              <w:right w:val="nil"/>
            </w:tcBorders>
            <w:shd w:val="clear" w:color="auto" w:fill="auto"/>
            <w:noWrap/>
            <w:vAlign w:val="bottom"/>
          </w:tcPr>
          <w:p w14:paraId="028BA012">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0.7342</w:t>
            </w:r>
          </w:p>
        </w:tc>
        <w:tc>
          <w:tcPr>
            <w:tcW w:w="1060" w:type="dxa"/>
            <w:tcBorders>
              <w:top w:val="nil"/>
              <w:left w:val="nil"/>
              <w:bottom w:val="nil"/>
              <w:right w:val="nil"/>
            </w:tcBorders>
            <w:shd w:val="clear" w:color="auto" w:fill="auto"/>
            <w:noWrap/>
            <w:vAlign w:val="bottom"/>
          </w:tcPr>
          <w:p w14:paraId="41888EB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2.3947</w:t>
            </w:r>
          </w:p>
        </w:tc>
        <w:tc>
          <w:tcPr>
            <w:tcW w:w="1060" w:type="dxa"/>
            <w:tcBorders>
              <w:top w:val="nil"/>
              <w:left w:val="nil"/>
              <w:bottom w:val="nil"/>
              <w:right w:val="nil"/>
            </w:tcBorders>
            <w:shd w:val="clear" w:color="auto" w:fill="auto"/>
            <w:noWrap/>
            <w:vAlign w:val="bottom"/>
          </w:tcPr>
          <w:p w14:paraId="2ED78A20">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1.9396</w:t>
            </w:r>
          </w:p>
        </w:tc>
      </w:tr>
      <w:tr w14:paraId="357B6933">
        <w:trPr>
          <w:trHeight w:val="280" w:hRule="atLeast"/>
          <w:jc w:val="center"/>
        </w:trPr>
        <w:tc>
          <w:tcPr>
            <w:tcW w:w="636" w:type="dxa"/>
            <w:vMerge w:val="continue"/>
            <w:tcBorders>
              <w:left w:val="nil"/>
              <w:right w:val="nil"/>
            </w:tcBorders>
            <w:shd w:val="clear" w:color="auto" w:fill="auto"/>
            <w:noWrap/>
            <w:vAlign w:val="center"/>
          </w:tcPr>
          <w:p w14:paraId="6DDDC97E">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7087E733">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28BD761B">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RandomForest</w:t>
            </w:r>
          </w:p>
        </w:tc>
        <w:tc>
          <w:tcPr>
            <w:tcW w:w="1060" w:type="dxa"/>
            <w:tcBorders>
              <w:top w:val="nil"/>
              <w:left w:val="nil"/>
              <w:bottom w:val="nil"/>
              <w:right w:val="nil"/>
            </w:tcBorders>
            <w:shd w:val="clear" w:color="auto" w:fill="auto"/>
            <w:noWrap/>
            <w:vAlign w:val="bottom"/>
          </w:tcPr>
          <w:p w14:paraId="0768B6EA">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0.9303</w:t>
            </w:r>
          </w:p>
        </w:tc>
        <w:tc>
          <w:tcPr>
            <w:tcW w:w="1060" w:type="dxa"/>
            <w:tcBorders>
              <w:top w:val="nil"/>
              <w:left w:val="nil"/>
              <w:bottom w:val="nil"/>
              <w:right w:val="nil"/>
            </w:tcBorders>
            <w:shd w:val="clear" w:color="auto" w:fill="auto"/>
            <w:noWrap/>
            <w:vAlign w:val="bottom"/>
          </w:tcPr>
          <w:p w14:paraId="573DDEF6">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1.2314</w:t>
            </w:r>
          </w:p>
        </w:tc>
        <w:tc>
          <w:tcPr>
            <w:tcW w:w="1060" w:type="dxa"/>
            <w:tcBorders>
              <w:top w:val="nil"/>
              <w:left w:val="nil"/>
              <w:bottom w:val="nil"/>
              <w:right w:val="nil"/>
            </w:tcBorders>
            <w:shd w:val="clear" w:color="auto" w:fill="auto"/>
            <w:noWrap/>
            <w:vAlign w:val="bottom"/>
          </w:tcPr>
          <w:p w14:paraId="7B9F66CB">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3.7871</w:t>
            </w:r>
          </w:p>
        </w:tc>
        <w:tc>
          <w:tcPr>
            <w:tcW w:w="1060" w:type="dxa"/>
            <w:tcBorders>
              <w:top w:val="nil"/>
              <w:left w:val="nil"/>
              <w:bottom w:val="nil"/>
              <w:right w:val="nil"/>
            </w:tcBorders>
            <w:shd w:val="clear" w:color="auto" w:fill="auto"/>
            <w:noWrap/>
            <w:vAlign w:val="bottom"/>
          </w:tcPr>
          <w:p w14:paraId="2D377B60">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0.6363</w:t>
            </w:r>
          </w:p>
        </w:tc>
        <w:tc>
          <w:tcPr>
            <w:tcW w:w="1060" w:type="dxa"/>
            <w:tcBorders>
              <w:top w:val="nil"/>
              <w:left w:val="nil"/>
              <w:bottom w:val="nil"/>
              <w:right w:val="nil"/>
            </w:tcBorders>
            <w:shd w:val="clear" w:color="auto" w:fill="auto"/>
            <w:noWrap/>
            <w:vAlign w:val="bottom"/>
          </w:tcPr>
          <w:p w14:paraId="4484CE7E">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2.8010</w:t>
            </w:r>
          </w:p>
        </w:tc>
        <w:tc>
          <w:tcPr>
            <w:tcW w:w="1060" w:type="dxa"/>
            <w:tcBorders>
              <w:top w:val="nil"/>
              <w:left w:val="nil"/>
              <w:bottom w:val="nil"/>
              <w:right w:val="nil"/>
            </w:tcBorders>
            <w:shd w:val="clear" w:color="auto" w:fill="auto"/>
            <w:noWrap/>
            <w:vAlign w:val="bottom"/>
          </w:tcPr>
          <w:p w14:paraId="35F28F97">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1.6582</w:t>
            </w:r>
          </w:p>
        </w:tc>
      </w:tr>
      <w:tr w14:paraId="250A627A">
        <w:trPr>
          <w:trHeight w:val="280" w:hRule="atLeast"/>
          <w:jc w:val="center"/>
        </w:trPr>
        <w:tc>
          <w:tcPr>
            <w:tcW w:w="636" w:type="dxa"/>
            <w:vMerge w:val="continue"/>
            <w:tcBorders>
              <w:left w:val="nil"/>
              <w:right w:val="nil"/>
            </w:tcBorders>
            <w:shd w:val="clear" w:color="auto" w:fill="auto"/>
            <w:noWrap/>
            <w:vAlign w:val="center"/>
          </w:tcPr>
          <w:p w14:paraId="5A7F9F18">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6D074630">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4B1CA3E9">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RLSR</w:t>
            </w:r>
          </w:p>
        </w:tc>
        <w:tc>
          <w:tcPr>
            <w:tcW w:w="1060" w:type="dxa"/>
            <w:tcBorders>
              <w:top w:val="nil"/>
              <w:left w:val="nil"/>
              <w:bottom w:val="nil"/>
              <w:right w:val="nil"/>
            </w:tcBorders>
            <w:shd w:val="clear" w:color="auto" w:fill="auto"/>
            <w:noWrap/>
            <w:vAlign w:val="bottom"/>
          </w:tcPr>
          <w:p w14:paraId="24C900E1">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0.8370</w:t>
            </w:r>
          </w:p>
        </w:tc>
        <w:tc>
          <w:tcPr>
            <w:tcW w:w="1060" w:type="dxa"/>
            <w:tcBorders>
              <w:top w:val="nil"/>
              <w:left w:val="nil"/>
              <w:bottom w:val="nil"/>
              <w:right w:val="nil"/>
            </w:tcBorders>
            <w:shd w:val="clear" w:color="auto" w:fill="auto"/>
            <w:noWrap/>
            <w:vAlign w:val="bottom"/>
          </w:tcPr>
          <w:p w14:paraId="4E338C68">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1.8827</w:t>
            </w:r>
          </w:p>
        </w:tc>
        <w:tc>
          <w:tcPr>
            <w:tcW w:w="1060" w:type="dxa"/>
            <w:tcBorders>
              <w:top w:val="nil"/>
              <w:left w:val="nil"/>
              <w:bottom w:val="nil"/>
              <w:right w:val="nil"/>
            </w:tcBorders>
            <w:shd w:val="clear" w:color="auto" w:fill="auto"/>
            <w:noWrap/>
            <w:vAlign w:val="bottom"/>
          </w:tcPr>
          <w:p w14:paraId="2A9E555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2.4771</w:t>
            </w:r>
          </w:p>
        </w:tc>
        <w:tc>
          <w:tcPr>
            <w:tcW w:w="1060" w:type="dxa"/>
            <w:tcBorders>
              <w:top w:val="nil"/>
              <w:left w:val="nil"/>
              <w:bottom w:val="nil"/>
              <w:right w:val="nil"/>
            </w:tcBorders>
            <w:shd w:val="clear" w:color="auto" w:fill="auto"/>
            <w:noWrap/>
            <w:vAlign w:val="bottom"/>
          </w:tcPr>
          <w:p w14:paraId="173D93A0">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0.8165</w:t>
            </w:r>
          </w:p>
        </w:tc>
        <w:tc>
          <w:tcPr>
            <w:tcW w:w="1060" w:type="dxa"/>
            <w:tcBorders>
              <w:top w:val="nil"/>
              <w:left w:val="nil"/>
              <w:bottom w:val="nil"/>
              <w:right w:val="nil"/>
            </w:tcBorders>
            <w:shd w:val="clear" w:color="auto" w:fill="auto"/>
            <w:noWrap/>
            <w:vAlign w:val="bottom"/>
          </w:tcPr>
          <w:p w14:paraId="30551580">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1.9897</w:t>
            </w:r>
          </w:p>
        </w:tc>
        <w:tc>
          <w:tcPr>
            <w:tcW w:w="1060" w:type="dxa"/>
            <w:tcBorders>
              <w:top w:val="nil"/>
              <w:left w:val="nil"/>
              <w:bottom w:val="nil"/>
              <w:right w:val="nil"/>
            </w:tcBorders>
            <w:shd w:val="clear" w:color="auto" w:fill="auto"/>
            <w:noWrap/>
            <w:vAlign w:val="bottom"/>
          </w:tcPr>
          <w:p w14:paraId="4B26A811">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2.3345</w:t>
            </w:r>
          </w:p>
        </w:tc>
      </w:tr>
      <w:tr w14:paraId="2111AF31">
        <w:trPr>
          <w:trHeight w:val="280" w:hRule="atLeast"/>
          <w:jc w:val="center"/>
        </w:trPr>
        <w:tc>
          <w:tcPr>
            <w:tcW w:w="636" w:type="dxa"/>
            <w:vMerge w:val="continue"/>
            <w:tcBorders>
              <w:left w:val="nil"/>
              <w:right w:val="nil"/>
            </w:tcBorders>
            <w:shd w:val="clear" w:color="auto" w:fill="auto"/>
            <w:noWrap/>
            <w:vAlign w:val="center"/>
          </w:tcPr>
          <w:p w14:paraId="73E5B6F0">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4EA7FB77">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1D66DBD3">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GradientBoosting</w:t>
            </w:r>
          </w:p>
        </w:tc>
        <w:tc>
          <w:tcPr>
            <w:tcW w:w="1060" w:type="dxa"/>
            <w:tcBorders>
              <w:top w:val="nil"/>
              <w:left w:val="nil"/>
              <w:bottom w:val="nil"/>
              <w:right w:val="nil"/>
            </w:tcBorders>
            <w:shd w:val="clear" w:color="auto" w:fill="auto"/>
            <w:noWrap/>
            <w:vAlign w:val="bottom"/>
          </w:tcPr>
          <w:p w14:paraId="0E0BEE18">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0.9941</w:t>
            </w:r>
          </w:p>
        </w:tc>
        <w:tc>
          <w:tcPr>
            <w:tcW w:w="1060" w:type="dxa"/>
            <w:tcBorders>
              <w:top w:val="nil"/>
              <w:left w:val="nil"/>
              <w:bottom w:val="nil"/>
              <w:right w:val="nil"/>
            </w:tcBorders>
            <w:shd w:val="clear" w:color="auto" w:fill="auto"/>
            <w:noWrap/>
            <w:vAlign w:val="bottom"/>
          </w:tcPr>
          <w:p w14:paraId="7AB9CA49">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0.3585</w:t>
            </w:r>
          </w:p>
        </w:tc>
        <w:tc>
          <w:tcPr>
            <w:tcW w:w="1060" w:type="dxa"/>
            <w:tcBorders>
              <w:top w:val="nil"/>
              <w:left w:val="nil"/>
              <w:bottom w:val="nil"/>
              <w:right w:val="nil"/>
            </w:tcBorders>
            <w:shd w:val="clear" w:color="auto" w:fill="auto"/>
            <w:noWrap/>
            <w:vAlign w:val="bottom"/>
          </w:tcPr>
          <w:p w14:paraId="44923BDE">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13.0081</w:t>
            </w:r>
          </w:p>
        </w:tc>
        <w:tc>
          <w:tcPr>
            <w:tcW w:w="1060" w:type="dxa"/>
            <w:tcBorders>
              <w:top w:val="nil"/>
              <w:left w:val="nil"/>
              <w:bottom w:val="nil"/>
              <w:right w:val="nil"/>
            </w:tcBorders>
            <w:shd w:val="clear" w:color="auto" w:fill="auto"/>
            <w:noWrap/>
            <w:vAlign w:val="bottom"/>
          </w:tcPr>
          <w:p w14:paraId="390F9C53">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0.6887</w:t>
            </w:r>
          </w:p>
        </w:tc>
        <w:tc>
          <w:tcPr>
            <w:tcW w:w="1060" w:type="dxa"/>
            <w:tcBorders>
              <w:top w:val="nil"/>
              <w:left w:val="nil"/>
              <w:bottom w:val="nil"/>
              <w:right w:val="nil"/>
            </w:tcBorders>
            <w:shd w:val="clear" w:color="auto" w:fill="auto"/>
            <w:noWrap/>
            <w:vAlign w:val="bottom"/>
          </w:tcPr>
          <w:p w14:paraId="26ECEC7A">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2.5916</w:t>
            </w:r>
          </w:p>
        </w:tc>
        <w:tc>
          <w:tcPr>
            <w:tcW w:w="1060" w:type="dxa"/>
            <w:tcBorders>
              <w:top w:val="nil"/>
              <w:left w:val="nil"/>
              <w:bottom w:val="nil"/>
              <w:right w:val="nil"/>
            </w:tcBorders>
            <w:shd w:val="clear" w:color="auto" w:fill="auto"/>
            <w:noWrap/>
            <w:vAlign w:val="bottom"/>
          </w:tcPr>
          <w:p w14:paraId="6A38D35E">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1.7923</w:t>
            </w:r>
          </w:p>
        </w:tc>
      </w:tr>
      <w:tr w14:paraId="6EBED5BF">
        <w:trPr>
          <w:trHeight w:val="280" w:hRule="atLeast"/>
          <w:jc w:val="center"/>
        </w:trPr>
        <w:tc>
          <w:tcPr>
            <w:tcW w:w="636" w:type="dxa"/>
            <w:vMerge w:val="restart"/>
            <w:tcBorders>
              <w:left w:val="nil"/>
              <w:right w:val="nil"/>
            </w:tcBorders>
            <w:shd w:val="clear" w:color="auto" w:fill="auto"/>
            <w:noWrap/>
            <w:vAlign w:val="center"/>
          </w:tcPr>
          <w:p w14:paraId="26C8FDF9">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MSC</w:t>
            </w:r>
          </w:p>
        </w:tc>
        <w:tc>
          <w:tcPr>
            <w:tcW w:w="1759" w:type="dxa"/>
            <w:vMerge w:val="restart"/>
            <w:tcBorders>
              <w:left w:val="nil"/>
              <w:right w:val="nil"/>
            </w:tcBorders>
            <w:shd w:val="clear" w:color="auto" w:fill="auto"/>
            <w:noWrap/>
            <w:vAlign w:val="center"/>
          </w:tcPr>
          <w:p w14:paraId="07C3F33B">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NONE</w:t>
            </w:r>
          </w:p>
        </w:tc>
        <w:tc>
          <w:tcPr>
            <w:tcW w:w="2240" w:type="dxa"/>
            <w:tcBorders>
              <w:top w:val="nil"/>
              <w:left w:val="nil"/>
              <w:bottom w:val="nil"/>
              <w:right w:val="nil"/>
            </w:tcBorders>
            <w:shd w:val="clear" w:color="auto" w:fill="auto"/>
            <w:noWrap/>
            <w:vAlign w:val="bottom"/>
          </w:tcPr>
          <w:p w14:paraId="0356D3A3">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SVM</w:t>
            </w:r>
          </w:p>
        </w:tc>
        <w:tc>
          <w:tcPr>
            <w:tcW w:w="1060" w:type="dxa"/>
            <w:tcBorders>
              <w:top w:val="nil"/>
              <w:left w:val="nil"/>
              <w:bottom w:val="nil"/>
              <w:right w:val="nil"/>
            </w:tcBorders>
            <w:shd w:val="clear" w:color="auto" w:fill="auto"/>
            <w:noWrap/>
            <w:vAlign w:val="bottom"/>
          </w:tcPr>
          <w:p w14:paraId="3501C658">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0.5734</w:t>
            </w:r>
          </w:p>
        </w:tc>
        <w:tc>
          <w:tcPr>
            <w:tcW w:w="1060" w:type="dxa"/>
            <w:tcBorders>
              <w:top w:val="nil"/>
              <w:left w:val="nil"/>
              <w:bottom w:val="nil"/>
              <w:right w:val="nil"/>
            </w:tcBorders>
            <w:shd w:val="clear" w:color="auto" w:fill="auto"/>
            <w:noWrap/>
            <w:vAlign w:val="bottom"/>
          </w:tcPr>
          <w:p w14:paraId="2022E54E">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3.0460</w:t>
            </w:r>
          </w:p>
        </w:tc>
        <w:tc>
          <w:tcPr>
            <w:tcW w:w="1060" w:type="dxa"/>
            <w:tcBorders>
              <w:top w:val="nil"/>
              <w:left w:val="nil"/>
              <w:bottom w:val="nil"/>
              <w:right w:val="nil"/>
            </w:tcBorders>
            <w:shd w:val="clear" w:color="auto" w:fill="auto"/>
            <w:noWrap/>
            <w:vAlign w:val="bottom"/>
          </w:tcPr>
          <w:p w14:paraId="75C391D0">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1.5310</w:t>
            </w:r>
          </w:p>
        </w:tc>
        <w:tc>
          <w:tcPr>
            <w:tcW w:w="1060" w:type="dxa"/>
            <w:tcBorders>
              <w:top w:val="nil"/>
              <w:left w:val="nil"/>
              <w:bottom w:val="nil"/>
              <w:right w:val="nil"/>
            </w:tcBorders>
            <w:shd w:val="clear" w:color="auto" w:fill="auto"/>
            <w:noWrap/>
            <w:vAlign w:val="bottom"/>
          </w:tcPr>
          <w:p w14:paraId="6ABDC668">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0.5353</w:t>
            </w:r>
          </w:p>
        </w:tc>
        <w:tc>
          <w:tcPr>
            <w:tcW w:w="1060" w:type="dxa"/>
            <w:tcBorders>
              <w:top w:val="nil"/>
              <w:left w:val="nil"/>
              <w:bottom w:val="nil"/>
              <w:right w:val="nil"/>
            </w:tcBorders>
            <w:shd w:val="clear" w:color="auto" w:fill="auto"/>
            <w:noWrap/>
            <w:vAlign w:val="bottom"/>
          </w:tcPr>
          <w:p w14:paraId="0D716890">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3.1661</w:t>
            </w:r>
          </w:p>
        </w:tc>
        <w:tc>
          <w:tcPr>
            <w:tcW w:w="1060" w:type="dxa"/>
            <w:tcBorders>
              <w:top w:val="nil"/>
              <w:left w:val="nil"/>
              <w:bottom w:val="nil"/>
              <w:right w:val="nil"/>
            </w:tcBorders>
            <w:shd w:val="clear" w:color="auto" w:fill="auto"/>
            <w:noWrap/>
            <w:vAlign w:val="bottom"/>
          </w:tcPr>
          <w:p w14:paraId="52C51B8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1.4670</w:t>
            </w:r>
          </w:p>
        </w:tc>
      </w:tr>
      <w:tr w14:paraId="2F7B985C">
        <w:trPr>
          <w:trHeight w:val="280" w:hRule="atLeast"/>
          <w:jc w:val="center"/>
        </w:trPr>
        <w:tc>
          <w:tcPr>
            <w:tcW w:w="636" w:type="dxa"/>
            <w:vMerge w:val="continue"/>
            <w:tcBorders>
              <w:left w:val="nil"/>
              <w:right w:val="nil"/>
            </w:tcBorders>
            <w:shd w:val="clear" w:color="auto" w:fill="auto"/>
            <w:noWrap/>
            <w:vAlign w:val="center"/>
          </w:tcPr>
          <w:p w14:paraId="2A1B0550">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69A78A61">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5B748D8B">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Ridge</w:t>
            </w:r>
          </w:p>
        </w:tc>
        <w:tc>
          <w:tcPr>
            <w:tcW w:w="1060" w:type="dxa"/>
            <w:tcBorders>
              <w:top w:val="nil"/>
              <w:left w:val="nil"/>
              <w:bottom w:val="nil"/>
              <w:right w:val="nil"/>
            </w:tcBorders>
            <w:shd w:val="clear" w:color="auto" w:fill="auto"/>
            <w:noWrap/>
            <w:vAlign w:val="bottom"/>
          </w:tcPr>
          <w:p w14:paraId="2166F353">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0.7250</w:t>
            </w:r>
          </w:p>
        </w:tc>
        <w:tc>
          <w:tcPr>
            <w:tcW w:w="1060" w:type="dxa"/>
            <w:tcBorders>
              <w:top w:val="nil"/>
              <w:left w:val="nil"/>
              <w:bottom w:val="nil"/>
              <w:right w:val="nil"/>
            </w:tcBorders>
            <w:shd w:val="clear" w:color="auto" w:fill="auto"/>
            <w:noWrap/>
            <w:vAlign w:val="bottom"/>
          </w:tcPr>
          <w:p w14:paraId="05918B3A">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2.4457</w:t>
            </w:r>
          </w:p>
        </w:tc>
        <w:tc>
          <w:tcPr>
            <w:tcW w:w="1060" w:type="dxa"/>
            <w:tcBorders>
              <w:top w:val="nil"/>
              <w:left w:val="nil"/>
              <w:bottom w:val="nil"/>
              <w:right w:val="nil"/>
            </w:tcBorders>
            <w:shd w:val="clear" w:color="auto" w:fill="auto"/>
            <w:noWrap/>
            <w:vAlign w:val="bottom"/>
          </w:tcPr>
          <w:p w14:paraId="3B96DBE7">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1.9068</w:t>
            </w:r>
          </w:p>
        </w:tc>
        <w:tc>
          <w:tcPr>
            <w:tcW w:w="1060" w:type="dxa"/>
            <w:tcBorders>
              <w:top w:val="nil"/>
              <w:left w:val="nil"/>
              <w:bottom w:val="nil"/>
              <w:right w:val="nil"/>
            </w:tcBorders>
            <w:shd w:val="clear" w:color="auto" w:fill="auto"/>
            <w:noWrap/>
            <w:vAlign w:val="bottom"/>
          </w:tcPr>
          <w:p w14:paraId="257F10B9">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0.6933</w:t>
            </w:r>
          </w:p>
        </w:tc>
        <w:tc>
          <w:tcPr>
            <w:tcW w:w="1060" w:type="dxa"/>
            <w:tcBorders>
              <w:top w:val="nil"/>
              <w:left w:val="nil"/>
              <w:bottom w:val="nil"/>
              <w:right w:val="nil"/>
            </w:tcBorders>
            <w:shd w:val="clear" w:color="auto" w:fill="auto"/>
            <w:noWrap/>
            <w:vAlign w:val="bottom"/>
          </w:tcPr>
          <w:p w14:paraId="16B160F3">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2.5724</w:t>
            </w:r>
          </w:p>
        </w:tc>
        <w:tc>
          <w:tcPr>
            <w:tcW w:w="1060" w:type="dxa"/>
            <w:tcBorders>
              <w:top w:val="nil"/>
              <w:left w:val="nil"/>
              <w:bottom w:val="nil"/>
              <w:right w:val="nil"/>
            </w:tcBorders>
            <w:shd w:val="clear" w:color="auto" w:fill="auto"/>
            <w:noWrap/>
            <w:vAlign w:val="bottom"/>
          </w:tcPr>
          <w:p w14:paraId="2DE118A7">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1.8056</w:t>
            </w:r>
          </w:p>
        </w:tc>
      </w:tr>
      <w:tr w14:paraId="54E18C25">
        <w:trPr>
          <w:trHeight w:val="280" w:hRule="atLeast"/>
          <w:jc w:val="center"/>
        </w:trPr>
        <w:tc>
          <w:tcPr>
            <w:tcW w:w="636" w:type="dxa"/>
            <w:vMerge w:val="continue"/>
            <w:tcBorders>
              <w:left w:val="nil"/>
              <w:right w:val="nil"/>
            </w:tcBorders>
            <w:shd w:val="clear" w:color="auto" w:fill="auto"/>
            <w:noWrap/>
            <w:vAlign w:val="center"/>
          </w:tcPr>
          <w:p w14:paraId="3390C528">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53E87129">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174A25BD">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RandomForest</w:t>
            </w:r>
          </w:p>
        </w:tc>
        <w:tc>
          <w:tcPr>
            <w:tcW w:w="1060" w:type="dxa"/>
            <w:tcBorders>
              <w:top w:val="nil"/>
              <w:left w:val="nil"/>
              <w:bottom w:val="nil"/>
              <w:right w:val="nil"/>
            </w:tcBorders>
            <w:shd w:val="clear" w:color="auto" w:fill="auto"/>
            <w:noWrap/>
            <w:vAlign w:val="bottom"/>
          </w:tcPr>
          <w:p w14:paraId="12967019">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0.9202</w:t>
            </w:r>
          </w:p>
        </w:tc>
        <w:tc>
          <w:tcPr>
            <w:tcW w:w="1060" w:type="dxa"/>
            <w:tcBorders>
              <w:top w:val="nil"/>
              <w:left w:val="nil"/>
              <w:bottom w:val="nil"/>
              <w:right w:val="nil"/>
            </w:tcBorders>
            <w:shd w:val="clear" w:color="auto" w:fill="auto"/>
            <w:noWrap/>
            <w:vAlign w:val="bottom"/>
          </w:tcPr>
          <w:p w14:paraId="3057178B">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1.3173</w:t>
            </w:r>
          </w:p>
        </w:tc>
        <w:tc>
          <w:tcPr>
            <w:tcW w:w="1060" w:type="dxa"/>
            <w:tcBorders>
              <w:top w:val="nil"/>
              <w:left w:val="nil"/>
              <w:bottom w:val="nil"/>
              <w:right w:val="nil"/>
            </w:tcBorders>
            <w:shd w:val="clear" w:color="auto" w:fill="auto"/>
            <w:noWrap/>
            <w:vAlign w:val="bottom"/>
          </w:tcPr>
          <w:p w14:paraId="182F0CA2">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3.5402</w:t>
            </w:r>
          </w:p>
        </w:tc>
        <w:tc>
          <w:tcPr>
            <w:tcW w:w="1060" w:type="dxa"/>
            <w:tcBorders>
              <w:top w:val="nil"/>
              <w:left w:val="nil"/>
              <w:bottom w:val="nil"/>
              <w:right w:val="nil"/>
            </w:tcBorders>
            <w:shd w:val="clear" w:color="auto" w:fill="auto"/>
            <w:noWrap/>
            <w:vAlign w:val="bottom"/>
          </w:tcPr>
          <w:p w14:paraId="60047439">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0.4673</w:t>
            </w:r>
          </w:p>
        </w:tc>
        <w:tc>
          <w:tcPr>
            <w:tcW w:w="1060" w:type="dxa"/>
            <w:tcBorders>
              <w:top w:val="nil"/>
              <w:left w:val="nil"/>
              <w:bottom w:val="nil"/>
              <w:right w:val="nil"/>
            </w:tcBorders>
            <w:shd w:val="clear" w:color="auto" w:fill="auto"/>
            <w:noWrap/>
            <w:vAlign w:val="bottom"/>
          </w:tcPr>
          <w:p w14:paraId="25EB9297">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3.3901</w:t>
            </w:r>
          </w:p>
        </w:tc>
        <w:tc>
          <w:tcPr>
            <w:tcW w:w="1060" w:type="dxa"/>
            <w:tcBorders>
              <w:top w:val="nil"/>
              <w:left w:val="nil"/>
              <w:bottom w:val="nil"/>
              <w:right w:val="nil"/>
            </w:tcBorders>
            <w:shd w:val="clear" w:color="auto" w:fill="auto"/>
            <w:noWrap/>
            <w:vAlign w:val="bottom"/>
          </w:tcPr>
          <w:p w14:paraId="59636333">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1.3701</w:t>
            </w:r>
          </w:p>
        </w:tc>
      </w:tr>
      <w:tr w14:paraId="695E0741">
        <w:trPr>
          <w:trHeight w:val="280" w:hRule="atLeast"/>
          <w:jc w:val="center"/>
        </w:trPr>
        <w:tc>
          <w:tcPr>
            <w:tcW w:w="636" w:type="dxa"/>
            <w:vMerge w:val="continue"/>
            <w:tcBorders>
              <w:left w:val="nil"/>
              <w:right w:val="nil"/>
            </w:tcBorders>
            <w:shd w:val="clear" w:color="auto" w:fill="auto"/>
            <w:noWrap/>
            <w:vAlign w:val="center"/>
          </w:tcPr>
          <w:p w14:paraId="6BCA4181">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493FD871">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315F3427">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RLSR</w:t>
            </w:r>
          </w:p>
        </w:tc>
        <w:tc>
          <w:tcPr>
            <w:tcW w:w="1060" w:type="dxa"/>
            <w:tcBorders>
              <w:top w:val="nil"/>
              <w:left w:val="nil"/>
              <w:bottom w:val="nil"/>
              <w:right w:val="nil"/>
            </w:tcBorders>
            <w:shd w:val="clear" w:color="auto" w:fill="auto"/>
            <w:noWrap/>
            <w:vAlign w:val="bottom"/>
          </w:tcPr>
          <w:p w14:paraId="2C60927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0.8519</w:t>
            </w:r>
          </w:p>
        </w:tc>
        <w:tc>
          <w:tcPr>
            <w:tcW w:w="1060" w:type="dxa"/>
            <w:tcBorders>
              <w:top w:val="nil"/>
              <w:left w:val="nil"/>
              <w:bottom w:val="nil"/>
              <w:right w:val="nil"/>
            </w:tcBorders>
            <w:shd w:val="clear" w:color="auto" w:fill="auto"/>
            <w:noWrap/>
            <w:vAlign w:val="bottom"/>
          </w:tcPr>
          <w:p w14:paraId="0FE0827B">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1.7947</w:t>
            </w:r>
          </w:p>
        </w:tc>
        <w:tc>
          <w:tcPr>
            <w:tcW w:w="1060" w:type="dxa"/>
            <w:tcBorders>
              <w:top w:val="nil"/>
              <w:left w:val="nil"/>
              <w:bottom w:val="nil"/>
              <w:right w:val="nil"/>
            </w:tcBorders>
            <w:shd w:val="clear" w:color="auto" w:fill="auto"/>
            <w:noWrap/>
            <w:vAlign w:val="bottom"/>
          </w:tcPr>
          <w:p w14:paraId="32FA5D96">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2.5984</w:t>
            </w:r>
          </w:p>
        </w:tc>
        <w:tc>
          <w:tcPr>
            <w:tcW w:w="1060" w:type="dxa"/>
            <w:tcBorders>
              <w:top w:val="nil"/>
              <w:left w:val="nil"/>
              <w:bottom w:val="nil"/>
              <w:right w:val="nil"/>
            </w:tcBorders>
            <w:shd w:val="clear" w:color="auto" w:fill="auto"/>
            <w:noWrap/>
            <w:vAlign w:val="bottom"/>
          </w:tcPr>
          <w:p w14:paraId="49E5001C">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0.7932</w:t>
            </w:r>
          </w:p>
        </w:tc>
        <w:tc>
          <w:tcPr>
            <w:tcW w:w="1060" w:type="dxa"/>
            <w:tcBorders>
              <w:top w:val="nil"/>
              <w:left w:val="nil"/>
              <w:bottom w:val="nil"/>
              <w:right w:val="nil"/>
            </w:tcBorders>
            <w:shd w:val="clear" w:color="auto" w:fill="auto"/>
            <w:noWrap/>
            <w:vAlign w:val="bottom"/>
          </w:tcPr>
          <w:p w14:paraId="714209FC">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2.1124</w:t>
            </w:r>
          </w:p>
        </w:tc>
        <w:tc>
          <w:tcPr>
            <w:tcW w:w="1060" w:type="dxa"/>
            <w:tcBorders>
              <w:top w:val="nil"/>
              <w:left w:val="nil"/>
              <w:bottom w:val="nil"/>
              <w:right w:val="nil"/>
            </w:tcBorders>
            <w:shd w:val="clear" w:color="auto" w:fill="auto"/>
            <w:noWrap/>
            <w:vAlign w:val="bottom"/>
          </w:tcPr>
          <w:p w14:paraId="0D860442">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2.1988</w:t>
            </w:r>
          </w:p>
        </w:tc>
      </w:tr>
      <w:tr w14:paraId="7EB9A111">
        <w:trPr>
          <w:trHeight w:val="280" w:hRule="atLeast"/>
          <w:jc w:val="center"/>
        </w:trPr>
        <w:tc>
          <w:tcPr>
            <w:tcW w:w="636" w:type="dxa"/>
            <w:vMerge w:val="continue"/>
            <w:tcBorders>
              <w:left w:val="nil"/>
              <w:right w:val="nil"/>
            </w:tcBorders>
            <w:shd w:val="clear" w:color="auto" w:fill="auto"/>
            <w:noWrap/>
            <w:vAlign w:val="center"/>
          </w:tcPr>
          <w:p w14:paraId="57493A0E">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2F450513">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05E08984">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GradientBoosting</w:t>
            </w:r>
          </w:p>
        </w:tc>
        <w:tc>
          <w:tcPr>
            <w:tcW w:w="1060" w:type="dxa"/>
            <w:tcBorders>
              <w:top w:val="nil"/>
              <w:left w:val="nil"/>
              <w:bottom w:val="nil"/>
              <w:right w:val="nil"/>
            </w:tcBorders>
            <w:shd w:val="clear" w:color="auto" w:fill="auto"/>
            <w:noWrap/>
            <w:vAlign w:val="bottom"/>
          </w:tcPr>
          <w:p w14:paraId="120837BE">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0.9949</w:t>
            </w:r>
          </w:p>
        </w:tc>
        <w:tc>
          <w:tcPr>
            <w:tcW w:w="1060" w:type="dxa"/>
            <w:tcBorders>
              <w:top w:val="nil"/>
              <w:left w:val="nil"/>
              <w:bottom w:val="nil"/>
              <w:right w:val="nil"/>
            </w:tcBorders>
            <w:shd w:val="clear" w:color="auto" w:fill="auto"/>
            <w:noWrap/>
            <w:vAlign w:val="bottom"/>
          </w:tcPr>
          <w:p w14:paraId="604F1CA2">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0.3346</w:t>
            </w:r>
          </w:p>
        </w:tc>
        <w:tc>
          <w:tcPr>
            <w:tcW w:w="1060" w:type="dxa"/>
            <w:tcBorders>
              <w:top w:val="nil"/>
              <w:left w:val="nil"/>
              <w:bottom w:val="nil"/>
              <w:right w:val="nil"/>
            </w:tcBorders>
            <w:shd w:val="clear" w:color="auto" w:fill="auto"/>
            <w:noWrap/>
            <w:vAlign w:val="bottom"/>
          </w:tcPr>
          <w:p w14:paraId="560A5DEC">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13.9357</w:t>
            </w:r>
          </w:p>
        </w:tc>
        <w:tc>
          <w:tcPr>
            <w:tcW w:w="1060" w:type="dxa"/>
            <w:tcBorders>
              <w:top w:val="nil"/>
              <w:left w:val="nil"/>
              <w:bottom w:val="nil"/>
              <w:right w:val="nil"/>
            </w:tcBorders>
            <w:shd w:val="clear" w:color="auto" w:fill="auto"/>
            <w:noWrap/>
            <w:vAlign w:val="bottom"/>
          </w:tcPr>
          <w:p w14:paraId="66C2163A">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0.5348</w:t>
            </w:r>
          </w:p>
        </w:tc>
        <w:tc>
          <w:tcPr>
            <w:tcW w:w="1060" w:type="dxa"/>
            <w:tcBorders>
              <w:top w:val="nil"/>
              <w:left w:val="nil"/>
              <w:bottom w:val="nil"/>
              <w:right w:val="nil"/>
            </w:tcBorders>
            <w:shd w:val="clear" w:color="auto" w:fill="auto"/>
            <w:noWrap/>
            <w:vAlign w:val="bottom"/>
          </w:tcPr>
          <w:p w14:paraId="3EDB93B3">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3.1681</w:t>
            </w:r>
          </w:p>
        </w:tc>
        <w:tc>
          <w:tcPr>
            <w:tcW w:w="1060" w:type="dxa"/>
            <w:tcBorders>
              <w:top w:val="nil"/>
              <w:left w:val="nil"/>
              <w:bottom w:val="nil"/>
              <w:right w:val="nil"/>
            </w:tcBorders>
            <w:shd w:val="clear" w:color="auto" w:fill="auto"/>
            <w:noWrap/>
            <w:vAlign w:val="bottom"/>
          </w:tcPr>
          <w:p w14:paraId="08BE11B2">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1.4661</w:t>
            </w:r>
          </w:p>
        </w:tc>
      </w:tr>
      <w:tr w14:paraId="3C71D63D">
        <w:trPr>
          <w:trHeight w:val="280" w:hRule="atLeast"/>
          <w:jc w:val="center"/>
        </w:trPr>
        <w:tc>
          <w:tcPr>
            <w:tcW w:w="636" w:type="dxa"/>
            <w:vMerge w:val="continue"/>
            <w:tcBorders>
              <w:left w:val="nil"/>
              <w:right w:val="nil"/>
            </w:tcBorders>
            <w:shd w:val="clear" w:color="auto" w:fill="auto"/>
            <w:noWrap/>
            <w:vAlign w:val="center"/>
          </w:tcPr>
          <w:p w14:paraId="32650D5A">
            <w:pPr>
              <w:widowControl/>
              <w:jc w:val="center"/>
              <w:rPr>
                <w:rFonts w:ascii="Times New Roman" w:hAnsi="Times New Roman" w:eastAsia="宋体" w:cs="Times New Roman"/>
                <w:color w:val="000000"/>
                <w:kern w:val="0"/>
                <w:sz w:val="18"/>
                <w:szCs w:val="18"/>
                <w:lang w:bidi="ar"/>
              </w:rPr>
            </w:pPr>
          </w:p>
        </w:tc>
        <w:tc>
          <w:tcPr>
            <w:tcW w:w="1759" w:type="dxa"/>
            <w:vMerge w:val="restart"/>
            <w:tcBorders>
              <w:left w:val="nil"/>
              <w:right w:val="nil"/>
            </w:tcBorders>
            <w:shd w:val="clear" w:color="auto" w:fill="auto"/>
            <w:noWrap/>
            <w:vAlign w:val="center"/>
          </w:tcPr>
          <w:p w14:paraId="69BDF90E">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FD</w:t>
            </w:r>
          </w:p>
        </w:tc>
        <w:tc>
          <w:tcPr>
            <w:tcW w:w="2240" w:type="dxa"/>
            <w:tcBorders>
              <w:top w:val="nil"/>
              <w:left w:val="nil"/>
              <w:bottom w:val="nil"/>
              <w:right w:val="nil"/>
            </w:tcBorders>
            <w:shd w:val="clear" w:color="auto" w:fill="auto"/>
            <w:noWrap/>
            <w:vAlign w:val="bottom"/>
          </w:tcPr>
          <w:p w14:paraId="3808733D">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SVM</w:t>
            </w:r>
          </w:p>
        </w:tc>
        <w:tc>
          <w:tcPr>
            <w:tcW w:w="1060" w:type="dxa"/>
            <w:tcBorders>
              <w:top w:val="nil"/>
              <w:left w:val="nil"/>
              <w:bottom w:val="nil"/>
              <w:right w:val="nil"/>
            </w:tcBorders>
            <w:shd w:val="clear" w:color="auto" w:fill="auto"/>
            <w:noWrap/>
            <w:vAlign w:val="bottom"/>
          </w:tcPr>
          <w:p w14:paraId="3739CD3E">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0.5151</w:t>
            </w:r>
          </w:p>
        </w:tc>
        <w:tc>
          <w:tcPr>
            <w:tcW w:w="1060" w:type="dxa"/>
            <w:tcBorders>
              <w:top w:val="nil"/>
              <w:left w:val="nil"/>
              <w:bottom w:val="nil"/>
              <w:right w:val="nil"/>
            </w:tcBorders>
            <w:shd w:val="clear" w:color="auto" w:fill="auto"/>
            <w:noWrap/>
            <w:vAlign w:val="bottom"/>
          </w:tcPr>
          <w:p w14:paraId="3F839472">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3.2473</w:t>
            </w:r>
          </w:p>
        </w:tc>
        <w:tc>
          <w:tcPr>
            <w:tcW w:w="1060" w:type="dxa"/>
            <w:tcBorders>
              <w:top w:val="nil"/>
              <w:left w:val="nil"/>
              <w:bottom w:val="nil"/>
              <w:right w:val="nil"/>
            </w:tcBorders>
            <w:shd w:val="clear" w:color="auto" w:fill="auto"/>
            <w:noWrap/>
            <w:vAlign w:val="bottom"/>
          </w:tcPr>
          <w:p w14:paraId="35E2B9D9">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1.4361</w:t>
            </w:r>
          </w:p>
        </w:tc>
        <w:tc>
          <w:tcPr>
            <w:tcW w:w="1060" w:type="dxa"/>
            <w:tcBorders>
              <w:top w:val="nil"/>
              <w:left w:val="nil"/>
              <w:bottom w:val="nil"/>
              <w:right w:val="nil"/>
            </w:tcBorders>
            <w:shd w:val="clear" w:color="auto" w:fill="auto"/>
            <w:noWrap/>
            <w:vAlign w:val="bottom"/>
          </w:tcPr>
          <w:p w14:paraId="56008AE7">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0.4379</w:t>
            </w:r>
          </w:p>
        </w:tc>
        <w:tc>
          <w:tcPr>
            <w:tcW w:w="1060" w:type="dxa"/>
            <w:tcBorders>
              <w:top w:val="nil"/>
              <w:left w:val="nil"/>
              <w:bottom w:val="nil"/>
              <w:right w:val="nil"/>
            </w:tcBorders>
            <w:shd w:val="clear" w:color="auto" w:fill="auto"/>
            <w:noWrap/>
            <w:vAlign w:val="bottom"/>
          </w:tcPr>
          <w:p w14:paraId="6DDDAE49">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3.4823</w:t>
            </w:r>
          </w:p>
        </w:tc>
        <w:tc>
          <w:tcPr>
            <w:tcW w:w="1060" w:type="dxa"/>
            <w:tcBorders>
              <w:top w:val="nil"/>
              <w:left w:val="nil"/>
              <w:bottom w:val="nil"/>
              <w:right w:val="nil"/>
            </w:tcBorders>
            <w:shd w:val="clear" w:color="auto" w:fill="auto"/>
            <w:noWrap/>
            <w:vAlign w:val="bottom"/>
          </w:tcPr>
          <w:p w14:paraId="6C7415B6">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1.3338</w:t>
            </w:r>
          </w:p>
        </w:tc>
      </w:tr>
      <w:tr w14:paraId="74CCF511">
        <w:trPr>
          <w:trHeight w:val="280" w:hRule="atLeast"/>
          <w:jc w:val="center"/>
        </w:trPr>
        <w:tc>
          <w:tcPr>
            <w:tcW w:w="636" w:type="dxa"/>
            <w:vMerge w:val="continue"/>
            <w:tcBorders>
              <w:left w:val="nil"/>
              <w:right w:val="nil"/>
            </w:tcBorders>
            <w:shd w:val="clear" w:color="auto" w:fill="auto"/>
            <w:noWrap/>
            <w:vAlign w:val="center"/>
          </w:tcPr>
          <w:p w14:paraId="7634A405">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5C85470E">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0003CBDE">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Ridge</w:t>
            </w:r>
          </w:p>
        </w:tc>
        <w:tc>
          <w:tcPr>
            <w:tcW w:w="1060" w:type="dxa"/>
            <w:tcBorders>
              <w:top w:val="nil"/>
              <w:left w:val="nil"/>
              <w:bottom w:val="nil"/>
              <w:right w:val="nil"/>
            </w:tcBorders>
            <w:shd w:val="clear" w:color="auto" w:fill="auto"/>
            <w:noWrap/>
            <w:vAlign w:val="bottom"/>
          </w:tcPr>
          <w:p w14:paraId="2CB0A6B7">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0.6413</w:t>
            </w:r>
          </w:p>
        </w:tc>
        <w:tc>
          <w:tcPr>
            <w:tcW w:w="1060" w:type="dxa"/>
            <w:tcBorders>
              <w:top w:val="nil"/>
              <w:left w:val="nil"/>
              <w:bottom w:val="nil"/>
              <w:right w:val="nil"/>
            </w:tcBorders>
            <w:shd w:val="clear" w:color="auto" w:fill="auto"/>
            <w:noWrap/>
            <w:vAlign w:val="bottom"/>
          </w:tcPr>
          <w:p w14:paraId="0FF894A0">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2.7932</w:t>
            </w:r>
          </w:p>
        </w:tc>
        <w:tc>
          <w:tcPr>
            <w:tcW w:w="1060" w:type="dxa"/>
            <w:tcBorders>
              <w:top w:val="nil"/>
              <w:left w:val="nil"/>
              <w:bottom w:val="nil"/>
              <w:right w:val="nil"/>
            </w:tcBorders>
            <w:shd w:val="clear" w:color="auto" w:fill="auto"/>
            <w:noWrap/>
            <w:vAlign w:val="bottom"/>
          </w:tcPr>
          <w:p w14:paraId="4E6A6CC4">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1.6696</w:t>
            </w:r>
          </w:p>
        </w:tc>
        <w:tc>
          <w:tcPr>
            <w:tcW w:w="1060" w:type="dxa"/>
            <w:tcBorders>
              <w:top w:val="nil"/>
              <w:left w:val="nil"/>
              <w:bottom w:val="nil"/>
              <w:right w:val="nil"/>
            </w:tcBorders>
            <w:shd w:val="clear" w:color="auto" w:fill="auto"/>
            <w:noWrap/>
            <w:vAlign w:val="bottom"/>
          </w:tcPr>
          <w:p w14:paraId="63DB8AF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0.6463</w:t>
            </w:r>
          </w:p>
        </w:tc>
        <w:tc>
          <w:tcPr>
            <w:tcW w:w="1060" w:type="dxa"/>
            <w:tcBorders>
              <w:top w:val="nil"/>
              <w:left w:val="nil"/>
              <w:bottom w:val="nil"/>
              <w:right w:val="nil"/>
            </w:tcBorders>
            <w:shd w:val="clear" w:color="auto" w:fill="auto"/>
            <w:noWrap/>
            <w:vAlign w:val="bottom"/>
          </w:tcPr>
          <w:p w14:paraId="786EC2E0">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2.7624</w:t>
            </w:r>
          </w:p>
        </w:tc>
        <w:tc>
          <w:tcPr>
            <w:tcW w:w="1060" w:type="dxa"/>
            <w:tcBorders>
              <w:top w:val="nil"/>
              <w:left w:val="nil"/>
              <w:bottom w:val="nil"/>
              <w:right w:val="nil"/>
            </w:tcBorders>
            <w:shd w:val="clear" w:color="auto" w:fill="auto"/>
            <w:noWrap/>
            <w:vAlign w:val="bottom"/>
          </w:tcPr>
          <w:p w14:paraId="4C36FE77">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1.6814</w:t>
            </w:r>
          </w:p>
        </w:tc>
      </w:tr>
      <w:tr w14:paraId="7D139237">
        <w:trPr>
          <w:trHeight w:val="280" w:hRule="atLeast"/>
          <w:jc w:val="center"/>
        </w:trPr>
        <w:tc>
          <w:tcPr>
            <w:tcW w:w="636" w:type="dxa"/>
            <w:vMerge w:val="continue"/>
            <w:tcBorders>
              <w:left w:val="nil"/>
              <w:right w:val="nil"/>
            </w:tcBorders>
            <w:shd w:val="clear" w:color="auto" w:fill="auto"/>
            <w:noWrap/>
            <w:vAlign w:val="center"/>
          </w:tcPr>
          <w:p w14:paraId="75E28535">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0E1D4203">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137A1508">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RandomForest</w:t>
            </w:r>
          </w:p>
        </w:tc>
        <w:tc>
          <w:tcPr>
            <w:tcW w:w="1060" w:type="dxa"/>
            <w:tcBorders>
              <w:top w:val="nil"/>
              <w:left w:val="nil"/>
              <w:bottom w:val="nil"/>
              <w:right w:val="nil"/>
            </w:tcBorders>
            <w:shd w:val="clear" w:color="auto" w:fill="auto"/>
            <w:noWrap/>
            <w:vAlign w:val="bottom"/>
          </w:tcPr>
          <w:p w14:paraId="4D858043">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0.9116</w:t>
            </w:r>
          </w:p>
        </w:tc>
        <w:tc>
          <w:tcPr>
            <w:tcW w:w="1060" w:type="dxa"/>
            <w:tcBorders>
              <w:top w:val="nil"/>
              <w:left w:val="nil"/>
              <w:bottom w:val="nil"/>
              <w:right w:val="nil"/>
            </w:tcBorders>
            <w:shd w:val="clear" w:color="auto" w:fill="auto"/>
            <w:noWrap/>
            <w:vAlign w:val="bottom"/>
          </w:tcPr>
          <w:p w14:paraId="15967890">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1.3869</w:t>
            </w:r>
          </w:p>
        </w:tc>
        <w:tc>
          <w:tcPr>
            <w:tcW w:w="1060" w:type="dxa"/>
            <w:tcBorders>
              <w:top w:val="nil"/>
              <w:left w:val="nil"/>
              <w:bottom w:val="nil"/>
              <w:right w:val="nil"/>
            </w:tcBorders>
            <w:shd w:val="clear" w:color="auto" w:fill="auto"/>
            <w:noWrap/>
            <w:vAlign w:val="bottom"/>
          </w:tcPr>
          <w:p w14:paraId="489BE73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3.3625</w:t>
            </w:r>
          </w:p>
        </w:tc>
        <w:tc>
          <w:tcPr>
            <w:tcW w:w="1060" w:type="dxa"/>
            <w:tcBorders>
              <w:top w:val="nil"/>
              <w:left w:val="nil"/>
              <w:bottom w:val="nil"/>
              <w:right w:val="nil"/>
            </w:tcBorders>
            <w:shd w:val="clear" w:color="auto" w:fill="auto"/>
            <w:noWrap/>
            <w:vAlign w:val="bottom"/>
          </w:tcPr>
          <w:p w14:paraId="2001AD41">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0.4410</w:t>
            </w:r>
          </w:p>
        </w:tc>
        <w:tc>
          <w:tcPr>
            <w:tcW w:w="1060" w:type="dxa"/>
            <w:tcBorders>
              <w:top w:val="nil"/>
              <w:left w:val="nil"/>
              <w:bottom w:val="nil"/>
              <w:right w:val="nil"/>
            </w:tcBorders>
            <w:shd w:val="clear" w:color="auto" w:fill="auto"/>
            <w:noWrap/>
            <w:vAlign w:val="bottom"/>
          </w:tcPr>
          <w:p w14:paraId="7B6057A6">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3.4728</w:t>
            </w:r>
          </w:p>
        </w:tc>
        <w:tc>
          <w:tcPr>
            <w:tcW w:w="1060" w:type="dxa"/>
            <w:tcBorders>
              <w:top w:val="nil"/>
              <w:left w:val="nil"/>
              <w:bottom w:val="nil"/>
              <w:right w:val="nil"/>
            </w:tcBorders>
            <w:shd w:val="clear" w:color="auto" w:fill="auto"/>
            <w:noWrap/>
            <w:vAlign w:val="bottom"/>
          </w:tcPr>
          <w:p w14:paraId="3A0F6E9F">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1.3375</w:t>
            </w:r>
          </w:p>
        </w:tc>
      </w:tr>
      <w:tr w14:paraId="4BF39680">
        <w:trPr>
          <w:trHeight w:val="280" w:hRule="atLeast"/>
          <w:jc w:val="center"/>
        </w:trPr>
        <w:tc>
          <w:tcPr>
            <w:tcW w:w="636" w:type="dxa"/>
            <w:vMerge w:val="continue"/>
            <w:tcBorders>
              <w:left w:val="nil"/>
              <w:right w:val="nil"/>
            </w:tcBorders>
            <w:shd w:val="clear" w:color="auto" w:fill="auto"/>
            <w:noWrap/>
            <w:vAlign w:val="center"/>
          </w:tcPr>
          <w:p w14:paraId="72DD3A9E">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2C1EBC28">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32250EA4">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RLSR</w:t>
            </w:r>
          </w:p>
        </w:tc>
        <w:tc>
          <w:tcPr>
            <w:tcW w:w="1060" w:type="dxa"/>
            <w:tcBorders>
              <w:top w:val="nil"/>
              <w:left w:val="nil"/>
              <w:bottom w:val="nil"/>
              <w:right w:val="nil"/>
            </w:tcBorders>
            <w:shd w:val="clear" w:color="auto" w:fill="auto"/>
            <w:noWrap/>
            <w:vAlign w:val="bottom"/>
          </w:tcPr>
          <w:p w14:paraId="52AF87B0">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0.8006</w:t>
            </w:r>
          </w:p>
        </w:tc>
        <w:tc>
          <w:tcPr>
            <w:tcW w:w="1060" w:type="dxa"/>
            <w:tcBorders>
              <w:top w:val="nil"/>
              <w:left w:val="nil"/>
              <w:bottom w:val="nil"/>
              <w:right w:val="nil"/>
            </w:tcBorders>
            <w:shd w:val="clear" w:color="auto" w:fill="auto"/>
            <w:noWrap/>
            <w:vAlign w:val="bottom"/>
          </w:tcPr>
          <w:p w14:paraId="32F54A2C">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2.0826</w:t>
            </w:r>
          </w:p>
        </w:tc>
        <w:tc>
          <w:tcPr>
            <w:tcW w:w="1060" w:type="dxa"/>
            <w:tcBorders>
              <w:top w:val="nil"/>
              <w:left w:val="nil"/>
              <w:bottom w:val="nil"/>
              <w:right w:val="nil"/>
            </w:tcBorders>
            <w:shd w:val="clear" w:color="auto" w:fill="auto"/>
            <w:noWrap/>
            <w:vAlign w:val="bottom"/>
          </w:tcPr>
          <w:p w14:paraId="072B4EA8">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2.2393</w:t>
            </w:r>
          </w:p>
        </w:tc>
        <w:tc>
          <w:tcPr>
            <w:tcW w:w="1060" w:type="dxa"/>
            <w:tcBorders>
              <w:top w:val="nil"/>
              <w:left w:val="nil"/>
              <w:bottom w:val="nil"/>
              <w:right w:val="nil"/>
            </w:tcBorders>
            <w:shd w:val="clear" w:color="auto" w:fill="auto"/>
            <w:noWrap/>
            <w:vAlign w:val="bottom"/>
          </w:tcPr>
          <w:p w14:paraId="23754040">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0.6703</w:t>
            </w:r>
          </w:p>
        </w:tc>
        <w:tc>
          <w:tcPr>
            <w:tcW w:w="1060" w:type="dxa"/>
            <w:tcBorders>
              <w:top w:val="nil"/>
              <w:left w:val="nil"/>
              <w:bottom w:val="nil"/>
              <w:right w:val="nil"/>
            </w:tcBorders>
            <w:shd w:val="clear" w:color="auto" w:fill="auto"/>
            <w:noWrap/>
            <w:vAlign w:val="bottom"/>
          </w:tcPr>
          <w:p w14:paraId="642E9A16">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2.6671</w:t>
            </w:r>
          </w:p>
        </w:tc>
        <w:tc>
          <w:tcPr>
            <w:tcW w:w="1060" w:type="dxa"/>
            <w:tcBorders>
              <w:top w:val="nil"/>
              <w:left w:val="nil"/>
              <w:bottom w:val="nil"/>
              <w:right w:val="nil"/>
            </w:tcBorders>
            <w:shd w:val="clear" w:color="auto" w:fill="auto"/>
            <w:noWrap/>
            <w:vAlign w:val="bottom"/>
          </w:tcPr>
          <w:p w14:paraId="6ADA18BA">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1.7415</w:t>
            </w:r>
          </w:p>
        </w:tc>
      </w:tr>
      <w:tr w14:paraId="380AFDD6">
        <w:trPr>
          <w:trHeight w:val="280" w:hRule="atLeast"/>
          <w:jc w:val="center"/>
        </w:trPr>
        <w:tc>
          <w:tcPr>
            <w:tcW w:w="636" w:type="dxa"/>
            <w:vMerge w:val="continue"/>
            <w:tcBorders>
              <w:left w:val="nil"/>
              <w:right w:val="nil"/>
            </w:tcBorders>
            <w:shd w:val="clear" w:color="auto" w:fill="auto"/>
            <w:noWrap/>
            <w:vAlign w:val="center"/>
          </w:tcPr>
          <w:p w14:paraId="5AE17ACC">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1730DD32">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48A28F05">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GradientBoosting</w:t>
            </w:r>
          </w:p>
        </w:tc>
        <w:tc>
          <w:tcPr>
            <w:tcW w:w="1060" w:type="dxa"/>
            <w:tcBorders>
              <w:top w:val="nil"/>
              <w:left w:val="nil"/>
              <w:bottom w:val="nil"/>
              <w:right w:val="nil"/>
            </w:tcBorders>
            <w:shd w:val="clear" w:color="auto" w:fill="auto"/>
            <w:noWrap/>
            <w:vAlign w:val="bottom"/>
          </w:tcPr>
          <w:p w14:paraId="1F559413">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0.9904</w:t>
            </w:r>
          </w:p>
        </w:tc>
        <w:tc>
          <w:tcPr>
            <w:tcW w:w="1060" w:type="dxa"/>
            <w:tcBorders>
              <w:top w:val="nil"/>
              <w:left w:val="nil"/>
              <w:bottom w:val="nil"/>
              <w:right w:val="nil"/>
            </w:tcBorders>
            <w:shd w:val="clear" w:color="auto" w:fill="auto"/>
            <w:noWrap/>
            <w:vAlign w:val="bottom"/>
          </w:tcPr>
          <w:p w14:paraId="311E6DE7">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0.4572</w:t>
            </w:r>
          </w:p>
        </w:tc>
        <w:tc>
          <w:tcPr>
            <w:tcW w:w="1060" w:type="dxa"/>
            <w:tcBorders>
              <w:top w:val="nil"/>
              <w:left w:val="nil"/>
              <w:bottom w:val="nil"/>
              <w:right w:val="nil"/>
            </w:tcBorders>
            <w:shd w:val="clear" w:color="auto" w:fill="auto"/>
            <w:noWrap/>
            <w:vAlign w:val="bottom"/>
          </w:tcPr>
          <w:p w14:paraId="776AF7F4">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10.1996</w:t>
            </w:r>
          </w:p>
        </w:tc>
        <w:tc>
          <w:tcPr>
            <w:tcW w:w="1060" w:type="dxa"/>
            <w:tcBorders>
              <w:top w:val="nil"/>
              <w:left w:val="nil"/>
              <w:bottom w:val="nil"/>
              <w:right w:val="nil"/>
            </w:tcBorders>
            <w:shd w:val="clear" w:color="auto" w:fill="auto"/>
            <w:noWrap/>
            <w:vAlign w:val="bottom"/>
          </w:tcPr>
          <w:p w14:paraId="5DB73EF4">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0.5584</w:t>
            </w:r>
          </w:p>
        </w:tc>
        <w:tc>
          <w:tcPr>
            <w:tcW w:w="1060" w:type="dxa"/>
            <w:tcBorders>
              <w:top w:val="nil"/>
              <w:left w:val="nil"/>
              <w:bottom w:val="nil"/>
              <w:right w:val="nil"/>
            </w:tcBorders>
            <w:shd w:val="clear" w:color="auto" w:fill="auto"/>
            <w:noWrap/>
            <w:vAlign w:val="bottom"/>
          </w:tcPr>
          <w:p w14:paraId="59F7057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3.0864</w:t>
            </w:r>
          </w:p>
        </w:tc>
        <w:tc>
          <w:tcPr>
            <w:tcW w:w="1060" w:type="dxa"/>
            <w:tcBorders>
              <w:top w:val="nil"/>
              <w:left w:val="nil"/>
              <w:bottom w:val="nil"/>
              <w:right w:val="nil"/>
            </w:tcBorders>
            <w:shd w:val="clear" w:color="auto" w:fill="auto"/>
            <w:noWrap/>
            <w:vAlign w:val="bottom"/>
          </w:tcPr>
          <w:p w14:paraId="74994C24">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1.5049</w:t>
            </w:r>
          </w:p>
        </w:tc>
      </w:tr>
      <w:tr w14:paraId="74AE841D">
        <w:trPr>
          <w:trHeight w:val="280" w:hRule="atLeast"/>
          <w:jc w:val="center"/>
        </w:trPr>
        <w:tc>
          <w:tcPr>
            <w:tcW w:w="636" w:type="dxa"/>
            <w:vMerge w:val="continue"/>
            <w:tcBorders>
              <w:left w:val="nil"/>
              <w:right w:val="nil"/>
            </w:tcBorders>
            <w:shd w:val="clear" w:color="auto" w:fill="auto"/>
            <w:noWrap/>
            <w:vAlign w:val="center"/>
          </w:tcPr>
          <w:p w14:paraId="18B8BEDB">
            <w:pPr>
              <w:widowControl/>
              <w:jc w:val="center"/>
              <w:rPr>
                <w:rFonts w:ascii="Times New Roman" w:hAnsi="Times New Roman" w:eastAsia="宋体" w:cs="Times New Roman"/>
                <w:color w:val="000000"/>
                <w:kern w:val="0"/>
                <w:sz w:val="18"/>
                <w:szCs w:val="18"/>
                <w:lang w:bidi="ar"/>
              </w:rPr>
            </w:pPr>
          </w:p>
        </w:tc>
        <w:tc>
          <w:tcPr>
            <w:tcW w:w="1759" w:type="dxa"/>
            <w:vMerge w:val="restart"/>
            <w:tcBorders>
              <w:left w:val="nil"/>
              <w:right w:val="nil"/>
            </w:tcBorders>
            <w:shd w:val="clear" w:color="auto" w:fill="auto"/>
            <w:noWrap/>
            <w:vAlign w:val="center"/>
          </w:tcPr>
          <w:p w14:paraId="027E8F4F">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SD</w:t>
            </w:r>
          </w:p>
        </w:tc>
        <w:tc>
          <w:tcPr>
            <w:tcW w:w="2240" w:type="dxa"/>
            <w:tcBorders>
              <w:top w:val="nil"/>
              <w:left w:val="nil"/>
              <w:bottom w:val="nil"/>
              <w:right w:val="nil"/>
            </w:tcBorders>
            <w:shd w:val="clear" w:color="auto" w:fill="auto"/>
            <w:noWrap/>
            <w:vAlign w:val="bottom"/>
          </w:tcPr>
          <w:p w14:paraId="4C4C8292">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SVM</w:t>
            </w:r>
          </w:p>
        </w:tc>
        <w:tc>
          <w:tcPr>
            <w:tcW w:w="1060" w:type="dxa"/>
            <w:tcBorders>
              <w:top w:val="nil"/>
              <w:left w:val="nil"/>
              <w:bottom w:val="nil"/>
              <w:right w:val="nil"/>
            </w:tcBorders>
            <w:shd w:val="clear" w:color="auto" w:fill="auto"/>
            <w:noWrap/>
            <w:vAlign w:val="bottom"/>
          </w:tcPr>
          <w:p w14:paraId="2E39EFB6">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0.5150</w:t>
            </w:r>
          </w:p>
        </w:tc>
        <w:tc>
          <w:tcPr>
            <w:tcW w:w="1060" w:type="dxa"/>
            <w:tcBorders>
              <w:top w:val="nil"/>
              <w:left w:val="nil"/>
              <w:bottom w:val="nil"/>
              <w:right w:val="nil"/>
            </w:tcBorders>
            <w:shd w:val="clear" w:color="auto" w:fill="auto"/>
            <w:noWrap/>
            <w:vAlign w:val="bottom"/>
          </w:tcPr>
          <w:p w14:paraId="7FADED5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3.2477</w:t>
            </w:r>
          </w:p>
        </w:tc>
        <w:tc>
          <w:tcPr>
            <w:tcW w:w="1060" w:type="dxa"/>
            <w:tcBorders>
              <w:top w:val="nil"/>
              <w:left w:val="nil"/>
              <w:bottom w:val="nil"/>
              <w:right w:val="nil"/>
            </w:tcBorders>
            <w:shd w:val="clear" w:color="auto" w:fill="auto"/>
            <w:noWrap/>
            <w:vAlign w:val="bottom"/>
          </w:tcPr>
          <w:p w14:paraId="4E76DC60">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1.4359</w:t>
            </w:r>
          </w:p>
        </w:tc>
        <w:tc>
          <w:tcPr>
            <w:tcW w:w="1060" w:type="dxa"/>
            <w:tcBorders>
              <w:top w:val="nil"/>
              <w:left w:val="nil"/>
              <w:bottom w:val="nil"/>
              <w:right w:val="nil"/>
            </w:tcBorders>
            <w:shd w:val="clear" w:color="auto" w:fill="auto"/>
            <w:noWrap/>
            <w:vAlign w:val="bottom"/>
          </w:tcPr>
          <w:p w14:paraId="40F12A83">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0.4379</w:t>
            </w:r>
          </w:p>
        </w:tc>
        <w:tc>
          <w:tcPr>
            <w:tcW w:w="1060" w:type="dxa"/>
            <w:tcBorders>
              <w:top w:val="nil"/>
              <w:left w:val="nil"/>
              <w:bottom w:val="nil"/>
              <w:right w:val="nil"/>
            </w:tcBorders>
            <w:shd w:val="clear" w:color="auto" w:fill="auto"/>
            <w:noWrap/>
            <w:vAlign w:val="bottom"/>
          </w:tcPr>
          <w:p w14:paraId="7EF8C30C">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3.4824</w:t>
            </w:r>
          </w:p>
        </w:tc>
        <w:tc>
          <w:tcPr>
            <w:tcW w:w="1060" w:type="dxa"/>
            <w:tcBorders>
              <w:top w:val="nil"/>
              <w:left w:val="nil"/>
              <w:bottom w:val="nil"/>
              <w:right w:val="nil"/>
            </w:tcBorders>
            <w:shd w:val="clear" w:color="auto" w:fill="auto"/>
            <w:noWrap/>
            <w:vAlign w:val="bottom"/>
          </w:tcPr>
          <w:p w14:paraId="285F8CEF">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1.3338</w:t>
            </w:r>
          </w:p>
        </w:tc>
      </w:tr>
      <w:tr w14:paraId="5ED6BF26">
        <w:trPr>
          <w:trHeight w:val="280" w:hRule="atLeast"/>
          <w:jc w:val="center"/>
        </w:trPr>
        <w:tc>
          <w:tcPr>
            <w:tcW w:w="636" w:type="dxa"/>
            <w:vMerge w:val="continue"/>
            <w:tcBorders>
              <w:left w:val="nil"/>
              <w:right w:val="nil"/>
            </w:tcBorders>
            <w:shd w:val="clear" w:color="auto" w:fill="auto"/>
            <w:noWrap/>
            <w:vAlign w:val="center"/>
          </w:tcPr>
          <w:p w14:paraId="660F3DD3">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71C3BA11">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7CC60606">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Ridge</w:t>
            </w:r>
          </w:p>
        </w:tc>
        <w:tc>
          <w:tcPr>
            <w:tcW w:w="1060" w:type="dxa"/>
            <w:tcBorders>
              <w:top w:val="nil"/>
              <w:left w:val="nil"/>
              <w:bottom w:val="nil"/>
              <w:right w:val="nil"/>
            </w:tcBorders>
            <w:shd w:val="clear" w:color="auto" w:fill="auto"/>
            <w:noWrap/>
            <w:vAlign w:val="bottom"/>
          </w:tcPr>
          <w:p w14:paraId="53E20AF1">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0.6411</w:t>
            </w:r>
          </w:p>
        </w:tc>
        <w:tc>
          <w:tcPr>
            <w:tcW w:w="1060" w:type="dxa"/>
            <w:tcBorders>
              <w:top w:val="nil"/>
              <w:left w:val="nil"/>
              <w:bottom w:val="nil"/>
              <w:right w:val="nil"/>
            </w:tcBorders>
            <w:shd w:val="clear" w:color="auto" w:fill="auto"/>
            <w:noWrap/>
            <w:vAlign w:val="bottom"/>
          </w:tcPr>
          <w:p w14:paraId="21CA95A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2.7940</w:t>
            </w:r>
          </w:p>
        </w:tc>
        <w:tc>
          <w:tcPr>
            <w:tcW w:w="1060" w:type="dxa"/>
            <w:tcBorders>
              <w:top w:val="nil"/>
              <w:left w:val="nil"/>
              <w:bottom w:val="nil"/>
              <w:right w:val="nil"/>
            </w:tcBorders>
            <w:shd w:val="clear" w:color="auto" w:fill="auto"/>
            <w:noWrap/>
            <w:vAlign w:val="bottom"/>
          </w:tcPr>
          <w:p w14:paraId="73DBA977">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1.6691</w:t>
            </w:r>
          </w:p>
        </w:tc>
        <w:tc>
          <w:tcPr>
            <w:tcW w:w="1060" w:type="dxa"/>
            <w:tcBorders>
              <w:top w:val="nil"/>
              <w:left w:val="nil"/>
              <w:bottom w:val="nil"/>
              <w:right w:val="nil"/>
            </w:tcBorders>
            <w:shd w:val="clear" w:color="auto" w:fill="auto"/>
            <w:noWrap/>
            <w:vAlign w:val="bottom"/>
          </w:tcPr>
          <w:p w14:paraId="4D0121DB">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0.6461</w:t>
            </w:r>
          </w:p>
        </w:tc>
        <w:tc>
          <w:tcPr>
            <w:tcW w:w="1060" w:type="dxa"/>
            <w:tcBorders>
              <w:top w:val="nil"/>
              <w:left w:val="nil"/>
              <w:bottom w:val="nil"/>
              <w:right w:val="nil"/>
            </w:tcBorders>
            <w:shd w:val="clear" w:color="auto" w:fill="auto"/>
            <w:noWrap/>
            <w:vAlign w:val="bottom"/>
          </w:tcPr>
          <w:p w14:paraId="3F7CB07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2.7631</w:t>
            </w:r>
          </w:p>
        </w:tc>
        <w:tc>
          <w:tcPr>
            <w:tcW w:w="1060" w:type="dxa"/>
            <w:tcBorders>
              <w:top w:val="nil"/>
              <w:left w:val="nil"/>
              <w:bottom w:val="nil"/>
              <w:right w:val="nil"/>
            </w:tcBorders>
            <w:shd w:val="clear" w:color="auto" w:fill="auto"/>
            <w:noWrap/>
            <w:vAlign w:val="bottom"/>
          </w:tcPr>
          <w:p w14:paraId="2D8B94C3">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1.6810</w:t>
            </w:r>
          </w:p>
        </w:tc>
      </w:tr>
      <w:tr w14:paraId="3FED0346">
        <w:trPr>
          <w:trHeight w:val="280" w:hRule="atLeast"/>
          <w:jc w:val="center"/>
        </w:trPr>
        <w:tc>
          <w:tcPr>
            <w:tcW w:w="636" w:type="dxa"/>
            <w:vMerge w:val="continue"/>
            <w:tcBorders>
              <w:left w:val="nil"/>
              <w:right w:val="nil"/>
            </w:tcBorders>
            <w:shd w:val="clear" w:color="auto" w:fill="auto"/>
            <w:noWrap/>
            <w:vAlign w:val="center"/>
          </w:tcPr>
          <w:p w14:paraId="6F700B7D">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3875AFD3">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15E6FD68">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RandomForest</w:t>
            </w:r>
          </w:p>
        </w:tc>
        <w:tc>
          <w:tcPr>
            <w:tcW w:w="1060" w:type="dxa"/>
            <w:tcBorders>
              <w:top w:val="nil"/>
              <w:left w:val="nil"/>
              <w:bottom w:val="nil"/>
              <w:right w:val="nil"/>
            </w:tcBorders>
            <w:shd w:val="clear" w:color="auto" w:fill="auto"/>
            <w:noWrap/>
            <w:vAlign w:val="bottom"/>
          </w:tcPr>
          <w:p w14:paraId="59944AC2">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0.9111</w:t>
            </w:r>
          </w:p>
        </w:tc>
        <w:tc>
          <w:tcPr>
            <w:tcW w:w="1060" w:type="dxa"/>
            <w:tcBorders>
              <w:top w:val="nil"/>
              <w:left w:val="nil"/>
              <w:bottom w:val="nil"/>
              <w:right w:val="nil"/>
            </w:tcBorders>
            <w:shd w:val="clear" w:color="auto" w:fill="auto"/>
            <w:noWrap/>
            <w:vAlign w:val="bottom"/>
          </w:tcPr>
          <w:p w14:paraId="2904D55C">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1.3908</w:t>
            </w:r>
          </w:p>
        </w:tc>
        <w:tc>
          <w:tcPr>
            <w:tcW w:w="1060" w:type="dxa"/>
            <w:tcBorders>
              <w:top w:val="nil"/>
              <w:left w:val="nil"/>
              <w:bottom w:val="nil"/>
              <w:right w:val="nil"/>
            </w:tcBorders>
            <w:shd w:val="clear" w:color="auto" w:fill="auto"/>
            <w:noWrap/>
            <w:vAlign w:val="bottom"/>
          </w:tcPr>
          <w:p w14:paraId="3979FEF1">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3.3531</w:t>
            </w:r>
          </w:p>
        </w:tc>
        <w:tc>
          <w:tcPr>
            <w:tcW w:w="1060" w:type="dxa"/>
            <w:tcBorders>
              <w:top w:val="nil"/>
              <w:left w:val="nil"/>
              <w:bottom w:val="nil"/>
              <w:right w:val="nil"/>
            </w:tcBorders>
            <w:shd w:val="clear" w:color="auto" w:fill="auto"/>
            <w:noWrap/>
            <w:vAlign w:val="bottom"/>
          </w:tcPr>
          <w:p w14:paraId="18363932">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0.4120</w:t>
            </w:r>
          </w:p>
        </w:tc>
        <w:tc>
          <w:tcPr>
            <w:tcW w:w="1060" w:type="dxa"/>
            <w:tcBorders>
              <w:top w:val="nil"/>
              <w:left w:val="nil"/>
              <w:bottom w:val="nil"/>
              <w:right w:val="nil"/>
            </w:tcBorders>
            <w:shd w:val="clear" w:color="auto" w:fill="auto"/>
            <w:noWrap/>
            <w:vAlign w:val="bottom"/>
          </w:tcPr>
          <w:p w14:paraId="733CFE3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3.5618</w:t>
            </w:r>
          </w:p>
        </w:tc>
        <w:tc>
          <w:tcPr>
            <w:tcW w:w="1060" w:type="dxa"/>
            <w:tcBorders>
              <w:top w:val="nil"/>
              <w:left w:val="nil"/>
              <w:bottom w:val="nil"/>
              <w:right w:val="nil"/>
            </w:tcBorders>
            <w:shd w:val="clear" w:color="auto" w:fill="auto"/>
            <w:noWrap/>
            <w:vAlign w:val="bottom"/>
          </w:tcPr>
          <w:p w14:paraId="05F26A84">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1.3041</w:t>
            </w:r>
          </w:p>
        </w:tc>
      </w:tr>
      <w:tr w14:paraId="303E34DA">
        <w:trPr>
          <w:trHeight w:val="280" w:hRule="atLeast"/>
          <w:jc w:val="center"/>
        </w:trPr>
        <w:tc>
          <w:tcPr>
            <w:tcW w:w="636" w:type="dxa"/>
            <w:vMerge w:val="continue"/>
            <w:tcBorders>
              <w:left w:val="nil"/>
              <w:right w:val="nil"/>
            </w:tcBorders>
            <w:shd w:val="clear" w:color="auto" w:fill="auto"/>
            <w:noWrap/>
            <w:vAlign w:val="center"/>
          </w:tcPr>
          <w:p w14:paraId="02A36C8D">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528801B6">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46B68E91">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RLSR</w:t>
            </w:r>
          </w:p>
        </w:tc>
        <w:tc>
          <w:tcPr>
            <w:tcW w:w="1060" w:type="dxa"/>
            <w:tcBorders>
              <w:top w:val="nil"/>
              <w:left w:val="nil"/>
              <w:bottom w:val="nil"/>
              <w:right w:val="nil"/>
            </w:tcBorders>
            <w:shd w:val="clear" w:color="auto" w:fill="auto"/>
            <w:noWrap/>
            <w:vAlign w:val="bottom"/>
          </w:tcPr>
          <w:p w14:paraId="64882D49">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0.7802</w:t>
            </w:r>
          </w:p>
        </w:tc>
        <w:tc>
          <w:tcPr>
            <w:tcW w:w="1060" w:type="dxa"/>
            <w:tcBorders>
              <w:top w:val="nil"/>
              <w:left w:val="nil"/>
              <w:bottom w:val="nil"/>
              <w:right w:val="nil"/>
            </w:tcBorders>
            <w:shd w:val="clear" w:color="auto" w:fill="auto"/>
            <w:noWrap/>
            <w:vAlign w:val="bottom"/>
          </w:tcPr>
          <w:p w14:paraId="573E36D7">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2.1864</w:t>
            </w:r>
          </w:p>
        </w:tc>
        <w:tc>
          <w:tcPr>
            <w:tcW w:w="1060" w:type="dxa"/>
            <w:tcBorders>
              <w:top w:val="nil"/>
              <w:left w:val="nil"/>
              <w:bottom w:val="nil"/>
              <w:right w:val="nil"/>
            </w:tcBorders>
            <w:shd w:val="clear" w:color="auto" w:fill="auto"/>
            <w:noWrap/>
            <w:vAlign w:val="bottom"/>
          </w:tcPr>
          <w:p w14:paraId="08CAB079">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2.1329</w:t>
            </w:r>
          </w:p>
        </w:tc>
        <w:tc>
          <w:tcPr>
            <w:tcW w:w="1060" w:type="dxa"/>
            <w:tcBorders>
              <w:top w:val="nil"/>
              <w:left w:val="nil"/>
              <w:bottom w:val="nil"/>
              <w:right w:val="nil"/>
            </w:tcBorders>
            <w:shd w:val="clear" w:color="auto" w:fill="auto"/>
            <w:noWrap/>
            <w:vAlign w:val="bottom"/>
          </w:tcPr>
          <w:p w14:paraId="62E0C7AE">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0.6160</w:t>
            </w:r>
          </w:p>
        </w:tc>
        <w:tc>
          <w:tcPr>
            <w:tcW w:w="1060" w:type="dxa"/>
            <w:tcBorders>
              <w:top w:val="nil"/>
              <w:left w:val="nil"/>
              <w:bottom w:val="nil"/>
              <w:right w:val="nil"/>
            </w:tcBorders>
            <w:shd w:val="clear" w:color="auto" w:fill="auto"/>
            <w:noWrap/>
            <w:vAlign w:val="bottom"/>
          </w:tcPr>
          <w:p w14:paraId="6459411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2.8783</w:t>
            </w:r>
          </w:p>
        </w:tc>
        <w:tc>
          <w:tcPr>
            <w:tcW w:w="1060" w:type="dxa"/>
            <w:tcBorders>
              <w:top w:val="nil"/>
              <w:left w:val="nil"/>
              <w:bottom w:val="nil"/>
              <w:right w:val="nil"/>
            </w:tcBorders>
            <w:shd w:val="clear" w:color="auto" w:fill="auto"/>
            <w:noWrap/>
            <w:vAlign w:val="bottom"/>
          </w:tcPr>
          <w:p w14:paraId="4F23ECBF">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1.6137</w:t>
            </w:r>
          </w:p>
        </w:tc>
      </w:tr>
      <w:tr w14:paraId="7F1C7097">
        <w:trPr>
          <w:trHeight w:val="280" w:hRule="atLeast"/>
          <w:jc w:val="center"/>
        </w:trPr>
        <w:tc>
          <w:tcPr>
            <w:tcW w:w="636" w:type="dxa"/>
            <w:vMerge w:val="continue"/>
            <w:tcBorders>
              <w:left w:val="nil"/>
              <w:right w:val="nil"/>
            </w:tcBorders>
            <w:shd w:val="clear" w:color="auto" w:fill="auto"/>
            <w:noWrap/>
            <w:vAlign w:val="center"/>
          </w:tcPr>
          <w:p w14:paraId="5D7E6463">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54DE17F5">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674A04B8">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GradientBoosting</w:t>
            </w:r>
          </w:p>
        </w:tc>
        <w:tc>
          <w:tcPr>
            <w:tcW w:w="1060" w:type="dxa"/>
            <w:tcBorders>
              <w:top w:val="nil"/>
              <w:left w:val="nil"/>
              <w:bottom w:val="nil"/>
              <w:right w:val="nil"/>
            </w:tcBorders>
            <w:shd w:val="clear" w:color="auto" w:fill="auto"/>
            <w:noWrap/>
            <w:vAlign w:val="bottom"/>
          </w:tcPr>
          <w:p w14:paraId="1DA3E43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0.9906</w:t>
            </w:r>
          </w:p>
        </w:tc>
        <w:tc>
          <w:tcPr>
            <w:tcW w:w="1060" w:type="dxa"/>
            <w:tcBorders>
              <w:top w:val="nil"/>
              <w:left w:val="nil"/>
              <w:bottom w:val="nil"/>
              <w:right w:val="nil"/>
            </w:tcBorders>
            <w:shd w:val="clear" w:color="auto" w:fill="auto"/>
            <w:noWrap/>
            <w:vAlign w:val="bottom"/>
          </w:tcPr>
          <w:p w14:paraId="3376852B">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0.4510</w:t>
            </w:r>
          </w:p>
        </w:tc>
        <w:tc>
          <w:tcPr>
            <w:tcW w:w="1060" w:type="dxa"/>
            <w:tcBorders>
              <w:top w:val="nil"/>
              <w:left w:val="nil"/>
              <w:bottom w:val="nil"/>
              <w:right w:val="nil"/>
            </w:tcBorders>
            <w:shd w:val="clear" w:color="auto" w:fill="auto"/>
            <w:noWrap/>
            <w:vAlign w:val="bottom"/>
          </w:tcPr>
          <w:p w14:paraId="64DF9A23">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10.3393</w:t>
            </w:r>
          </w:p>
        </w:tc>
        <w:tc>
          <w:tcPr>
            <w:tcW w:w="1060" w:type="dxa"/>
            <w:tcBorders>
              <w:top w:val="nil"/>
              <w:left w:val="nil"/>
              <w:bottom w:val="nil"/>
              <w:right w:val="nil"/>
            </w:tcBorders>
            <w:shd w:val="clear" w:color="auto" w:fill="auto"/>
            <w:noWrap/>
            <w:vAlign w:val="bottom"/>
          </w:tcPr>
          <w:p w14:paraId="7129108C">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0.5247</w:t>
            </w:r>
          </w:p>
        </w:tc>
        <w:tc>
          <w:tcPr>
            <w:tcW w:w="1060" w:type="dxa"/>
            <w:tcBorders>
              <w:top w:val="nil"/>
              <w:left w:val="nil"/>
              <w:bottom w:val="nil"/>
              <w:right w:val="nil"/>
            </w:tcBorders>
            <w:shd w:val="clear" w:color="auto" w:fill="auto"/>
            <w:noWrap/>
            <w:vAlign w:val="bottom"/>
          </w:tcPr>
          <w:p w14:paraId="4F6CB0E9">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3.2023</w:t>
            </w:r>
          </w:p>
        </w:tc>
        <w:tc>
          <w:tcPr>
            <w:tcW w:w="1060" w:type="dxa"/>
            <w:tcBorders>
              <w:top w:val="nil"/>
              <w:left w:val="nil"/>
              <w:bottom w:val="nil"/>
              <w:right w:val="nil"/>
            </w:tcBorders>
            <w:shd w:val="clear" w:color="auto" w:fill="auto"/>
            <w:noWrap/>
            <w:vAlign w:val="bottom"/>
          </w:tcPr>
          <w:p w14:paraId="17CBC39F">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1.4504</w:t>
            </w:r>
          </w:p>
        </w:tc>
      </w:tr>
      <w:tr w14:paraId="270A4CF9">
        <w:trPr>
          <w:trHeight w:val="280" w:hRule="atLeast"/>
          <w:jc w:val="center"/>
        </w:trPr>
        <w:tc>
          <w:tcPr>
            <w:tcW w:w="636" w:type="dxa"/>
            <w:vMerge w:val="continue"/>
            <w:tcBorders>
              <w:left w:val="nil"/>
              <w:right w:val="nil"/>
            </w:tcBorders>
            <w:shd w:val="clear" w:color="auto" w:fill="auto"/>
            <w:noWrap/>
            <w:vAlign w:val="center"/>
          </w:tcPr>
          <w:p w14:paraId="01185C27">
            <w:pPr>
              <w:widowControl/>
              <w:jc w:val="center"/>
              <w:rPr>
                <w:rFonts w:ascii="Times New Roman" w:hAnsi="Times New Roman" w:eastAsia="宋体" w:cs="Times New Roman"/>
                <w:color w:val="000000"/>
                <w:kern w:val="0"/>
                <w:sz w:val="18"/>
                <w:szCs w:val="18"/>
                <w:lang w:bidi="ar"/>
              </w:rPr>
            </w:pPr>
          </w:p>
        </w:tc>
        <w:tc>
          <w:tcPr>
            <w:tcW w:w="1759" w:type="dxa"/>
            <w:vMerge w:val="restart"/>
            <w:tcBorders>
              <w:left w:val="nil"/>
              <w:right w:val="nil"/>
            </w:tcBorders>
            <w:shd w:val="clear" w:color="auto" w:fill="auto"/>
            <w:noWrap/>
            <w:vAlign w:val="center"/>
          </w:tcPr>
          <w:p w14:paraId="1E93EB0F">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SNV</w:t>
            </w:r>
          </w:p>
        </w:tc>
        <w:tc>
          <w:tcPr>
            <w:tcW w:w="2240" w:type="dxa"/>
            <w:tcBorders>
              <w:top w:val="nil"/>
              <w:left w:val="nil"/>
              <w:bottom w:val="nil"/>
              <w:right w:val="nil"/>
            </w:tcBorders>
            <w:shd w:val="clear" w:color="auto" w:fill="auto"/>
            <w:noWrap/>
            <w:vAlign w:val="bottom"/>
          </w:tcPr>
          <w:p w14:paraId="2BAD5C58">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SVM</w:t>
            </w:r>
          </w:p>
        </w:tc>
        <w:tc>
          <w:tcPr>
            <w:tcW w:w="1060" w:type="dxa"/>
            <w:tcBorders>
              <w:top w:val="nil"/>
              <w:left w:val="nil"/>
              <w:bottom w:val="nil"/>
              <w:right w:val="nil"/>
            </w:tcBorders>
            <w:shd w:val="clear" w:color="auto" w:fill="auto"/>
            <w:noWrap/>
            <w:vAlign w:val="bottom"/>
          </w:tcPr>
          <w:p w14:paraId="34BC5C4C">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0.4524</w:t>
            </w:r>
          </w:p>
        </w:tc>
        <w:tc>
          <w:tcPr>
            <w:tcW w:w="1060" w:type="dxa"/>
            <w:tcBorders>
              <w:top w:val="nil"/>
              <w:left w:val="nil"/>
              <w:bottom w:val="nil"/>
              <w:right w:val="nil"/>
            </w:tcBorders>
            <w:shd w:val="clear" w:color="auto" w:fill="auto"/>
            <w:noWrap/>
            <w:vAlign w:val="bottom"/>
          </w:tcPr>
          <w:p w14:paraId="392D93E8">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3.4508</w:t>
            </w:r>
          </w:p>
        </w:tc>
        <w:tc>
          <w:tcPr>
            <w:tcW w:w="1060" w:type="dxa"/>
            <w:tcBorders>
              <w:top w:val="nil"/>
              <w:left w:val="nil"/>
              <w:bottom w:val="nil"/>
              <w:right w:val="nil"/>
            </w:tcBorders>
            <w:shd w:val="clear" w:color="auto" w:fill="auto"/>
            <w:noWrap/>
            <w:vAlign w:val="bottom"/>
          </w:tcPr>
          <w:p w14:paraId="249007A2">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1.3514</w:t>
            </w:r>
          </w:p>
        </w:tc>
        <w:tc>
          <w:tcPr>
            <w:tcW w:w="1060" w:type="dxa"/>
            <w:tcBorders>
              <w:top w:val="nil"/>
              <w:left w:val="nil"/>
              <w:bottom w:val="nil"/>
              <w:right w:val="nil"/>
            </w:tcBorders>
            <w:shd w:val="clear" w:color="auto" w:fill="auto"/>
            <w:noWrap/>
            <w:vAlign w:val="bottom"/>
          </w:tcPr>
          <w:p w14:paraId="448193A3">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0.3784</w:t>
            </w:r>
          </w:p>
        </w:tc>
        <w:tc>
          <w:tcPr>
            <w:tcW w:w="1060" w:type="dxa"/>
            <w:tcBorders>
              <w:top w:val="nil"/>
              <w:left w:val="nil"/>
              <w:bottom w:val="nil"/>
              <w:right w:val="nil"/>
            </w:tcBorders>
            <w:shd w:val="clear" w:color="auto" w:fill="auto"/>
            <w:noWrap/>
            <w:vAlign w:val="bottom"/>
          </w:tcPr>
          <w:p w14:paraId="3A09C07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3.6620</w:t>
            </w:r>
          </w:p>
        </w:tc>
        <w:tc>
          <w:tcPr>
            <w:tcW w:w="1060" w:type="dxa"/>
            <w:tcBorders>
              <w:top w:val="nil"/>
              <w:left w:val="nil"/>
              <w:bottom w:val="nil"/>
              <w:right w:val="nil"/>
            </w:tcBorders>
            <w:shd w:val="clear" w:color="auto" w:fill="auto"/>
            <w:noWrap/>
            <w:vAlign w:val="bottom"/>
          </w:tcPr>
          <w:p w14:paraId="232A40F2">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1.2684</w:t>
            </w:r>
          </w:p>
        </w:tc>
      </w:tr>
      <w:tr w14:paraId="0ED860D4">
        <w:trPr>
          <w:trHeight w:val="280" w:hRule="atLeast"/>
          <w:jc w:val="center"/>
        </w:trPr>
        <w:tc>
          <w:tcPr>
            <w:tcW w:w="636" w:type="dxa"/>
            <w:vMerge w:val="continue"/>
            <w:tcBorders>
              <w:left w:val="nil"/>
              <w:right w:val="nil"/>
            </w:tcBorders>
            <w:shd w:val="clear" w:color="auto" w:fill="auto"/>
            <w:noWrap/>
            <w:vAlign w:val="center"/>
          </w:tcPr>
          <w:p w14:paraId="5137A3C1">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5E91FEE6">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21ECAAF4">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Ridge</w:t>
            </w:r>
          </w:p>
        </w:tc>
        <w:tc>
          <w:tcPr>
            <w:tcW w:w="1060" w:type="dxa"/>
            <w:tcBorders>
              <w:top w:val="nil"/>
              <w:left w:val="nil"/>
              <w:bottom w:val="nil"/>
              <w:right w:val="nil"/>
            </w:tcBorders>
            <w:shd w:val="clear" w:color="auto" w:fill="auto"/>
            <w:noWrap/>
            <w:vAlign w:val="bottom"/>
          </w:tcPr>
          <w:p w14:paraId="0F670D9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0.8121</w:t>
            </w:r>
          </w:p>
        </w:tc>
        <w:tc>
          <w:tcPr>
            <w:tcW w:w="1060" w:type="dxa"/>
            <w:tcBorders>
              <w:top w:val="nil"/>
              <w:left w:val="nil"/>
              <w:bottom w:val="nil"/>
              <w:right w:val="nil"/>
            </w:tcBorders>
            <w:shd w:val="clear" w:color="auto" w:fill="auto"/>
            <w:noWrap/>
            <w:vAlign w:val="bottom"/>
          </w:tcPr>
          <w:p w14:paraId="7F81F1A2">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2.0216</w:t>
            </w:r>
          </w:p>
        </w:tc>
        <w:tc>
          <w:tcPr>
            <w:tcW w:w="1060" w:type="dxa"/>
            <w:tcBorders>
              <w:top w:val="nil"/>
              <w:left w:val="nil"/>
              <w:bottom w:val="nil"/>
              <w:right w:val="nil"/>
            </w:tcBorders>
            <w:shd w:val="clear" w:color="auto" w:fill="auto"/>
            <w:noWrap/>
            <w:vAlign w:val="bottom"/>
          </w:tcPr>
          <w:p w14:paraId="371FDD7F">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2.3068</w:t>
            </w:r>
          </w:p>
        </w:tc>
        <w:tc>
          <w:tcPr>
            <w:tcW w:w="1060" w:type="dxa"/>
            <w:tcBorders>
              <w:top w:val="nil"/>
              <w:left w:val="nil"/>
              <w:bottom w:val="nil"/>
              <w:right w:val="nil"/>
            </w:tcBorders>
            <w:shd w:val="clear" w:color="auto" w:fill="auto"/>
            <w:noWrap/>
            <w:vAlign w:val="bottom"/>
          </w:tcPr>
          <w:p w14:paraId="5C811E89">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0.8543</w:t>
            </w:r>
          </w:p>
        </w:tc>
        <w:tc>
          <w:tcPr>
            <w:tcW w:w="1060" w:type="dxa"/>
            <w:tcBorders>
              <w:top w:val="nil"/>
              <w:left w:val="nil"/>
              <w:bottom w:val="nil"/>
              <w:right w:val="nil"/>
            </w:tcBorders>
            <w:shd w:val="clear" w:color="auto" w:fill="auto"/>
            <w:noWrap/>
            <w:vAlign w:val="bottom"/>
          </w:tcPr>
          <w:p w14:paraId="607D5FF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1.7729</w:t>
            </w:r>
          </w:p>
        </w:tc>
        <w:tc>
          <w:tcPr>
            <w:tcW w:w="1060" w:type="dxa"/>
            <w:tcBorders>
              <w:top w:val="nil"/>
              <w:left w:val="nil"/>
              <w:bottom w:val="nil"/>
              <w:right w:val="nil"/>
            </w:tcBorders>
            <w:shd w:val="clear" w:color="auto" w:fill="auto"/>
            <w:noWrap/>
            <w:vAlign w:val="bottom"/>
          </w:tcPr>
          <w:p w14:paraId="44D73350">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2.6198</w:t>
            </w:r>
          </w:p>
        </w:tc>
      </w:tr>
      <w:tr w14:paraId="6025BE11">
        <w:trPr>
          <w:trHeight w:val="280" w:hRule="atLeast"/>
          <w:jc w:val="center"/>
        </w:trPr>
        <w:tc>
          <w:tcPr>
            <w:tcW w:w="636" w:type="dxa"/>
            <w:vMerge w:val="continue"/>
            <w:tcBorders>
              <w:left w:val="nil"/>
              <w:right w:val="nil"/>
            </w:tcBorders>
            <w:shd w:val="clear" w:color="auto" w:fill="auto"/>
            <w:noWrap/>
            <w:vAlign w:val="center"/>
          </w:tcPr>
          <w:p w14:paraId="1E07538C">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1A1CF3FC">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63C8C105">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RandomForest</w:t>
            </w:r>
          </w:p>
        </w:tc>
        <w:tc>
          <w:tcPr>
            <w:tcW w:w="1060" w:type="dxa"/>
            <w:tcBorders>
              <w:top w:val="nil"/>
              <w:left w:val="nil"/>
              <w:bottom w:val="nil"/>
              <w:right w:val="nil"/>
            </w:tcBorders>
            <w:shd w:val="clear" w:color="auto" w:fill="auto"/>
            <w:noWrap/>
            <w:vAlign w:val="bottom"/>
          </w:tcPr>
          <w:p w14:paraId="27A1B8AE">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0.9159</w:t>
            </w:r>
          </w:p>
        </w:tc>
        <w:tc>
          <w:tcPr>
            <w:tcW w:w="1060" w:type="dxa"/>
            <w:tcBorders>
              <w:top w:val="nil"/>
              <w:left w:val="nil"/>
              <w:bottom w:val="nil"/>
              <w:right w:val="nil"/>
            </w:tcBorders>
            <w:shd w:val="clear" w:color="auto" w:fill="auto"/>
            <w:noWrap/>
            <w:vAlign w:val="bottom"/>
          </w:tcPr>
          <w:p w14:paraId="0236B937">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1.3520</w:t>
            </w:r>
          </w:p>
        </w:tc>
        <w:tc>
          <w:tcPr>
            <w:tcW w:w="1060" w:type="dxa"/>
            <w:tcBorders>
              <w:top w:val="nil"/>
              <w:left w:val="nil"/>
              <w:bottom w:val="nil"/>
              <w:right w:val="nil"/>
            </w:tcBorders>
            <w:shd w:val="clear" w:color="auto" w:fill="auto"/>
            <w:noWrap/>
            <w:vAlign w:val="bottom"/>
          </w:tcPr>
          <w:p w14:paraId="086C29D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3.4493</w:t>
            </w:r>
          </w:p>
        </w:tc>
        <w:tc>
          <w:tcPr>
            <w:tcW w:w="1060" w:type="dxa"/>
            <w:tcBorders>
              <w:top w:val="nil"/>
              <w:left w:val="nil"/>
              <w:bottom w:val="nil"/>
              <w:right w:val="nil"/>
            </w:tcBorders>
            <w:shd w:val="clear" w:color="auto" w:fill="auto"/>
            <w:noWrap/>
            <w:vAlign w:val="bottom"/>
          </w:tcPr>
          <w:p w14:paraId="388D825C">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0.5105</w:t>
            </w:r>
          </w:p>
        </w:tc>
        <w:tc>
          <w:tcPr>
            <w:tcW w:w="1060" w:type="dxa"/>
            <w:tcBorders>
              <w:top w:val="nil"/>
              <w:left w:val="nil"/>
              <w:bottom w:val="nil"/>
              <w:right w:val="nil"/>
            </w:tcBorders>
            <w:shd w:val="clear" w:color="auto" w:fill="auto"/>
            <w:noWrap/>
            <w:vAlign w:val="bottom"/>
          </w:tcPr>
          <w:p w14:paraId="27CED3D0">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3.2498</w:t>
            </w:r>
          </w:p>
        </w:tc>
        <w:tc>
          <w:tcPr>
            <w:tcW w:w="1060" w:type="dxa"/>
            <w:tcBorders>
              <w:top w:val="nil"/>
              <w:left w:val="nil"/>
              <w:bottom w:val="nil"/>
              <w:right w:val="nil"/>
            </w:tcBorders>
            <w:shd w:val="clear" w:color="auto" w:fill="auto"/>
            <w:noWrap/>
            <w:vAlign w:val="bottom"/>
          </w:tcPr>
          <w:p w14:paraId="44A0994B">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1.4293</w:t>
            </w:r>
          </w:p>
        </w:tc>
      </w:tr>
      <w:tr w14:paraId="2735ED6E">
        <w:trPr>
          <w:trHeight w:val="280" w:hRule="atLeast"/>
          <w:jc w:val="center"/>
        </w:trPr>
        <w:tc>
          <w:tcPr>
            <w:tcW w:w="636" w:type="dxa"/>
            <w:vMerge w:val="continue"/>
            <w:tcBorders>
              <w:left w:val="nil"/>
              <w:right w:val="nil"/>
            </w:tcBorders>
            <w:shd w:val="clear" w:color="auto" w:fill="auto"/>
            <w:noWrap/>
            <w:vAlign w:val="center"/>
          </w:tcPr>
          <w:p w14:paraId="22F97AA1">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57E22DE8">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1B07F8B2">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RLSR</w:t>
            </w:r>
          </w:p>
        </w:tc>
        <w:tc>
          <w:tcPr>
            <w:tcW w:w="1060" w:type="dxa"/>
            <w:tcBorders>
              <w:top w:val="nil"/>
              <w:left w:val="nil"/>
              <w:bottom w:val="nil"/>
              <w:right w:val="nil"/>
            </w:tcBorders>
            <w:shd w:val="clear" w:color="auto" w:fill="auto"/>
            <w:noWrap/>
            <w:vAlign w:val="bottom"/>
          </w:tcPr>
          <w:p w14:paraId="1BDC8F38">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0.8584</w:t>
            </w:r>
          </w:p>
        </w:tc>
        <w:tc>
          <w:tcPr>
            <w:tcW w:w="1060" w:type="dxa"/>
            <w:tcBorders>
              <w:top w:val="nil"/>
              <w:left w:val="nil"/>
              <w:bottom w:val="nil"/>
              <w:right w:val="nil"/>
            </w:tcBorders>
            <w:shd w:val="clear" w:color="auto" w:fill="auto"/>
            <w:noWrap/>
            <w:vAlign w:val="bottom"/>
          </w:tcPr>
          <w:p w14:paraId="776F26EA">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1.7549</w:t>
            </w:r>
          </w:p>
        </w:tc>
        <w:tc>
          <w:tcPr>
            <w:tcW w:w="1060" w:type="dxa"/>
            <w:tcBorders>
              <w:top w:val="nil"/>
              <w:left w:val="nil"/>
              <w:bottom w:val="nil"/>
              <w:right w:val="nil"/>
            </w:tcBorders>
            <w:shd w:val="clear" w:color="auto" w:fill="auto"/>
            <w:noWrap/>
            <w:vAlign w:val="bottom"/>
          </w:tcPr>
          <w:p w14:paraId="7E34DB76">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2.6574</w:t>
            </w:r>
          </w:p>
        </w:tc>
        <w:tc>
          <w:tcPr>
            <w:tcW w:w="1060" w:type="dxa"/>
            <w:tcBorders>
              <w:top w:val="nil"/>
              <w:left w:val="nil"/>
              <w:bottom w:val="nil"/>
              <w:right w:val="nil"/>
            </w:tcBorders>
            <w:shd w:val="clear" w:color="auto" w:fill="auto"/>
            <w:noWrap/>
            <w:vAlign w:val="bottom"/>
          </w:tcPr>
          <w:p w14:paraId="4CD432D4">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0.8235</w:t>
            </w:r>
          </w:p>
        </w:tc>
        <w:tc>
          <w:tcPr>
            <w:tcW w:w="1060" w:type="dxa"/>
            <w:tcBorders>
              <w:top w:val="nil"/>
              <w:left w:val="nil"/>
              <w:bottom w:val="nil"/>
              <w:right w:val="nil"/>
            </w:tcBorders>
            <w:shd w:val="clear" w:color="auto" w:fill="auto"/>
            <w:noWrap/>
            <w:vAlign w:val="bottom"/>
          </w:tcPr>
          <w:p w14:paraId="03AEDDB0">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1.9512</w:t>
            </w:r>
          </w:p>
        </w:tc>
        <w:tc>
          <w:tcPr>
            <w:tcW w:w="1060" w:type="dxa"/>
            <w:tcBorders>
              <w:top w:val="nil"/>
              <w:left w:val="nil"/>
              <w:bottom w:val="nil"/>
              <w:right w:val="nil"/>
            </w:tcBorders>
            <w:shd w:val="clear" w:color="auto" w:fill="auto"/>
            <w:noWrap/>
            <w:vAlign w:val="bottom"/>
          </w:tcPr>
          <w:p w14:paraId="667B6747">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2.3804</w:t>
            </w:r>
          </w:p>
        </w:tc>
      </w:tr>
      <w:tr w14:paraId="5897BBAC">
        <w:trPr>
          <w:trHeight w:val="280" w:hRule="atLeast"/>
          <w:jc w:val="center"/>
        </w:trPr>
        <w:tc>
          <w:tcPr>
            <w:tcW w:w="636" w:type="dxa"/>
            <w:vMerge w:val="continue"/>
            <w:tcBorders>
              <w:left w:val="nil"/>
              <w:right w:val="nil"/>
            </w:tcBorders>
            <w:shd w:val="clear" w:color="auto" w:fill="auto"/>
            <w:noWrap/>
            <w:vAlign w:val="center"/>
          </w:tcPr>
          <w:p w14:paraId="5AE2583F">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38604713">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609363BD">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GradientBoosting</w:t>
            </w:r>
          </w:p>
        </w:tc>
        <w:tc>
          <w:tcPr>
            <w:tcW w:w="1060" w:type="dxa"/>
            <w:tcBorders>
              <w:top w:val="nil"/>
              <w:left w:val="nil"/>
              <w:bottom w:val="nil"/>
              <w:right w:val="nil"/>
            </w:tcBorders>
            <w:shd w:val="clear" w:color="auto" w:fill="auto"/>
            <w:noWrap/>
            <w:vAlign w:val="bottom"/>
          </w:tcPr>
          <w:p w14:paraId="11664093">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0.9946</w:t>
            </w:r>
          </w:p>
        </w:tc>
        <w:tc>
          <w:tcPr>
            <w:tcW w:w="1060" w:type="dxa"/>
            <w:tcBorders>
              <w:top w:val="nil"/>
              <w:left w:val="nil"/>
              <w:bottom w:val="nil"/>
              <w:right w:val="nil"/>
            </w:tcBorders>
            <w:shd w:val="clear" w:color="auto" w:fill="auto"/>
            <w:noWrap/>
            <w:vAlign w:val="bottom"/>
          </w:tcPr>
          <w:p w14:paraId="1AC804FF">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0.3435</w:t>
            </w:r>
          </w:p>
        </w:tc>
        <w:tc>
          <w:tcPr>
            <w:tcW w:w="1060" w:type="dxa"/>
            <w:tcBorders>
              <w:top w:val="nil"/>
              <w:left w:val="nil"/>
              <w:bottom w:val="nil"/>
              <w:right w:val="nil"/>
            </w:tcBorders>
            <w:shd w:val="clear" w:color="auto" w:fill="auto"/>
            <w:noWrap/>
            <w:vAlign w:val="bottom"/>
          </w:tcPr>
          <w:p w14:paraId="067469F4">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13.5750</w:t>
            </w:r>
          </w:p>
        </w:tc>
        <w:tc>
          <w:tcPr>
            <w:tcW w:w="1060" w:type="dxa"/>
            <w:tcBorders>
              <w:top w:val="nil"/>
              <w:left w:val="nil"/>
              <w:bottom w:val="nil"/>
              <w:right w:val="nil"/>
            </w:tcBorders>
            <w:shd w:val="clear" w:color="auto" w:fill="auto"/>
            <w:noWrap/>
            <w:vAlign w:val="bottom"/>
          </w:tcPr>
          <w:p w14:paraId="3B117BC6">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0.5543</w:t>
            </w:r>
          </w:p>
        </w:tc>
        <w:tc>
          <w:tcPr>
            <w:tcW w:w="1060" w:type="dxa"/>
            <w:tcBorders>
              <w:top w:val="nil"/>
              <w:left w:val="nil"/>
              <w:bottom w:val="nil"/>
              <w:right w:val="nil"/>
            </w:tcBorders>
            <w:shd w:val="clear" w:color="auto" w:fill="auto"/>
            <w:noWrap/>
            <w:vAlign w:val="bottom"/>
          </w:tcPr>
          <w:p w14:paraId="28C6355F">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3.1010</w:t>
            </w:r>
          </w:p>
        </w:tc>
        <w:tc>
          <w:tcPr>
            <w:tcW w:w="1060" w:type="dxa"/>
            <w:tcBorders>
              <w:top w:val="nil"/>
              <w:left w:val="nil"/>
              <w:bottom w:val="nil"/>
              <w:right w:val="nil"/>
            </w:tcBorders>
            <w:shd w:val="clear" w:color="auto" w:fill="auto"/>
            <w:noWrap/>
            <w:vAlign w:val="bottom"/>
          </w:tcPr>
          <w:p w14:paraId="56FA3A34">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1.4978</w:t>
            </w:r>
          </w:p>
        </w:tc>
      </w:tr>
      <w:tr w14:paraId="7C95B0F0">
        <w:trPr>
          <w:trHeight w:val="280" w:hRule="atLeast"/>
          <w:jc w:val="center"/>
        </w:trPr>
        <w:tc>
          <w:tcPr>
            <w:tcW w:w="636" w:type="dxa"/>
            <w:vMerge w:val="continue"/>
            <w:tcBorders>
              <w:left w:val="nil"/>
              <w:right w:val="nil"/>
            </w:tcBorders>
            <w:shd w:val="clear" w:color="auto" w:fill="auto"/>
            <w:noWrap/>
            <w:vAlign w:val="center"/>
          </w:tcPr>
          <w:p w14:paraId="5007AD12">
            <w:pPr>
              <w:widowControl/>
              <w:jc w:val="center"/>
              <w:rPr>
                <w:rFonts w:ascii="Times New Roman" w:hAnsi="Times New Roman" w:eastAsia="宋体" w:cs="Times New Roman"/>
                <w:color w:val="000000"/>
                <w:kern w:val="0"/>
                <w:sz w:val="18"/>
                <w:szCs w:val="18"/>
                <w:lang w:bidi="ar"/>
              </w:rPr>
            </w:pPr>
          </w:p>
        </w:tc>
        <w:tc>
          <w:tcPr>
            <w:tcW w:w="1759" w:type="dxa"/>
            <w:vMerge w:val="restart"/>
            <w:tcBorders>
              <w:left w:val="nil"/>
              <w:right w:val="nil"/>
            </w:tcBorders>
            <w:shd w:val="clear" w:color="auto" w:fill="auto"/>
            <w:noWrap/>
            <w:vAlign w:val="center"/>
          </w:tcPr>
          <w:p w14:paraId="5187617B">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DETREND</w:t>
            </w:r>
          </w:p>
        </w:tc>
        <w:tc>
          <w:tcPr>
            <w:tcW w:w="2240" w:type="dxa"/>
            <w:tcBorders>
              <w:top w:val="nil"/>
              <w:left w:val="nil"/>
              <w:bottom w:val="nil"/>
              <w:right w:val="nil"/>
            </w:tcBorders>
            <w:shd w:val="clear" w:color="auto" w:fill="auto"/>
            <w:noWrap/>
            <w:vAlign w:val="bottom"/>
          </w:tcPr>
          <w:p w14:paraId="51B392A2">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SVM</w:t>
            </w:r>
          </w:p>
        </w:tc>
        <w:tc>
          <w:tcPr>
            <w:tcW w:w="1060" w:type="dxa"/>
            <w:tcBorders>
              <w:top w:val="nil"/>
              <w:left w:val="nil"/>
              <w:bottom w:val="nil"/>
              <w:right w:val="nil"/>
            </w:tcBorders>
            <w:shd w:val="clear" w:color="auto" w:fill="auto"/>
            <w:noWrap/>
            <w:vAlign w:val="bottom"/>
          </w:tcPr>
          <w:p w14:paraId="710D40B8">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0.5799</w:t>
            </w:r>
          </w:p>
        </w:tc>
        <w:tc>
          <w:tcPr>
            <w:tcW w:w="1060" w:type="dxa"/>
            <w:tcBorders>
              <w:top w:val="nil"/>
              <w:left w:val="nil"/>
              <w:bottom w:val="nil"/>
              <w:right w:val="nil"/>
            </w:tcBorders>
            <w:shd w:val="clear" w:color="auto" w:fill="auto"/>
            <w:noWrap/>
            <w:vAlign w:val="bottom"/>
          </w:tcPr>
          <w:p w14:paraId="2478B3F4">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3.0226</w:t>
            </w:r>
          </w:p>
        </w:tc>
        <w:tc>
          <w:tcPr>
            <w:tcW w:w="1060" w:type="dxa"/>
            <w:tcBorders>
              <w:top w:val="nil"/>
              <w:left w:val="nil"/>
              <w:bottom w:val="nil"/>
              <w:right w:val="nil"/>
            </w:tcBorders>
            <w:shd w:val="clear" w:color="auto" w:fill="auto"/>
            <w:noWrap/>
            <w:vAlign w:val="bottom"/>
          </w:tcPr>
          <w:p w14:paraId="459C5AB4">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1.5429</w:t>
            </w:r>
          </w:p>
        </w:tc>
        <w:tc>
          <w:tcPr>
            <w:tcW w:w="1060" w:type="dxa"/>
            <w:tcBorders>
              <w:top w:val="nil"/>
              <w:left w:val="nil"/>
              <w:bottom w:val="nil"/>
              <w:right w:val="nil"/>
            </w:tcBorders>
            <w:shd w:val="clear" w:color="auto" w:fill="auto"/>
            <w:noWrap/>
            <w:vAlign w:val="bottom"/>
          </w:tcPr>
          <w:p w14:paraId="1A5074AC">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0.5314</w:t>
            </w:r>
          </w:p>
        </w:tc>
        <w:tc>
          <w:tcPr>
            <w:tcW w:w="1060" w:type="dxa"/>
            <w:tcBorders>
              <w:top w:val="nil"/>
              <w:left w:val="nil"/>
              <w:bottom w:val="nil"/>
              <w:right w:val="nil"/>
            </w:tcBorders>
            <w:shd w:val="clear" w:color="auto" w:fill="auto"/>
            <w:noWrap/>
            <w:vAlign w:val="bottom"/>
          </w:tcPr>
          <w:p w14:paraId="1B98B6B0">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3.1794</w:t>
            </w:r>
          </w:p>
        </w:tc>
        <w:tc>
          <w:tcPr>
            <w:tcW w:w="1060" w:type="dxa"/>
            <w:tcBorders>
              <w:top w:val="nil"/>
              <w:left w:val="nil"/>
              <w:bottom w:val="nil"/>
              <w:right w:val="nil"/>
            </w:tcBorders>
            <w:shd w:val="clear" w:color="auto" w:fill="auto"/>
            <w:noWrap/>
            <w:vAlign w:val="bottom"/>
          </w:tcPr>
          <w:p w14:paraId="4CA54D5C">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1.4609</w:t>
            </w:r>
          </w:p>
        </w:tc>
      </w:tr>
      <w:tr w14:paraId="6977F103">
        <w:trPr>
          <w:trHeight w:val="280" w:hRule="atLeast"/>
          <w:jc w:val="center"/>
        </w:trPr>
        <w:tc>
          <w:tcPr>
            <w:tcW w:w="636" w:type="dxa"/>
            <w:vMerge w:val="continue"/>
            <w:tcBorders>
              <w:left w:val="nil"/>
              <w:right w:val="nil"/>
            </w:tcBorders>
            <w:shd w:val="clear" w:color="auto" w:fill="auto"/>
            <w:noWrap/>
            <w:vAlign w:val="center"/>
          </w:tcPr>
          <w:p w14:paraId="15B1E452">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6490DE4D">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24AD18E0">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Ridge</w:t>
            </w:r>
          </w:p>
        </w:tc>
        <w:tc>
          <w:tcPr>
            <w:tcW w:w="1060" w:type="dxa"/>
            <w:tcBorders>
              <w:top w:val="nil"/>
              <w:left w:val="nil"/>
              <w:bottom w:val="nil"/>
              <w:right w:val="nil"/>
            </w:tcBorders>
            <w:shd w:val="clear" w:color="auto" w:fill="auto"/>
            <w:noWrap/>
            <w:vAlign w:val="bottom"/>
          </w:tcPr>
          <w:p w14:paraId="1FA0083E">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0.7253</w:t>
            </w:r>
          </w:p>
        </w:tc>
        <w:tc>
          <w:tcPr>
            <w:tcW w:w="1060" w:type="dxa"/>
            <w:tcBorders>
              <w:top w:val="nil"/>
              <w:left w:val="nil"/>
              <w:bottom w:val="nil"/>
              <w:right w:val="nil"/>
            </w:tcBorders>
            <w:shd w:val="clear" w:color="auto" w:fill="auto"/>
            <w:noWrap/>
            <w:vAlign w:val="bottom"/>
          </w:tcPr>
          <w:p w14:paraId="5968F53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2.4444</w:t>
            </w:r>
          </w:p>
        </w:tc>
        <w:tc>
          <w:tcPr>
            <w:tcW w:w="1060" w:type="dxa"/>
            <w:tcBorders>
              <w:top w:val="nil"/>
              <w:left w:val="nil"/>
              <w:bottom w:val="nil"/>
              <w:right w:val="nil"/>
            </w:tcBorders>
            <w:shd w:val="clear" w:color="auto" w:fill="auto"/>
            <w:noWrap/>
            <w:vAlign w:val="bottom"/>
          </w:tcPr>
          <w:p w14:paraId="2A93E56C">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1.9078</w:t>
            </w:r>
          </w:p>
        </w:tc>
        <w:tc>
          <w:tcPr>
            <w:tcW w:w="1060" w:type="dxa"/>
            <w:tcBorders>
              <w:top w:val="nil"/>
              <w:left w:val="nil"/>
              <w:bottom w:val="nil"/>
              <w:right w:val="nil"/>
            </w:tcBorders>
            <w:shd w:val="clear" w:color="auto" w:fill="auto"/>
            <w:noWrap/>
            <w:vAlign w:val="bottom"/>
          </w:tcPr>
          <w:p w14:paraId="06D51AAF">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0.6943</w:t>
            </w:r>
          </w:p>
        </w:tc>
        <w:tc>
          <w:tcPr>
            <w:tcW w:w="1060" w:type="dxa"/>
            <w:tcBorders>
              <w:top w:val="nil"/>
              <w:left w:val="nil"/>
              <w:bottom w:val="nil"/>
              <w:right w:val="nil"/>
            </w:tcBorders>
            <w:shd w:val="clear" w:color="auto" w:fill="auto"/>
            <w:noWrap/>
            <w:vAlign w:val="bottom"/>
          </w:tcPr>
          <w:p w14:paraId="386D52C3">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2.5682</w:t>
            </w:r>
          </w:p>
        </w:tc>
        <w:tc>
          <w:tcPr>
            <w:tcW w:w="1060" w:type="dxa"/>
            <w:tcBorders>
              <w:top w:val="nil"/>
              <w:left w:val="nil"/>
              <w:bottom w:val="nil"/>
              <w:right w:val="nil"/>
            </w:tcBorders>
            <w:shd w:val="clear" w:color="auto" w:fill="auto"/>
            <w:noWrap/>
            <w:vAlign w:val="bottom"/>
          </w:tcPr>
          <w:p w14:paraId="550CDC9A">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1.8086</w:t>
            </w:r>
          </w:p>
        </w:tc>
      </w:tr>
      <w:tr w14:paraId="28124B76">
        <w:trPr>
          <w:trHeight w:val="280" w:hRule="atLeast"/>
          <w:jc w:val="center"/>
        </w:trPr>
        <w:tc>
          <w:tcPr>
            <w:tcW w:w="636" w:type="dxa"/>
            <w:vMerge w:val="continue"/>
            <w:tcBorders>
              <w:left w:val="nil"/>
              <w:right w:val="nil"/>
            </w:tcBorders>
            <w:shd w:val="clear" w:color="auto" w:fill="auto"/>
            <w:noWrap/>
            <w:vAlign w:val="center"/>
          </w:tcPr>
          <w:p w14:paraId="3965DD9A">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13F32ACC">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72BDA361">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RandomForest</w:t>
            </w:r>
          </w:p>
        </w:tc>
        <w:tc>
          <w:tcPr>
            <w:tcW w:w="1060" w:type="dxa"/>
            <w:tcBorders>
              <w:top w:val="nil"/>
              <w:left w:val="nil"/>
              <w:bottom w:val="nil"/>
              <w:right w:val="nil"/>
            </w:tcBorders>
            <w:shd w:val="clear" w:color="auto" w:fill="auto"/>
            <w:noWrap/>
            <w:vAlign w:val="bottom"/>
          </w:tcPr>
          <w:p w14:paraId="7031C72E">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0.9255</w:t>
            </w:r>
          </w:p>
        </w:tc>
        <w:tc>
          <w:tcPr>
            <w:tcW w:w="1060" w:type="dxa"/>
            <w:tcBorders>
              <w:top w:val="nil"/>
              <w:left w:val="nil"/>
              <w:bottom w:val="nil"/>
              <w:right w:val="nil"/>
            </w:tcBorders>
            <w:shd w:val="clear" w:color="auto" w:fill="auto"/>
            <w:noWrap/>
            <w:vAlign w:val="bottom"/>
          </w:tcPr>
          <w:p w14:paraId="40B33529">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1.2728</w:t>
            </w:r>
          </w:p>
        </w:tc>
        <w:tc>
          <w:tcPr>
            <w:tcW w:w="1060" w:type="dxa"/>
            <w:tcBorders>
              <w:top w:val="nil"/>
              <w:left w:val="nil"/>
              <w:bottom w:val="nil"/>
              <w:right w:val="nil"/>
            </w:tcBorders>
            <w:shd w:val="clear" w:color="auto" w:fill="auto"/>
            <w:noWrap/>
            <w:vAlign w:val="bottom"/>
          </w:tcPr>
          <w:p w14:paraId="360B2CB4">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3.6639</w:t>
            </w:r>
          </w:p>
        </w:tc>
        <w:tc>
          <w:tcPr>
            <w:tcW w:w="1060" w:type="dxa"/>
            <w:tcBorders>
              <w:top w:val="nil"/>
              <w:left w:val="nil"/>
              <w:bottom w:val="nil"/>
              <w:right w:val="nil"/>
            </w:tcBorders>
            <w:shd w:val="clear" w:color="auto" w:fill="auto"/>
            <w:noWrap/>
            <w:vAlign w:val="bottom"/>
          </w:tcPr>
          <w:p w14:paraId="65BEC1D1">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0.5422</w:t>
            </w:r>
          </w:p>
        </w:tc>
        <w:tc>
          <w:tcPr>
            <w:tcW w:w="1060" w:type="dxa"/>
            <w:tcBorders>
              <w:top w:val="nil"/>
              <w:left w:val="nil"/>
              <w:bottom w:val="nil"/>
              <w:right w:val="nil"/>
            </w:tcBorders>
            <w:shd w:val="clear" w:color="auto" w:fill="auto"/>
            <w:noWrap/>
            <w:vAlign w:val="bottom"/>
          </w:tcPr>
          <w:p w14:paraId="621E5341">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3.1427</w:t>
            </w:r>
          </w:p>
        </w:tc>
        <w:tc>
          <w:tcPr>
            <w:tcW w:w="1060" w:type="dxa"/>
            <w:tcBorders>
              <w:top w:val="nil"/>
              <w:left w:val="nil"/>
              <w:bottom w:val="nil"/>
              <w:right w:val="nil"/>
            </w:tcBorders>
            <w:shd w:val="clear" w:color="auto" w:fill="auto"/>
            <w:noWrap/>
            <w:vAlign w:val="bottom"/>
          </w:tcPr>
          <w:p w14:paraId="406CC6C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1.4780</w:t>
            </w:r>
          </w:p>
        </w:tc>
      </w:tr>
      <w:tr w14:paraId="7E27B854">
        <w:trPr>
          <w:trHeight w:val="280" w:hRule="atLeast"/>
          <w:jc w:val="center"/>
        </w:trPr>
        <w:tc>
          <w:tcPr>
            <w:tcW w:w="636" w:type="dxa"/>
            <w:vMerge w:val="continue"/>
            <w:tcBorders>
              <w:left w:val="nil"/>
              <w:right w:val="nil"/>
            </w:tcBorders>
            <w:shd w:val="clear" w:color="auto" w:fill="auto"/>
            <w:noWrap/>
            <w:vAlign w:val="center"/>
          </w:tcPr>
          <w:p w14:paraId="60E5A3D0">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right w:val="nil"/>
            </w:tcBorders>
            <w:shd w:val="clear" w:color="auto" w:fill="auto"/>
            <w:noWrap/>
            <w:vAlign w:val="center"/>
          </w:tcPr>
          <w:p w14:paraId="64CA5A5F">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nil"/>
              <w:right w:val="nil"/>
            </w:tcBorders>
            <w:shd w:val="clear" w:color="auto" w:fill="auto"/>
            <w:noWrap/>
            <w:vAlign w:val="bottom"/>
          </w:tcPr>
          <w:p w14:paraId="41F9D95C">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RLSR</w:t>
            </w:r>
          </w:p>
        </w:tc>
        <w:tc>
          <w:tcPr>
            <w:tcW w:w="1060" w:type="dxa"/>
            <w:tcBorders>
              <w:top w:val="nil"/>
              <w:left w:val="nil"/>
              <w:bottom w:val="nil"/>
              <w:right w:val="nil"/>
            </w:tcBorders>
            <w:shd w:val="clear" w:color="auto" w:fill="auto"/>
            <w:noWrap/>
            <w:vAlign w:val="bottom"/>
          </w:tcPr>
          <w:p w14:paraId="29147903">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0.8517</w:t>
            </w:r>
          </w:p>
        </w:tc>
        <w:tc>
          <w:tcPr>
            <w:tcW w:w="1060" w:type="dxa"/>
            <w:tcBorders>
              <w:top w:val="nil"/>
              <w:left w:val="nil"/>
              <w:bottom w:val="nil"/>
              <w:right w:val="nil"/>
            </w:tcBorders>
            <w:shd w:val="clear" w:color="auto" w:fill="auto"/>
            <w:noWrap/>
            <w:vAlign w:val="bottom"/>
          </w:tcPr>
          <w:p w14:paraId="117332B9">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1.7960</w:t>
            </w:r>
          </w:p>
        </w:tc>
        <w:tc>
          <w:tcPr>
            <w:tcW w:w="1060" w:type="dxa"/>
            <w:tcBorders>
              <w:top w:val="nil"/>
              <w:left w:val="nil"/>
              <w:bottom w:val="nil"/>
              <w:right w:val="nil"/>
            </w:tcBorders>
            <w:shd w:val="clear" w:color="auto" w:fill="auto"/>
            <w:noWrap/>
            <w:vAlign w:val="bottom"/>
          </w:tcPr>
          <w:p w14:paraId="0B6D9364">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2.5966</w:t>
            </w:r>
          </w:p>
        </w:tc>
        <w:tc>
          <w:tcPr>
            <w:tcW w:w="1060" w:type="dxa"/>
            <w:tcBorders>
              <w:top w:val="nil"/>
              <w:left w:val="nil"/>
              <w:bottom w:val="nil"/>
              <w:right w:val="nil"/>
            </w:tcBorders>
            <w:shd w:val="clear" w:color="auto" w:fill="auto"/>
            <w:noWrap/>
            <w:vAlign w:val="bottom"/>
          </w:tcPr>
          <w:p w14:paraId="05BC0EF1">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0.7903</w:t>
            </w:r>
          </w:p>
        </w:tc>
        <w:tc>
          <w:tcPr>
            <w:tcW w:w="1060" w:type="dxa"/>
            <w:tcBorders>
              <w:top w:val="nil"/>
              <w:left w:val="nil"/>
              <w:bottom w:val="nil"/>
              <w:right w:val="nil"/>
            </w:tcBorders>
            <w:shd w:val="clear" w:color="auto" w:fill="auto"/>
            <w:noWrap/>
            <w:vAlign w:val="bottom"/>
          </w:tcPr>
          <w:p w14:paraId="1A95DC17">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2.1272</w:t>
            </w:r>
          </w:p>
        </w:tc>
        <w:tc>
          <w:tcPr>
            <w:tcW w:w="1060" w:type="dxa"/>
            <w:tcBorders>
              <w:top w:val="nil"/>
              <w:left w:val="nil"/>
              <w:bottom w:val="nil"/>
              <w:right w:val="nil"/>
            </w:tcBorders>
            <w:shd w:val="clear" w:color="auto" w:fill="auto"/>
            <w:noWrap/>
            <w:vAlign w:val="bottom"/>
          </w:tcPr>
          <w:p w14:paraId="02291C1A">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2.1835</w:t>
            </w:r>
          </w:p>
        </w:tc>
      </w:tr>
      <w:tr w14:paraId="79B4C3D0">
        <w:trPr>
          <w:trHeight w:val="280" w:hRule="atLeast"/>
          <w:jc w:val="center"/>
        </w:trPr>
        <w:tc>
          <w:tcPr>
            <w:tcW w:w="636" w:type="dxa"/>
            <w:vMerge w:val="continue"/>
            <w:tcBorders>
              <w:left w:val="nil"/>
              <w:bottom w:val="single" w:color="auto" w:sz="4" w:space="0"/>
              <w:right w:val="nil"/>
            </w:tcBorders>
            <w:shd w:val="clear" w:color="auto" w:fill="auto"/>
            <w:noWrap/>
            <w:vAlign w:val="center"/>
          </w:tcPr>
          <w:p w14:paraId="3AADFDB8">
            <w:pPr>
              <w:widowControl/>
              <w:jc w:val="center"/>
              <w:rPr>
                <w:rFonts w:ascii="Times New Roman" w:hAnsi="Times New Roman" w:eastAsia="宋体" w:cs="Times New Roman"/>
                <w:color w:val="000000"/>
                <w:kern w:val="0"/>
                <w:sz w:val="18"/>
                <w:szCs w:val="18"/>
                <w:lang w:bidi="ar"/>
              </w:rPr>
            </w:pPr>
          </w:p>
        </w:tc>
        <w:tc>
          <w:tcPr>
            <w:tcW w:w="1759" w:type="dxa"/>
            <w:vMerge w:val="continue"/>
            <w:tcBorders>
              <w:left w:val="nil"/>
              <w:bottom w:val="single" w:color="auto" w:sz="4" w:space="0"/>
              <w:right w:val="nil"/>
            </w:tcBorders>
            <w:shd w:val="clear" w:color="auto" w:fill="auto"/>
            <w:noWrap/>
            <w:vAlign w:val="center"/>
          </w:tcPr>
          <w:p w14:paraId="3FEB5130">
            <w:pPr>
              <w:widowControl/>
              <w:jc w:val="center"/>
              <w:rPr>
                <w:rFonts w:ascii="Times New Roman" w:hAnsi="Times New Roman" w:eastAsia="宋体" w:cs="Times New Roman"/>
                <w:color w:val="000000"/>
                <w:kern w:val="0"/>
                <w:sz w:val="18"/>
                <w:szCs w:val="18"/>
                <w:lang w:bidi="ar"/>
              </w:rPr>
            </w:pPr>
          </w:p>
        </w:tc>
        <w:tc>
          <w:tcPr>
            <w:tcW w:w="2240" w:type="dxa"/>
            <w:tcBorders>
              <w:top w:val="nil"/>
              <w:left w:val="nil"/>
              <w:bottom w:val="single" w:color="auto" w:sz="4" w:space="0"/>
              <w:right w:val="nil"/>
            </w:tcBorders>
            <w:shd w:val="clear" w:color="auto" w:fill="auto"/>
            <w:noWrap/>
            <w:vAlign w:val="bottom"/>
          </w:tcPr>
          <w:p w14:paraId="41967401">
            <w:pPr>
              <w:widowControl/>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GradientBoosting</w:t>
            </w:r>
          </w:p>
        </w:tc>
        <w:tc>
          <w:tcPr>
            <w:tcW w:w="1060" w:type="dxa"/>
            <w:tcBorders>
              <w:top w:val="nil"/>
              <w:left w:val="nil"/>
              <w:bottom w:val="single" w:color="auto" w:sz="4" w:space="0"/>
              <w:right w:val="nil"/>
            </w:tcBorders>
            <w:shd w:val="clear" w:color="auto" w:fill="auto"/>
            <w:noWrap/>
            <w:vAlign w:val="bottom"/>
          </w:tcPr>
          <w:p w14:paraId="43ED34D6">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0.9948</w:t>
            </w:r>
          </w:p>
        </w:tc>
        <w:tc>
          <w:tcPr>
            <w:tcW w:w="1060" w:type="dxa"/>
            <w:tcBorders>
              <w:top w:val="nil"/>
              <w:left w:val="nil"/>
              <w:bottom w:val="single" w:color="auto" w:sz="4" w:space="0"/>
              <w:right w:val="nil"/>
            </w:tcBorders>
            <w:shd w:val="clear" w:color="auto" w:fill="auto"/>
            <w:noWrap/>
            <w:vAlign w:val="bottom"/>
          </w:tcPr>
          <w:p w14:paraId="7E10D3D9">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0.3369</w:t>
            </w:r>
          </w:p>
        </w:tc>
        <w:tc>
          <w:tcPr>
            <w:tcW w:w="1060" w:type="dxa"/>
            <w:tcBorders>
              <w:top w:val="nil"/>
              <w:left w:val="nil"/>
              <w:bottom w:val="single" w:color="auto" w:sz="4" w:space="0"/>
              <w:right w:val="nil"/>
            </w:tcBorders>
            <w:shd w:val="clear" w:color="auto" w:fill="auto"/>
            <w:noWrap/>
            <w:vAlign w:val="bottom"/>
          </w:tcPr>
          <w:p w14:paraId="669C316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13.8433</w:t>
            </w:r>
          </w:p>
        </w:tc>
        <w:tc>
          <w:tcPr>
            <w:tcW w:w="1060" w:type="dxa"/>
            <w:tcBorders>
              <w:top w:val="nil"/>
              <w:left w:val="nil"/>
              <w:bottom w:val="single" w:color="auto" w:sz="4" w:space="0"/>
              <w:right w:val="nil"/>
            </w:tcBorders>
            <w:shd w:val="clear" w:color="auto" w:fill="auto"/>
            <w:noWrap/>
            <w:vAlign w:val="bottom"/>
          </w:tcPr>
          <w:p w14:paraId="11211DB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0.5780</w:t>
            </w:r>
          </w:p>
        </w:tc>
        <w:tc>
          <w:tcPr>
            <w:tcW w:w="1060" w:type="dxa"/>
            <w:tcBorders>
              <w:top w:val="nil"/>
              <w:left w:val="nil"/>
              <w:bottom w:val="single" w:color="auto" w:sz="4" w:space="0"/>
              <w:right w:val="nil"/>
            </w:tcBorders>
            <w:shd w:val="clear" w:color="auto" w:fill="auto"/>
            <w:noWrap/>
            <w:vAlign w:val="bottom"/>
          </w:tcPr>
          <w:p w14:paraId="3E7D6CF0">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3.0173</w:t>
            </w:r>
          </w:p>
        </w:tc>
        <w:tc>
          <w:tcPr>
            <w:tcW w:w="1060" w:type="dxa"/>
            <w:tcBorders>
              <w:top w:val="nil"/>
              <w:left w:val="nil"/>
              <w:bottom w:val="single" w:color="auto" w:sz="4" w:space="0"/>
              <w:right w:val="nil"/>
            </w:tcBorders>
            <w:shd w:val="clear" w:color="auto" w:fill="auto"/>
            <w:noWrap/>
            <w:vAlign w:val="bottom"/>
          </w:tcPr>
          <w:p w14:paraId="6CC91843">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1.5394</w:t>
            </w:r>
          </w:p>
        </w:tc>
      </w:tr>
    </w:tbl>
    <w:p w14:paraId="1AB7DEE1">
      <w:pPr>
        <w:widowControl/>
        <w:jc w:val="left"/>
        <w:rPr>
          <w:rFonts w:ascii="Times New Roman" w:hAnsi="Times New Roman" w:cs="Times New Roman"/>
        </w:rPr>
      </w:pPr>
    </w:p>
    <w:p w14:paraId="27F970E4">
      <w:pPr>
        <w:autoSpaceDN w:val="0"/>
        <w:rPr>
          <w:rFonts w:ascii="Times New Roman" w:hAnsi="Times New Roman" w:eastAsia="宋体" w:cs="Times New Roman"/>
          <w:color w:val="000000"/>
          <w:kern w:val="0"/>
          <w:sz w:val="18"/>
          <w:szCs w:val="18"/>
          <w:lang w:bidi="ar"/>
        </w:rPr>
      </w:pPr>
      <w:r>
        <w:rPr>
          <w:rFonts w:ascii="Times New Roman" w:hAnsi="Times New Roman" w:eastAsia="宋体" w:cs="Times New Roman"/>
          <w:color w:val="000000"/>
          <w:kern w:val="0"/>
          <w:sz w:val="18"/>
          <w:szCs w:val="18"/>
          <w:lang w:bidi="ar"/>
        </w:rPr>
        <w:t>3.</w:t>
      </w:r>
      <w:r>
        <w:rPr>
          <w:rFonts w:hint="eastAsia" w:ascii="Times New Roman" w:hAnsi="Times New Roman" w:eastAsia="宋体" w:cs="Times New Roman"/>
          <w:color w:val="000000"/>
          <w:kern w:val="0"/>
          <w:sz w:val="18"/>
          <w:szCs w:val="18"/>
          <w:lang w:bidi="ar"/>
        </w:rPr>
        <w:t>3.2 DS-DCNN 模型</w:t>
      </w:r>
    </w:p>
    <w:p w14:paraId="6ECB1327">
      <w:pPr>
        <w:autoSpaceDN w:val="0"/>
        <w:ind w:firstLine="420"/>
        <w:jc w:val="left"/>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本研究通过系统性实验验证了动态深度可分离卷积神经网络（DS-DCNN）在多源数据建模中的性能优势。通过</w:t>
      </w:r>
      <m:oMath>
        <m:r>
          <m:rPr/>
          <w:rPr>
            <w:rFonts w:hint="eastAsia" w:ascii="Cambria Math" w:hAnsi="Cambria Math" w:eastAsia="宋体" w:cs="Times New Roman"/>
            <w:color w:val="000000"/>
            <w:kern w:val="0"/>
            <w:sz w:val="18"/>
            <w:szCs w:val="18"/>
            <w:lang w:bidi="ar"/>
          </w:rPr>
          <m:t>Optuna</m:t>
        </m:r>
      </m:oMath>
      <w:r>
        <w:rPr>
          <w:rFonts w:hint="eastAsia" w:ascii="Times New Roman" w:hAnsi="Times New Roman" w:eastAsia="宋体" w:cs="Times New Roman"/>
          <w:color w:val="000000"/>
          <w:kern w:val="0"/>
          <w:sz w:val="18"/>
          <w:szCs w:val="18"/>
          <w:lang w:bidi="ar"/>
        </w:rPr>
        <w:t>超参数优化框架集成贝叶斯搜索算法（</w:t>
      </w:r>
      <m:oMath>
        <m:r>
          <m:rPr/>
          <w:rPr>
            <w:rFonts w:hint="eastAsia" w:ascii="Cambria Math" w:hAnsi="Cambria Math" w:eastAsia="宋体" w:cs="Times New Roman"/>
            <w:color w:val="000000"/>
            <w:kern w:val="0"/>
            <w:sz w:val="18"/>
            <w:szCs w:val="18"/>
            <w:lang w:bidi="ar"/>
          </w:rPr>
          <m:t>TPESampler</m:t>
        </m:r>
      </m:oMath>
      <w:r>
        <w:rPr>
          <w:rFonts w:hint="eastAsia" w:ascii="Times New Roman" w:hAnsi="Times New Roman" w:eastAsia="宋体" w:cs="Times New Roman"/>
          <w:color w:val="000000"/>
          <w:kern w:val="0"/>
          <w:sz w:val="18"/>
          <w:szCs w:val="18"/>
          <w:lang w:bidi="ar"/>
        </w:rPr>
        <w:t>）与随机搜索策略，对12项关键参数实施联合优化。其中学习率（</w:t>
      </w:r>
      <m:oMath>
        <m:r>
          <m:rPr/>
          <w:rPr>
            <w:rFonts w:hint="eastAsia" w:ascii="Cambria Math" w:hAnsi="Cambria Math" w:eastAsia="宋体" w:cs="Times New Roman"/>
            <w:color w:val="000000"/>
            <w:kern w:val="0"/>
            <w:sz w:val="18"/>
            <w:szCs w:val="18"/>
            <w:lang w:bidi="ar"/>
          </w:rPr>
          <m:t>1e</m:t>
        </m:r>
        <m:r>
          <m:rPr/>
          <w:rPr>
            <w:rFonts w:ascii="Cambria Math" w:hAnsi="Cambria Math" w:eastAsia="宋体" w:cs="Cambria Math"/>
            <w:color w:val="000000"/>
            <w:kern w:val="0"/>
            <w:sz w:val="18"/>
            <w:szCs w:val="18"/>
            <w:lang w:bidi="ar"/>
          </w:rPr>
          <m:t>−</m:t>
        </m:r>
        <m:r>
          <m:rPr/>
          <w:rPr>
            <w:rFonts w:hint="eastAsia" w:ascii="Cambria Math" w:hAnsi="Cambria Math" w:eastAsia="宋体" w:cs="Times New Roman"/>
            <w:color w:val="000000"/>
            <w:kern w:val="0"/>
            <w:sz w:val="18"/>
            <w:szCs w:val="18"/>
            <w:lang w:bidi="ar"/>
          </w:rPr>
          <m:t>5~1e</m:t>
        </m:r>
        <m:r>
          <m:rPr/>
          <w:rPr>
            <w:rFonts w:ascii="Cambria Math" w:hAnsi="Cambria Math" w:eastAsia="宋体" w:cs="Cambria Math"/>
            <w:color w:val="000000"/>
            <w:kern w:val="0"/>
            <w:sz w:val="18"/>
            <w:szCs w:val="18"/>
            <w:lang w:bidi="ar"/>
          </w:rPr>
          <m:t>−</m:t>
        </m:r>
        <m:r>
          <m:rPr/>
          <w:rPr>
            <w:rFonts w:hint="eastAsia" w:ascii="Cambria Math" w:hAnsi="Cambria Math" w:eastAsia="宋体" w:cs="Times New Roman"/>
            <w:color w:val="000000"/>
            <w:kern w:val="0"/>
            <w:sz w:val="18"/>
            <w:szCs w:val="18"/>
            <w:lang w:bidi="ar"/>
          </w:rPr>
          <m:t>3</m:t>
        </m:r>
      </m:oMath>
      <w:r>
        <w:rPr>
          <w:rFonts w:hint="eastAsia" w:ascii="Times New Roman" w:hAnsi="Times New Roman" w:eastAsia="宋体" w:cs="Times New Roman"/>
          <w:color w:val="000000"/>
          <w:kern w:val="0"/>
          <w:sz w:val="18"/>
          <w:szCs w:val="18"/>
          <w:lang w:bidi="ar"/>
        </w:rPr>
        <w:t>）、权重衰减系数（</w:t>
      </w:r>
      <m:oMath>
        <m:r>
          <m:rPr/>
          <w:rPr>
            <w:rFonts w:hint="eastAsia" w:ascii="Cambria Math" w:hAnsi="Cambria Math" w:eastAsia="宋体" w:cs="Times New Roman"/>
            <w:color w:val="000000"/>
            <w:kern w:val="0"/>
            <w:sz w:val="18"/>
            <w:szCs w:val="18"/>
            <w:lang w:bidi="ar"/>
          </w:rPr>
          <m:t>1e</m:t>
        </m:r>
        <m:r>
          <m:rPr/>
          <w:rPr>
            <w:rFonts w:ascii="Cambria Math" w:hAnsi="Cambria Math" w:eastAsia="宋体" w:cs="Cambria Math"/>
            <w:color w:val="000000"/>
            <w:kern w:val="0"/>
            <w:sz w:val="18"/>
            <w:szCs w:val="18"/>
            <w:lang w:bidi="ar"/>
          </w:rPr>
          <m:t>−</m:t>
        </m:r>
        <m:r>
          <m:rPr/>
          <w:rPr>
            <w:rFonts w:hint="eastAsia" w:ascii="Cambria Math" w:hAnsi="Cambria Math" w:eastAsia="宋体" w:cs="Times New Roman"/>
            <w:color w:val="000000"/>
            <w:kern w:val="0"/>
            <w:sz w:val="18"/>
            <w:szCs w:val="18"/>
            <w:lang w:bidi="ar"/>
          </w:rPr>
          <m:t>6~1e</m:t>
        </m:r>
        <m:r>
          <m:rPr/>
          <w:rPr>
            <w:rFonts w:ascii="Cambria Math" w:hAnsi="Cambria Math" w:eastAsia="宋体" w:cs="Cambria Math"/>
            <w:color w:val="000000"/>
            <w:kern w:val="0"/>
            <w:sz w:val="18"/>
            <w:szCs w:val="18"/>
            <w:lang w:bidi="ar"/>
          </w:rPr>
          <m:t>−</m:t>
        </m:r>
        <m:r>
          <m:rPr/>
          <w:rPr>
            <w:rFonts w:hint="eastAsia" w:ascii="Cambria Math" w:hAnsi="Cambria Math" w:eastAsia="宋体" w:cs="Times New Roman"/>
            <w:color w:val="000000"/>
            <w:kern w:val="0"/>
            <w:sz w:val="18"/>
            <w:szCs w:val="18"/>
            <w:lang w:bidi="ar"/>
          </w:rPr>
          <m:t>4</m:t>
        </m:r>
      </m:oMath>
      <w:r>
        <w:rPr>
          <w:rFonts w:hint="eastAsia" w:ascii="Times New Roman" w:hAnsi="Times New Roman" w:eastAsia="宋体" w:cs="Times New Roman"/>
          <w:color w:val="000000"/>
          <w:kern w:val="0"/>
          <w:sz w:val="18"/>
          <w:szCs w:val="18"/>
          <w:lang w:bidi="ar"/>
        </w:rPr>
        <w:t>）、</w:t>
      </w:r>
      <m:oMath>
        <m:r>
          <m:rPr/>
          <w:rPr>
            <w:rFonts w:hint="eastAsia" w:ascii="Cambria Math" w:hAnsi="Cambria Math" w:eastAsia="宋体" w:cs="Times New Roman"/>
            <w:color w:val="000000"/>
            <w:kern w:val="0"/>
            <w:sz w:val="18"/>
            <w:szCs w:val="18"/>
            <w:lang w:bidi="ar"/>
          </w:rPr>
          <m:t>Dropou</m:t>
        </m:r>
      </m:oMath>
      <w:r>
        <w:rPr>
          <w:rFonts w:hint="eastAsia" w:ascii="Times New Roman" w:hAnsi="Times New Roman" w:eastAsia="宋体" w:cs="Times New Roman"/>
          <w:color w:val="000000"/>
          <w:kern w:val="0"/>
          <w:sz w:val="18"/>
          <w:szCs w:val="18"/>
          <w:lang w:bidi="ar"/>
        </w:rPr>
        <w:t>t概率（0.2~0.6）等核心参数采用动态搜索范围调整，有效平衡模型复杂度和泛化能力。训练过程采用</w:t>
      </w:r>
      <m:oMath>
        <m:r>
          <m:rPr/>
          <w:rPr>
            <w:rFonts w:hint="eastAsia" w:ascii="Cambria Math" w:hAnsi="Cambria Math" w:eastAsia="宋体" w:cs="Times New Roman"/>
            <w:color w:val="000000"/>
            <w:kern w:val="0"/>
            <w:sz w:val="18"/>
            <w:szCs w:val="18"/>
            <w:lang w:bidi="ar"/>
          </w:rPr>
          <m:t>AdamW</m:t>
        </m:r>
      </m:oMath>
      <w:r>
        <w:rPr>
          <w:rFonts w:hint="eastAsia" w:ascii="Times New Roman" w:hAnsi="Times New Roman" w:eastAsia="宋体" w:cs="Times New Roman"/>
          <w:color w:val="000000"/>
          <w:kern w:val="0"/>
          <w:sz w:val="18"/>
          <w:szCs w:val="18"/>
          <w:lang w:bidi="ar"/>
        </w:rPr>
        <w:t xml:space="preserve">优化器配合余弦退火学习率调度策略（初始学习率=5e-4，周期数=50），并结合早停机制（连续20轮未改善终止训练）防止过拟合。实验结果显示，深度学习模型在测试集上呈现出良好性能，不同模型与预处理组合的测试决定系数（R²）存在显著差异。例如，DS-DCNN 在 SG-FD 预处理下，测试 R² 达到 </w:t>
      </w:r>
      <w:r>
        <w:rPr>
          <w:rFonts w:hint="eastAsia" w:ascii="Times New Roman" w:hAnsi="Times New Roman" w:eastAsia="宋体" w:cs="Times New Roman"/>
          <w:color w:val="000000"/>
          <w:kern w:val="0"/>
          <w:sz w:val="18"/>
          <w:szCs w:val="18"/>
          <w:lang w:eastAsia="zh-CN" w:bidi="ar"/>
        </w:rPr>
        <w:t>0.9167</w:t>
      </w:r>
      <w:r>
        <w:rPr>
          <w:rFonts w:hint="eastAsia" w:ascii="Times New Roman" w:hAnsi="Times New Roman" w:eastAsia="宋体" w:cs="Times New Roman"/>
          <w:color w:val="000000"/>
          <w:kern w:val="0"/>
          <w:sz w:val="18"/>
          <w:szCs w:val="18"/>
          <w:lang w:bidi="ar"/>
        </w:rPr>
        <w:t>；ResNet 在 SG-DETREND 预处理下，测试 R² 为 0.8918。整体来看，模型平均表现显著优于传统机器学习方法（如原文提及的 0.55），这验证了动态权重分配机制对特征学习的增强作用。</w:t>
      </w:r>
    </w:p>
    <w:p w14:paraId="47E02416">
      <w:pPr>
        <w:autoSpaceDN w:val="0"/>
        <w:ind w:firstLine="420" w:firstLineChars="0"/>
        <w:jc w:val="left"/>
        <w:rPr>
          <w:rFonts w:hint="eastAsia" w:ascii="Times New Roman" w:hAnsi="Times New Roman" w:eastAsia="宋体" w:cs="Times New Roman"/>
          <w:color w:val="000000"/>
          <w:kern w:val="0"/>
          <w:sz w:val="18"/>
          <w:szCs w:val="18"/>
          <w:lang w:eastAsia="zh-CN" w:bidi="ar"/>
        </w:rPr>
      </w:pPr>
      <w:r>
        <w:rPr>
          <w:rFonts w:hint="eastAsia" w:ascii="Times New Roman" w:hAnsi="Times New Roman" w:eastAsia="宋体" w:cs="Times New Roman"/>
          <w:color w:val="000000"/>
          <w:kern w:val="0"/>
          <w:sz w:val="18"/>
          <w:szCs w:val="18"/>
          <w:lang w:bidi="ar"/>
        </w:rPr>
        <w:t>在预处理方法的对比分析中，一阶导数（FD）与 Savitzky-Golay 滤波（SG）的组合策略效果突出。以 DS-DCNN 为例，其在 SG-FD 预处理下，模型预测的均方根误差（RMSE）降至 1.0195，相较于部分非频域变换预处理方式（如 ViT 在 SG-FD 预处理下 RMSE 为 2.8779），优化效果明显，凸显了特定预处理组合对模型性能的提升作用</w:t>
      </w:r>
      <w:r>
        <w:rPr>
          <w:rFonts w:hint="eastAsia" w:ascii="Times New Roman" w:hAnsi="Times New Roman" w:eastAsia="宋体" w:cs="Times New Roman"/>
          <w:color w:val="000000"/>
          <w:kern w:val="0"/>
          <w:sz w:val="18"/>
          <w:szCs w:val="18"/>
          <w:lang w:eastAsia="zh-CN" w:bidi="ar"/>
        </w:rPr>
        <w:t>，</w:t>
      </w:r>
      <w:r>
        <w:rPr>
          <w:rFonts w:hint="eastAsia" w:ascii="Times New Roman" w:hAnsi="Times New Roman" w:eastAsia="宋体" w:cs="Times New Roman"/>
          <w:color w:val="000000"/>
          <w:kern w:val="0"/>
          <w:sz w:val="18"/>
          <w:szCs w:val="18"/>
          <w:lang w:bidi="ar"/>
        </w:rPr>
        <w:t>体现出动态卷积核与频域变换技术在特征提取中的协同效应，有效提升了模型对高光谱数据的预测能力。预测结果如</w:t>
      </w:r>
      <w:r>
        <w:rPr>
          <w:rFonts w:ascii="Times New Roman" w:hAnsi="Times New Roman" w:eastAsia="宋体" w:cs="Times New Roman"/>
          <w:color w:val="000000"/>
          <w:kern w:val="0"/>
          <w:sz w:val="18"/>
          <w:szCs w:val="18"/>
          <w:lang w:bidi="ar"/>
        </w:rPr>
        <w:fldChar w:fldCharType="begin"/>
      </w:r>
      <w:r>
        <w:rPr>
          <w:rFonts w:ascii="Times New Roman" w:hAnsi="Times New Roman" w:eastAsia="宋体" w:cs="Times New Roman"/>
          <w:color w:val="000000"/>
          <w:kern w:val="0"/>
          <w:sz w:val="18"/>
          <w:szCs w:val="18"/>
          <w:lang w:bidi="ar"/>
        </w:rPr>
        <w:instrText xml:space="preserve"> </w:instrText>
      </w:r>
      <w:r>
        <w:rPr>
          <w:rFonts w:hint="eastAsia" w:ascii="Times New Roman" w:hAnsi="Times New Roman" w:eastAsia="宋体" w:cs="Times New Roman"/>
          <w:color w:val="000000"/>
          <w:kern w:val="0"/>
          <w:sz w:val="18"/>
          <w:szCs w:val="18"/>
          <w:lang w:bidi="ar"/>
        </w:rPr>
        <w:instrText xml:space="preserve">REF _Ref195517719 \h</w:instrText>
      </w:r>
      <w:r>
        <w:rPr>
          <w:rFonts w:ascii="Times New Roman" w:hAnsi="Times New Roman" w:eastAsia="宋体" w:cs="Times New Roman"/>
          <w:color w:val="000000"/>
          <w:kern w:val="0"/>
          <w:sz w:val="18"/>
          <w:szCs w:val="18"/>
          <w:lang w:bidi="ar"/>
        </w:rPr>
        <w:instrText xml:space="preserve">  \* MERGEFORMAT </w:instrText>
      </w:r>
      <w:r>
        <w:rPr>
          <w:rFonts w:ascii="Times New Roman" w:hAnsi="Times New Roman" w:eastAsia="宋体" w:cs="Times New Roman"/>
          <w:color w:val="000000"/>
          <w:kern w:val="0"/>
          <w:sz w:val="18"/>
          <w:szCs w:val="18"/>
          <w:lang w:bidi="ar"/>
        </w:rPr>
        <w:fldChar w:fldCharType="separate"/>
      </w:r>
      <w:r>
        <w:rPr>
          <w:rFonts w:hint="eastAsia" w:ascii="Times New Roman" w:hAnsi="Times New Roman" w:eastAsia="宋体" w:cs="Times New Roman"/>
          <w:color w:val="000000"/>
          <w:kern w:val="0"/>
          <w:sz w:val="18"/>
          <w:szCs w:val="18"/>
          <w:lang w:bidi="ar"/>
        </w:rPr>
        <w:t xml:space="preserve">表 </w:t>
      </w:r>
      <w:r>
        <w:rPr>
          <w:rFonts w:ascii="Times New Roman" w:hAnsi="Times New Roman" w:eastAsia="宋体" w:cs="Times New Roman"/>
          <w:color w:val="000000"/>
          <w:kern w:val="0"/>
          <w:sz w:val="18"/>
          <w:szCs w:val="18"/>
          <w:lang w:bidi="ar"/>
        </w:rPr>
        <w:t>4</w:t>
      </w:r>
      <w:r>
        <w:rPr>
          <w:rFonts w:ascii="Times New Roman" w:hAnsi="Times New Roman" w:eastAsia="宋体" w:cs="Times New Roman"/>
          <w:color w:val="000000"/>
          <w:kern w:val="0"/>
          <w:sz w:val="18"/>
          <w:szCs w:val="18"/>
          <w:lang w:bidi="ar"/>
        </w:rPr>
        <w:fldChar w:fldCharType="end"/>
      </w:r>
      <w:r>
        <w:rPr>
          <w:rFonts w:hint="eastAsia" w:ascii="Times New Roman" w:hAnsi="Times New Roman" w:eastAsia="宋体" w:cs="Times New Roman"/>
          <w:color w:val="000000"/>
          <w:kern w:val="0"/>
          <w:sz w:val="18"/>
          <w:szCs w:val="18"/>
          <w:lang w:val="en-US" w:eastAsia="zh-CN" w:bidi="ar"/>
        </w:rPr>
        <w:t xml:space="preserve"> </w:t>
      </w:r>
      <w:r>
        <w:rPr>
          <w:rFonts w:hint="eastAsia" w:ascii="Times New Roman" w:hAnsi="Times New Roman" w:eastAsia="宋体" w:cs="Times New Roman"/>
          <w:color w:val="000000"/>
          <w:kern w:val="0"/>
          <w:sz w:val="18"/>
          <w:szCs w:val="18"/>
          <w:lang w:bidi="ar"/>
        </w:rPr>
        <w:t>所示</w:t>
      </w:r>
      <w:r>
        <w:rPr>
          <w:rFonts w:hint="eastAsia" w:ascii="Times New Roman" w:hAnsi="Times New Roman" w:eastAsia="宋体" w:cs="Times New Roman"/>
          <w:color w:val="000000"/>
          <w:kern w:val="0"/>
          <w:sz w:val="18"/>
          <w:szCs w:val="18"/>
          <w:lang w:eastAsia="zh-CN" w:bidi="ar"/>
        </w:rPr>
        <w:t>，</w:t>
      </w:r>
      <w:r>
        <w:rPr>
          <w:rFonts w:hint="eastAsia" w:ascii="Times New Roman" w:hAnsi="Times New Roman" w:eastAsia="宋体" w:cs="Times New Roman"/>
          <w:color w:val="000000"/>
          <w:kern w:val="0"/>
          <w:sz w:val="18"/>
          <w:szCs w:val="18"/>
          <w:lang w:val="en-US" w:eastAsia="zh-CN" w:bidi="ar"/>
        </w:rPr>
        <w:t>模型散点图如</w:t>
      </w:r>
      <w:r>
        <w:rPr>
          <w:rFonts w:hint="eastAsia" w:ascii="Times New Roman" w:hAnsi="Times New Roman" w:eastAsia="宋体" w:cs="Times New Roman"/>
          <w:color w:val="000000"/>
          <w:kern w:val="0"/>
          <w:sz w:val="18"/>
          <w:szCs w:val="18"/>
          <w:lang w:val="en-US" w:eastAsia="zh-CN" w:bidi="ar"/>
        </w:rPr>
        <w:fldChar w:fldCharType="begin"/>
      </w:r>
      <w:r>
        <w:rPr>
          <w:rFonts w:hint="eastAsia" w:ascii="Times New Roman" w:hAnsi="Times New Roman" w:eastAsia="宋体" w:cs="Times New Roman"/>
          <w:color w:val="000000"/>
          <w:kern w:val="0"/>
          <w:sz w:val="18"/>
          <w:szCs w:val="18"/>
          <w:lang w:val="en-US" w:eastAsia="zh-CN" w:bidi="ar"/>
        </w:rPr>
        <w:instrText xml:space="preserve"> REF _Ref1765794216 \h </w:instrText>
      </w:r>
      <w:r>
        <w:rPr>
          <w:rFonts w:hint="eastAsia" w:ascii="Times New Roman" w:hAnsi="Times New Roman" w:eastAsia="宋体" w:cs="Times New Roman"/>
          <w:color w:val="000000"/>
          <w:kern w:val="0"/>
          <w:sz w:val="18"/>
          <w:szCs w:val="18"/>
          <w:lang w:val="en-US" w:eastAsia="zh-CN" w:bidi="ar"/>
        </w:rPr>
        <w:fldChar w:fldCharType="separate"/>
      </w:r>
      <w:r>
        <w:rPr>
          <w:rFonts w:hint="eastAsia" w:ascii="Times New Roman" w:hAnsi="Times New Roman" w:eastAsia="宋体" w:cs="Times New Roman"/>
          <w:color w:val="000000"/>
          <w:kern w:val="0"/>
          <w:sz w:val="18"/>
          <w:szCs w:val="18"/>
          <w:lang w:bidi="ar"/>
        </w:rPr>
        <w:t>图</w:t>
      </w:r>
      <w:r>
        <w:rPr>
          <w:rFonts w:ascii="Times New Roman" w:hAnsi="Times New Roman" w:eastAsia="宋体" w:cs="Times New Roman"/>
          <w:color w:val="000000"/>
          <w:kern w:val="0"/>
          <w:sz w:val="18"/>
          <w:szCs w:val="18"/>
          <w:lang w:bidi="ar"/>
        </w:rPr>
        <w:t>7</w:t>
      </w:r>
      <w:r>
        <w:rPr>
          <w:rFonts w:hint="eastAsia" w:ascii="Times New Roman" w:hAnsi="Times New Roman" w:eastAsia="宋体" w:cs="Times New Roman"/>
          <w:color w:val="000000"/>
          <w:kern w:val="0"/>
          <w:sz w:val="18"/>
          <w:szCs w:val="18"/>
          <w:lang w:val="en-US" w:eastAsia="zh-CN" w:bidi="ar"/>
        </w:rPr>
        <w:fldChar w:fldCharType="end"/>
      </w:r>
      <w:r>
        <w:rPr>
          <w:rFonts w:hint="eastAsia" w:ascii="Times New Roman" w:hAnsi="Times New Roman" w:eastAsia="宋体" w:cs="Times New Roman"/>
          <w:color w:val="000000"/>
          <w:kern w:val="0"/>
          <w:sz w:val="18"/>
          <w:szCs w:val="18"/>
          <w:lang w:val="en-US" w:eastAsia="zh-CN" w:bidi="ar"/>
        </w:rPr>
        <w:t>所示</w:t>
      </w:r>
      <w:r>
        <w:rPr>
          <w:rFonts w:hint="eastAsia" w:ascii="Times New Roman" w:hAnsi="Times New Roman" w:eastAsia="宋体" w:cs="Times New Roman"/>
          <w:color w:val="000000"/>
          <w:kern w:val="0"/>
          <w:sz w:val="18"/>
          <w:szCs w:val="18"/>
          <w:lang w:eastAsia="zh-CN" w:bidi="ar"/>
        </w:rPr>
        <w:t>。</w:t>
      </w:r>
    </w:p>
    <w:p w14:paraId="6C4C3242">
      <w:pPr>
        <w:autoSpaceDN w:val="0"/>
        <w:ind w:firstLine="420"/>
        <w:jc w:val="left"/>
        <w:rPr>
          <w:rFonts w:hint="eastAsia" w:ascii="Times New Roman" w:hAnsi="Times New Roman" w:eastAsia="宋体" w:cs="Times New Roman"/>
          <w:color w:val="000000"/>
          <w:kern w:val="0"/>
          <w:sz w:val="18"/>
          <w:szCs w:val="18"/>
          <w:lang w:eastAsia="zh-CN" w:bidi="ar"/>
        </w:rPr>
      </w:pPr>
    </w:p>
    <w:p w14:paraId="48F530C0">
      <w:pPr>
        <w:autoSpaceDN w:val="0"/>
        <w:jc w:val="left"/>
        <w:rPr>
          <w:rFonts w:ascii="Times New Roman" w:hAnsi="Times New Roman" w:eastAsia="宋体" w:cs="Times New Roman"/>
          <w:color w:val="000000"/>
          <w:kern w:val="0"/>
          <w:sz w:val="18"/>
          <w:szCs w:val="18"/>
          <w:lang w:bidi="ar"/>
        </w:rPr>
      </w:pPr>
    </w:p>
    <w:p w14:paraId="386EB9B4">
      <w:pPr>
        <w:autoSpaceDN w:val="0"/>
        <w:jc w:val="center"/>
        <w:rPr>
          <w:rFonts w:ascii="Times New Roman" w:hAnsi="Times New Roman" w:eastAsia="宋体" w:cs="Times New Roman"/>
          <w:b/>
          <w:bCs/>
          <w:color w:val="000000"/>
          <w:kern w:val="0"/>
          <w:sz w:val="18"/>
          <w:szCs w:val="18"/>
          <w:lang w:bidi="ar"/>
        </w:rPr>
      </w:pPr>
      <w:bookmarkStart w:id="21" w:name="_Ref195517719"/>
      <w:r>
        <w:rPr>
          <w:rFonts w:hint="eastAsia" w:ascii="Times New Roman" w:hAnsi="Times New Roman" w:eastAsia="宋体" w:cs="Times New Roman"/>
          <w:b/>
          <w:bCs/>
          <w:color w:val="000000"/>
          <w:kern w:val="0"/>
          <w:sz w:val="18"/>
          <w:szCs w:val="18"/>
          <w:lang w:bidi="ar"/>
        </w:rPr>
        <w:t xml:space="preserve">表 </w:t>
      </w:r>
      <w:r>
        <w:rPr>
          <w:rFonts w:ascii="Times New Roman" w:hAnsi="Times New Roman" w:eastAsia="宋体" w:cs="Times New Roman"/>
          <w:b/>
          <w:bCs/>
          <w:color w:val="000000"/>
          <w:kern w:val="0"/>
          <w:sz w:val="18"/>
          <w:szCs w:val="18"/>
          <w:lang w:bidi="ar"/>
        </w:rPr>
        <w:fldChar w:fldCharType="begin"/>
      </w:r>
      <w:r>
        <w:rPr>
          <w:rFonts w:ascii="Times New Roman" w:hAnsi="Times New Roman" w:eastAsia="宋体" w:cs="Times New Roman"/>
          <w:b/>
          <w:bCs/>
          <w:color w:val="000000"/>
          <w:kern w:val="0"/>
          <w:sz w:val="18"/>
          <w:szCs w:val="18"/>
          <w:lang w:bidi="ar"/>
        </w:rPr>
        <w:instrText xml:space="preserve"> </w:instrText>
      </w:r>
      <w:r>
        <w:rPr>
          <w:rFonts w:hint="eastAsia" w:ascii="Times New Roman" w:hAnsi="Times New Roman" w:eastAsia="宋体" w:cs="Times New Roman"/>
          <w:b/>
          <w:bCs/>
          <w:color w:val="000000"/>
          <w:kern w:val="0"/>
          <w:sz w:val="18"/>
          <w:szCs w:val="18"/>
          <w:lang w:bidi="ar"/>
        </w:rPr>
        <w:instrText xml:space="preserve">SEQ 图表 \* ARABIC</w:instrText>
      </w:r>
      <w:r>
        <w:rPr>
          <w:rFonts w:ascii="Times New Roman" w:hAnsi="Times New Roman" w:eastAsia="宋体" w:cs="Times New Roman"/>
          <w:b/>
          <w:bCs/>
          <w:color w:val="000000"/>
          <w:kern w:val="0"/>
          <w:sz w:val="18"/>
          <w:szCs w:val="18"/>
          <w:lang w:bidi="ar"/>
        </w:rPr>
        <w:instrText xml:space="preserve"> </w:instrText>
      </w:r>
      <w:r>
        <w:rPr>
          <w:rFonts w:ascii="Times New Roman" w:hAnsi="Times New Roman" w:eastAsia="宋体" w:cs="Times New Roman"/>
          <w:b/>
          <w:bCs/>
          <w:color w:val="000000"/>
          <w:kern w:val="0"/>
          <w:sz w:val="18"/>
          <w:szCs w:val="18"/>
          <w:lang w:bidi="ar"/>
        </w:rPr>
        <w:fldChar w:fldCharType="separate"/>
      </w:r>
      <w:r>
        <w:rPr>
          <w:rFonts w:ascii="Times New Roman" w:hAnsi="Times New Roman" w:eastAsia="宋体" w:cs="Times New Roman"/>
          <w:b/>
          <w:bCs/>
          <w:color w:val="000000"/>
          <w:kern w:val="0"/>
          <w:sz w:val="18"/>
          <w:szCs w:val="18"/>
          <w:lang w:bidi="ar"/>
        </w:rPr>
        <w:t>4</w:t>
      </w:r>
      <w:r>
        <w:rPr>
          <w:rFonts w:ascii="Times New Roman" w:hAnsi="Times New Roman" w:eastAsia="宋体" w:cs="Times New Roman"/>
          <w:b/>
          <w:bCs/>
          <w:color w:val="000000"/>
          <w:kern w:val="0"/>
          <w:sz w:val="18"/>
          <w:szCs w:val="18"/>
          <w:lang w:bidi="ar"/>
        </w:rPr>
        <w:fldChar w:fldCharType="end"/>
      </w:r>
      <w:bookmarkEnd w:id="21"/>
      <w:r>
        <w:rPr>
          <w:rFonts w:ascii="Times New Roman" w:hAnsi="Times New Roman" w:eastAsia="宋体" w:cs="Times New Roman"/>
          <w:b/>
          <w:bCs/>
          <w:color w:val="000000"/>
          <w:kern w:val="0"/>
          <w:sz w:val="18"/>
          <w:szCs w:val="18"/>
          <w:lang w:bidi="ar"/>
        </w:rPr>
        <w:t xml:space="preserve"> 土壤有机碳</w:t>
      </w:r>
      <w:r>
        <w:rPr>
          <w:rFonts w:hint="eastAsia" w:ascii="Times New Roman" w:hAnsi="Times New Roman" w:eastAsia="宋体" w:cs="Times New Roman"/>
          <w:b/>
          <w:bCs/>
          <w:color w:val="000000"/>
          <w:kern w:val="0"/>
          <w:sz w:val="18"/>
          <w:szCs w:val="18"/>
          <w:lang w:bidi="ar"/>
        </w:rPr>
        <w:t>深度学习</w:t>
      </w:r>
      <w:r>
        <w:rPr>
          <w:rFonts w:ascii="Times New Roman" w:hAnsi="Times New Roman" w:eastAsia="宋体" w:cs="Times New Roman"/>
          <w:b/>
          <w:bCs/>
          <w:color w:val="000000"/>
          <w:kern w:val="0"/>
          <w:sz w:val="18"/>
          <w:szCs w:val="18"/>
          <w:lang w:bidi="ar"/>
        </w:rPr>
        <w:t>预测模型</w:t>
      </w:r>
    </w:p>
    <w:p w14:paraId="1889A2A8">
      <w:pPr>
        <w:autoSpaceDN w:val="0"/>
        <w:jc w:val="center"/>
        <w:rPr>
          <w:b/>
          <w:bCs/>
        </w:rPr>
      </w:pPr>
      <w:r>
        <w:rPr>
          <w:rFonts w:ascii="Times New Roman" w:hAnsi="Times New Roman" w:eastAsia="宋体" w:cs="Times New Roman"/>
          <w:b/>
          <w:bCs/>
          <w:color w:val="000000"/>
          <w:kern w:val="0"/>
          <w:sz w:val="18"/>
          <w:szCs w:val="18"/>
          <w:lang w:bidi="ar"/>
        </w:rPr>
        <w:fldChar w:fldCharType="begin"/>
      </w:r>
      <w:r>
        <w:rPr>
          <w:rFonts w:ascii="Times New Roman" w:hAnsi="Times New Roman" w:eastAsia="宋体" w:cs="Times New Roman"/>
          <w:b/>
          <w:bCs/>
          <w:color w:val="000000"/>
          <w:kern w:val="0"/>
          <w:sz w:val="18"/>
          <w:szCs w:val="18"/>
          <w:lang w:bidi="ar"/>
        </w:rPr>
        <w:instrText xml:space="preserve"> REF _Ref195517719 \h  \* MERGEFORMAT </w:instrText>
      </w:r>
      <w:r>
        <w:rPr>
          <w:rFonts w:ascii="Times New Roman" w:hAnsi="Times New Roman" w:eastAsia="宋体" w:cs="Times New Roman"/>
          <w:b/>
          <w:bCs/>
          <w:color w:val="000000"/>
          <w:kern w:val="0"/>
          <w:sz w:val="18"/>
          <w:szCs w:val="18"/>
          <w:lang w:bidi="ar"/>
        </w:rPr>
        <w:fldChar w:fldCharType="separate"/>
      </w:r>
      <w:r>
        <w:rPr>
          <w:rFonts w:ascii="Times New Roman" w:hAnsi="Times New Roman" w:eastAsia="宋体" w:cs="Times New Roman"/>
          <w:b/>
          <w:bCs/>
          <w:color w:val="000000"/>
          <w:kern w:val="0"/>
          <w:sz w:val="18"/>
          <w:szCs w:val="18"/>
          <w:lang w:bidi="ar"/>
        </w:rPr>
        <w:t>Table.4</w:t>
      </w:r>
      <w:r>
        <w:rPr>
          <w:rFonts w:ascii="Times New Roman" w:hAnsi="Times New Roman" w:eastAsia="宋体" w:cs="Times New Roman"/>
          <w:b/>
          <w:bCs/>
          <w:color w:val="000000"/>
          <w:kern w:val="0"/>
          <w:sz w:val="18"/>
          <w:szCs w:val="18"/>
          <w:lang w:bidi="ar"/>
        </w:rPr>
        <w:fldChar w:fldCharType="end"/>
      </w:r>
      <w:r>
        <w:rPr>
          <w:rFonts w:hint="eastAsia" w:ascii="Times New Roman" w:hAnsi="Times New Roman" w:eastAsia="宋体" w:cs="Times New Roman"/>
          <w:b/>
          <w:bCs/>
          <w:color w:val="000000"/>
          <w:kern w:val="0"/>
          <w:sz w:val="18"/>
          <w:szCs w:val="18"/>
          <w:lang w:bidi="ar"/>
        </w:rPr>
        <w:t>.</w:t>
      </w:r>
      <w:r>
        <w:rPr>
          <w:rFonts w:ascii="Times New Roman" w:hAnsi="Times New Roman" w:eastAsia="宋体" w:cs="Times New Roman"/>
          <w:b/>
          <w:bCs/>
          <w:color w:val="000000"/>
          <w:kern w:val="0"/>
          <w:sz w:val="18"/>
          <w:szCs w:val="18"/>
          <w:lang w:bidi="ar"/>
        </w:rPr>
        <w:t xml:space="preserve">Soil organic carbon </w:t>
      </w:r>
      <w:r>
        <w:rPr>
          <w:rFonts w:hint="eastAsia" w:ascii="Times New Roman" w:hAnsi="Times New Roman" w:eastAsia="宋体" w:cs="Times New Roman"/>
          <w:b/>
          <w:bCs/>
          <w:color w:val="000000"/>
          <w:kern w:val="0"/>
          <w:sz w:val="18"/>
          <w:szCs w:val="18"/>
          <w:lang w:bidi="ar"/>
        </w:rPr>
        <w:t xml:space="preserve">deep </w:t>
      </w:r>
      <w:r>
        <w:rPr>
          <w:rFonts w:ascii="Times New Roman" w:hAnsi="Times New Roman" w:eastAsia="宋体" w:cs="Times New Roman"/>
          <w:b/>
          <w:bCs/>
          <w:color w:val="000000"/>
          <w:kern w:val="0"/>
          <w:sz w:val="18"/>
          <w:szCs w:val="18"/>
          <w:lang w:bidi="ar"/>
        </w:rPr>
        <w:t>learning prediction model</w:t>
      </w:r>
    </w:p>
    <w:tbl>
      <w:tblPr>
        <w:tblStyle w:val="13"/>
        <w:tblW w:w="10995" w:type="dxa"/>
        <w:jc w:val="center"/>
        <w:tblLayout w:type="autofit"/>
        <w:tblCellMar>
          <w:top w:w="0" w:type="dxa"/>
          <w:left w:w="108" w:type="dxa"/>
          <w:bottom w:w="0" w:type="dxa"/>
          <w:right w:w="108" w:type="dxa"/>
        </w:tblCellMar>
      </w:tblPr>
      <w:tblGrid>
        <w:gridCol w:w="1120"/>
        <w:gridCol w:w="1120"/>
        <w:gridCol w:w="636"/>
        <w:gridCol w:w="1759"/>
        <w:gridCol w:w="1060"/>
        <w:gridCol w:w="1060"/>
        <w:gridCol w:w="1060"/>
        <w:gridCol w:w="1060"/>
        <w:gridCol w:w="1060"/>
        <w:gridCol w:w="1060"/>
      </w:tblGrid>
      <w:tr w14:paraId="45C22F6E">
        <w:trPr>
          <w:trHeight w:val="280" w:hRule="atLeast"/>
          <w:jc w:val="center"/>
        </w:trPr>
        <w:tc>
          <w:tcPr>
            <w:tcW w:w="1120" w:type="dxa"/>
            <w:vMerge w:val="restart"/>
            <w:tcBorders>
              <w:top w:val="single" w:color="auto" w:sz="4" w:space="0"/>
              <w:left w:val="nil"/>
              <w:right w:val="nil"/>
            </w:tcBorders>
            <w:shd w:val="clear" w:color="auto" w:fill="auto"/>
            <w:noWrap/>
            <w:vAlign w:val="center"/>
          </w:tcPr>
          <w:p w14:paraId="6DCD24A2">
            <w:pPr>
              <w:widowControl/>
              <w:tabs>
                <w:tab w:val="left" w:pos="250"/>
              </w:tabs>
              <w:jc w:val="left"/>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eastAsia="zh-CN" w:bidi="ar"/>
              </w:rPr>
              <w:tab/>
            </w:r>
            <w:r>
              <w:rPr>
                <w:rFonts w:hint="eastAsia" w:ascii="Times New Roman" w:hAnsi="Times New Roman" w:eastAsia="宋体" w:cs="Times New Roman"/>
                <w:color w:val="000000"/>
                <w:kern w:val="0"/>
                <w:sz w:val="18"/>
                <w:szCs w:val="18"/>
                <w:lang w:val="en-US" w:eastAsia="zh-CN" w:bidi="ar"/>
              </w:rPr>
              <w:t>Dataset</w:t>
            </w:r>
          </w:p>
        </w:tc>
        <w:tc>
          <w:tcPr>
            <w:tcW w:w="1120" w:type="dxa"/>
            <w:vMerge w:val="restart"/>
            <w:tcBorders>
              <w:top w:val="single" w:color="auto" w:sz="4" w:space="0"/>
              <w:left w:val="nil"/>
              <w:right w:val="nil"/>
            </w:tcBorders>
            <w:shd w:val="clear" w:color="auto" w:fill="auto"/>
            <w:noWrap/>
            <w:vAlign w:val="center"/>
          </w:tcPr>
          <w:p w14:paraId="6560CCA6">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Model</w:t>
            </w:r>
          </w:p>
        </w:tc>
        <w:tc>
          <w:tcPr>
            <w:tcW w:w="2395" w:type="dxa"/>
            <w:gridSpan w:val="2"/>
            <w:vMerge w:val="restart"/>
            <w:tcBorders>
              <w:top w:val="single" w:color="auto" w:sz="4" w:space="0"/>
              <w:left w:val="nil"/>
              <w:bottom w:val="single" w:color="auto" w:sz="4" w:space="0"/>
              <w:right w:val="nil"/>
            </w:tcBorders>
            <w:shd w:val="clear" w:color="auto" w:fill="auto"/>
            <w:noWrap/>
            <w:vAlign w:val="center"/>
          </w:tcPr>
          <w:p w14:paraId="79A0DCDD">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Preprocess</w:t>
            </w:r>
          </w:p>
        </w:tc>
        <w:tc>
          <w:tcPr>
            <w:tcW w:w="3180" w:type="dxa"/>
            <w:gridSpan w:val="3"/>
            <w:tcBorders>
              <w:top w:val="single" w:color="auto" w:sz="4" w:space="0"/>
              <w:left w:val="nil"/>
              <w:bottom w:val="single" w:color="auto" w:sz="4" w:space="0"/>
              <w:right w:val="nil"/>
            </w:tcBorders>
            <w:shd w:val="clear" w:color="auto" w:fill="auto"/>
            <w:noWrap/>
          </w:tcPr>
          <w:p w14:paraId="4D97E222">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Train</w:t>
            </w:r>
          </w:p>
        </w:tc>
        <w:tc>
          <w:tcPr>
            <w:tcW w:w="3180" w:type="dxa"/>
            <w:gridSpan w:val="3"/>
            <w:tcBorders>
              <w:top w:val="single" w:color="auto" w:sz="4" w:space="0"/>
              <w:left w:val="nil"/>
              <w:bottom w:val="single" w:color="auto" w:sz="4" w:space="0"/>
              <w:right w:val="nil"/>
            </w:tcBorders>
            <w:shd w:val="clear" w:color="auto" w:fill="auto"/>
            <w:noWrap/>
          </w:tcPr>
          <w:p w14:paraId="56CB066C">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Test</w:t>
            </w:r>
          </w:p>
        </w:tc>
      </w:tr>
      <w:tr w14:paraId="1A6D523A">
        <w:trPr>
          <w:trHeight w:val="280" w:hRule="atLeast"/>
          <w:jc w:val="center"/>
        </w:trPr>
        <w:tc>
          <w:tcPr>
            <w:tcW w:w="1120" w:type="dxa"/>
            <w:vMerge w:val="continue"/>
            <w:tcBorders>
              <w:left w:val="nil"/>
              <w:bottom w:val="single" w:color="auto" w:sz="4" w:space="0"/>
              <w:right w:val="nil"/>
            </w:tcBorders>
            <w:shd w:val="clear" w:color="auto" w:fill="auto"/>
            <w:noWrap/>
            <w:vAlign w:val="center"/>
          </w:tcPr>
          <w:p w14:paraId="0419A0F3">
            <w:pPr>
              <w:widowControl/>
              <w:jc w:val="center"/>
              <w:rPr>
                <w:rFonts w:ascii="Times New Roman" w:hAnsi="Times New Roman" w:eastAsia="宋体" w:cs="Times New Roman"/>
                <w:color w:val="000000"/>
                <w:kern w:val="0"/>
                <w:sz w:val="18"/>
                <w:szCs w:val="18"/>
                <w:lang w:val="en-US" w:eastAsia="zh-CN" w:bidi="ar"/>
              </w:rPr>
            </w:pPr>
          </w:p>
        </w:tc>
        <w:tc>
          <w:tcPr>
            <w:tcW w:w="1120" w:type="dxa"/>
            <w:vMerge w:val="continue"/>
            <w:tcBorders>
              <w:left w:val="nil"/>
              <w:bottom w:val="single" w:color="auto" w:sz="4" w:space="0"/>
              <w:right w:val="nil"/>
            </w:tcBorders>
            <w:shd w:val="clear" w:color="auto" w:fill="auto"/>
            <w:noWrap/>
            <w:vAlign w:val="center"/>
          </w:tcPr>
          <w:p w14:paraId="75F21213">
            <w:pPr>
              <w:widowControl/>
              <w:jc w:val="center"/>
              <w:rPr>
                <w:rFonts w:ascii="Times New Roman" w:hAnsi="Times New Roman" w:eastAsia="宋体" w:cs="Times New Roman"/>
                <w:color w:val="000000"/>
                <w:kern w:val="0"/>
                <w:sz w:val="18"/>
                <w:szCs w:val="18"/>
                <w:lang w:bidi="ar"/>
              </w:rPr>
            </w:pPr>
          </w:p>
        </w:tc>
        <w:tc>
          <w:tcPr>
            <w:tcW w:w="2395" w:type="dxa"/>
            <w:gridSpan w:val="2"/>
            <w:vMerge w:val="continue"/>
            <w:tcBorders>
              <w:top w:val="single" w:color="auto" w:sz="4" w:space="0"/>
              <w:bottom w:val="single" w:color="auto" w:sz="4" w:space="0"/>
            </w:tcBorders>
            <w:shd w:val="clear" w:color="auto" w:fill="auto"/>
            <w:noWrap/>
            <w:vAlign w:val="center"/>
          </w:tcPr>
          <w:p w14:paraId="53EB3162">
            <w:pPr>
              <w:widowControl/>
              <w:jc w:val="center"/>
              <w:rPr>
                <w:rFonts w:hint="eastAsia" w:ascii="Times New Roman" w:hAnsi="Times New Roman" w:eastAsia="宋体" w:cs="Times New Roman"/>
                <w:color w:val="000000"/>
                <w:kern w:val="0"/>
                <w:sz w:val="18"/>
                <w:szCs w:val="18"/>
                <w:lang w:val="en-US" w:eastAsia="zh-CN" w:bidi="ar"/>
              </w:rPr>
            </w:pPr>
          </w:p>
        </w:tc>
        <w:tc>
          <w:tcPr>
            <w:tcW w:w="1060" w:type="dxa"/>
            <w:tcBorders>
              <w:top w:val="single" w:color="auto" w:sz="4" w:space="0"/>
              <w:bottom w:val="single" w:color="auto" w:sz="4" w:space="0"/>
            </w:tcBorders>
            <w:shd w:val="clear" w:color="auto" w:fill="auto"/>
            <w:noWrap/>
            <w:vAlign w:val="center"/>
          </w:tcPr>
          <w:p w14:paraId="66403249">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R²</w:t>
            </w:r>
          </w:p>
        </w:tc>
        <w:tc>
          <w:tcPr>
            <w:tcW w:w="1060" w:type="dxa"/>
            <w:tcBorders>
              <w:top w:val="single" w:color="auto" w:sz="4" w:space="0"/>
              <w:bottom w:val="single" w:color="auto" w:sz="4" w:space="0"/>
            </w:tcBorders>
            <w:shd w:val="clear" w:color="auto" w:fill="auto"/>
            <w:noWrap/>
            <w:vAlign w:val="center"/>
          </w:tcPr>
          <w:p w14:paraId="47D61A92">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RMSE</w:t>
            </w:r>
          </w:p>
        </w:tc>
        <w:tc>
          <w:tcPr>
            <w:tcW w:w="1060" w:type="dxa"/>
            <w:tcBorders>
              <w:top w:val="single" w:color="auto" w:sz="4" w:space="0"/>
              <w:bottom w:val="single" w:color="auto" w:sz="4" w:space="0"/>
            </w:tcBorders>
            <w:shd w:val="clear" w:color="auto" w:fill="auto"/>
            <w:noWrap/>
            <w:vAlign w:val="center"/>
          </w:tcPr>
          <w:p w14:paraId="7BC63D22">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RPD</w:t>
            </w:r>
          </w:p>
        </w:tc>
        <w:tc>
          <w:tcPr>
            <w:tcW w:w="1060" w:type="dxa"/>
            <w:tcBorders>
              <w:top w:val="single" w:color="auto" w:sz="4" w:space="0"/>
              <w:bottom w:val="single" w:color="auto" w:sz="4" w:space="0"/>
            </w:tcBorders>
            <w:shd w:val="clear" w:color="auto" w:fill="auto"/>
            <w:noWrap/>
            <w:vAlign w:val="center"/>
          </w:tcPr>
          <w:p w14:paraId="7F244958">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R²</w:t>
            </w:r>
          </w:p>
        </w:tc>
        <w:tc>
          <w:tcPr>
            <w:tcW w:w="1060" w:type="dxa"/>
            <w:tcBorders>
              <w:top w:val="single" w:color="auto" w:sz="4" w:space="0"/>
              <w:bottom w:val="single" w:color="auto" w:sz="4" w:space="0"/>
            </w:tcBorders>
            <w:shd w:val="clear" w:color="auto" w:fill="auto"/>
            <w:noWrap/>
            <w:vAlign w:val="center"/>
          </w:tcPr>
          <w:p w14:paraId="2E1EA8E2">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RMSE</w:t>
            </w:r>
          </w:p>
        </w:tc>
        <w:tc>
          <w:tcPr>
            <w:tcW w:w="1060" w:type="dxa"/>
            <w:tcBorders>
              <w:top w:val="single" w:color="auto" w:sz="4" w:space="0"/>
              <w:bottom w:val="single" w:color="auto" w:sz="4" w:space="0"/>
            </w:tcBorders>
            <w:shd w:val="clear" w:color="auto" w:fill="auto"/>
            <w:noWrap/>
            <w:vAlign w:val="center"/>
          </w:tcPr>
          <w:p w14:paraId="6941BFF0">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RPD</w:t>
            </w:r>
          </w:p>
        </w:tc>
      </w:tr>
      <w:tr w14:paraId="7103C55C">
        <w:trPr>
          <w:trHeight w:val="280" w:hRule="atLeast"/>
          <w:jc w:val="center"/>
        </w:trPr>
        <w:tc>
          <w:tcPr>
            <w:tcW w:w="1120" w:type="dxa"/>
            <w:vMerge w:val="restart"/>
            <w:tcBorders>
              <w:top w:val="nil"/>
              <w:left w:val="nil"/>
              <w:right w:val="nil"/>
            </w:tcBorders>
            <w:shd w:val="clear" w:color="auto" w:fill="auto"/>
            <w:noWrap/>
            <w:vAlign w:val="center"/>
          </w:tcPr>
          <w:p w14:paraId="0F72CD4E">
            <w:pPr>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val="en-US" w:eastAsia="zh-CN" w:bidi="ar"/>
              </w:rPr>
              <w:t>SNSB</w:t>
            </w:r>
          </w:p>
        </w:tc>
        <w:tc>
          <w:tcPr>
            <w:tcW w:w="1120" w:type="dxa"/>
            <w:vMerge w:val="restart"/>
            <w:tcBorders>
              <w:top w:val="nil"/>
              <w:left w:val="nil"/>
              <w:right w:val="nil"/>
            </w:tcBorders>
            <w:shd w:val="clear" w:color="auto" w:fill="auto"/>
            <w:noWrap/>
            <w:vAlign w:val="center"/>
          </w:tcPr>
          <w:p w14:paraId="64A41593">
            <w:pPr>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ResNet</w:t>
            </w:r>
          </w:p>
        </w:tc>
        <w:tc>
          <w:tcPr>
            <w:tcW w:w="636" w:type="dxa"/>
            <w:vMerge w:val="restart"/>
            <w:tcBorders>
              <w:top w:val="single" w:color="auto" w:sz="4" w:space="0"/>
              <w:left w:val="nil"/>
              <w:right w:val="nil"/>
            </w:tcBorders>
            <w:shd w:val="clear" w:color="auto" w:fill="auto"/>
            <w:noWrap/>
            <w:vAlign w:val="center"/>
          </w:tcPr>
          <w:p w14:paraId="7C563D93">
            <w:pPr>
              <w:widowControl/>
              <w:jc w:val="center"/>
              <w:rPr>
                <w:rFonts w:hint="eastAsia" w:ascii="Times New Roman" w:hAnsi="Times New Roman" w:eastAsia="宋体" w:cs="Times New Roman"/>
                <w:color w:val="000000"/>
                <w:kern w:val="0"/>
                <w:sz w:val="18"/>
                <w:szCs w:val="18"/>
                <w:lang w:val="en-US" w:eastAsia="zh-CN" w:bidi="ar"/>
              </w:rPr>
            </w:pPr>
            <w:r>
              <w:rPr>
                <w:rFonts w:ascii="Times New Roman" w:hAnsi="Times New Roman" w:eastAsia="宋体" w:cs="Times New Roman"/>
                <w:color w:val="000000"/>
                <w:kern w:val="0"/>
                <w:sz w:val="18"/>
                <w:szCs w:val="18"/>
                <w:lang w:bidi="ar"/>
              </w:rPr>
              <w:t>SG</w:t>
            </w:r>
          </w:p>
        </w:tc>
        <w:tc>
          <w:tcPr>
            <w:tcW w:w="1759" w:type="dxa"/>
            <w:tcBorders>
              <w:top w:val="single" w:color="auto" w:sz="4" w:space="0"/>
              <w:left w:val="nil"/>
              <w:right w:val="nil"/>
            </w:tcBorders>
            <w:shd w:val="clear" w:color="auto" w:fill="auto"/>
            <w:noWrap/>
            <w:vAlign w:val="center"/>
          </w:tcPr>
          <w:p w14:paraId="7BBD0FAE">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NONE</w:t>
            </w:r>
          </w:p>
        </w:tc>
        <w:tc>
          <w:tcPr>
            <w:tcW w:w="1060" w:type="dxa"/>
            <w:tcBorders>
              <w:top w:val="single" w:color="auto" w:sz="4" w:space="0"/>
              <w:left w:val="nil"/>
              <w:right w:val="nil"/>
            </w:tcBorders>
            <w:shd w:val="clear" w:color="auto" w:fill="auto"/>
            <w:noWrap/>
            <w:vAlign w:val="bottom"/>
          </w:tcPr>
          <w:p w14:paraId="05DCA589">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0.9856</w:t>
            </w:r>
          </w:p>
        </w:tc>
        <w:tc>
          <w:tcPr>
            <w:tcW w:w="1060" w:type="dxa"/>
            <w:tcBorders>
              <w:top w:val="single" w:color="auto" w:sz="4" w:space="0"/>
              <w:left w:val="nil"/>
              <w:right w:val="nil"/>
            </w:tcBorders>
            <w:shd w:val="clear" w:color="auto" w:fill="auto"/>
            <w:noWrap/>
            <w:vAlign w:val="bottom"/>
          </w:tcPr>
          <w:p w14:paraId="7CC73948">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0.5592</w:t>
            </w:r>
          </w:p>
        </w:tc>
        <w:tc>
          <w:tcPr>
            <w:tcW w:w="1060" w:type="dxa"/>
            <w:tcBorders>
              <w:top w:val="single" w:color="auto" w:sz="4" w:space="0"/>
              <w:left w:val="nil"/>
              <w:right w:val="nil"/>
            </w:tcBorders>
            <w:shd w:val="clear" w:color="auto" w:fill="auto"/>
            <w:noWrap/>
            <w:vAlign w:val="bottom"/>
          </w:tcPr>
          <w:p w14:paraId="01ED680F">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8.3401</w:t>
            </w:r>
          </w:p>
        </w:tc>
        <w:tc>
          <w:tcPr>
            <w:tcW w:w="1060" w:type="dxa"/>
            <w:tcBorders>
              <w:top w:val="single" w:color="auto" w:sz="4" w:space="0"/>
              <w:left w:val="nil"/>
              <w:right w:val="nil"/>
            </w:tcBorders>
            <w:shd w:val="clear" w:color="auto" w:fill="auto"/>
            <w:noWrap/>
            <w:vAlign w:val="bottom"/>
          </w:tcPr>
          <w:p w14:paraId="0BBDC651">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0.7607</w:t>
            </w:r>
          </w:p>
        </w:tc>
        <w:tc>
          <w:tcPr>
            <w:tcW w:w="1060" w:type="dxa"/>
            <w:tcBorders>
              <w:top w:val="single" w:color="auto" w:sz="4" w:space="0"/>
              <w:left w:val="nil"/>
              <w:right w:val="nil"/>
            </w:tcBorders>
            <w:shd w:val="clear" w:color="auto" w:fill="auto"/>
            <w:noWrap/>
            <w:vAlign w:val="bottom"/>
          </w:tcPr>
          <w:p w14:paraId="0A6DD41E">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2.2723</w:t>
            </w:r>
          </w:p>
        </w:tc>
        <w:tc>
          <w:tcPr>
            <w:tcW w:w="1060" w:type="dxa"/>
            <w:tcBorders>
              <w:top w:val="single" w:color="auto" w:sz="4" w:space="0"/>
              <w:left w:val="nil"/>
              <w:right w:val="nil"/>
            </w:tcBorders>
            <w:shd w:val="clear" w:color="auto" w:fill="auto"/>
            <w:noWrap/>
            <w:vAlign w:val="bottom"/>
          </w:tcPr>
          <w:p w14:paraId="326F405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2.0441</w:t>
            </w:r>
          </w:p>
        </w:tc>
      </w:tr>
      <w:tr w14:paraId="5649FB9D">
        <w:trPr>
          <w:trHeight w:val="280" w:hRule="atLeast"/>
          <w:jc w:val="center"/>
        </w:trPr>
        <w:tc>
          <w:tcPr>
            <w:tcW w:w="1120" w:type="dxa"/>
            <w:vMerge w:val="continue"/>
            <w:tcBorders>
              <w:left w:val="nil"/>
              <w:right w:val="nil"/>
            </w:tcBorders>
            <w:shd w:val="clear" w:color="auto" w:fill="auto"/>
            <w:noWrap/>
            <w:vAlign w:val="center"/>
          </w:tcPr>
          <w:p w14:paraId="2687C956">
            <w:pPr>
              <w:jc w:val="center"/>
              <w:rPr>
                <w:rFonts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3D557730">
            <w:pPr>
              <w:jc w:val="center"/>
              <w:rPr>
                <w:rFonts w:ascii="Times New Roman" w:hAnsi="Times New Roman" w:eastAsia="宋体" w:cs="Times New Roman"/>
                <w:color w:val="000000"/>
                <w:kern w:val="0"/>
                <w:sz w:val="18"/>
                <w:szCs w:val="18"/>
                <w:lang w:bidi="ar"/>
              </w:rPr>
            </w:pPr>
          </w:p>
        </w:tc>
        <w:tc>
          <w:tcPr>
            <w:tcW w:w="636" w:type="dxa"/>
            <w:vMerge w:val="continue"/>
            <w:tcBorders>
              <w:left w:val="nil"/>
              <w:right w:val="nil"/>
            </w:tcBorders>
            <w:shd w:val="clear" w:color="auto" w:fill="auto"/>
            <w:noWrap/>
            <w:vAlign w:val="center"/>
          </w:tcPr>
          <w:p w14:paraId="38DA8224">
            <w:pPr>
              <w:jc w:val="center"/>
              <w:rPr>
                <w:rFonts w:hint="eastAsia" w:ascii="Times New Roman" w:hAnsi="Times New Roman" w:eastAsia="宋体" w:cs="Times New Roman"/>
                <w:color w:val="000000"/>
                <w:kern w:val="0"/>
                <w:sz w:val="18"/>
                <w:szCs w:val="18"/>
                <w:lang w:val="en-US" w:eastAsia="zh-CN" w:bidi="ar"/>
              </w:rPr>
            </w:pPr>
          </w:p>
        </w:tc>
        <w:tc>
          <w:tcPr>
            <w:tcW w:w="1759" w:type="dxa"/>
            <w:tcBorders>
              <w:left w:val="nil"/>
              <w:right w:val="nil"/>
            </w:tcBorders>
            <w:shd w:val="clear" w:color="auto" w:fill="auto"/>
            <w:noWrap/>
            <w:vAlign w:val="center"/>
          </w:tcPr>
          <w:p w14:paraId="4348D75B">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FD</w:t>
            </w:r>
          </w:p>
        </w:tc>
        <w:tc>
          <w:tcPr>
            <w:tcW w:w="1060" w:type="dxa"/>
            <w:tcBorders>
              <w:left w:val="nil"/>
              <w:right w:val="nil"/>
            </w:tcBorders>
            <w:shd w:val="clear" w:color="auto" w:fill="auto"/>
            <w:noWrap/>
            <w:vAlign w:val="bottom"/>
          </w:tcPr>
          <w:p w14:paraId="4243B9F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0.9274</w:t>
            </w:r>
          </w:p>
        </w:tc>
        <w:tc>
          <w:tcPr>
            <w:tcW w:w="1060" w:type="dxa"/>
            <w:tcBorders>
              <w:left w:val="nil"/>
              <w:right w:val="nil"/>
            </w:tcBorders>
            <w:shd w:val="clear" w:color="auto" w:fill="auto"/>
            <w:noWrap/>
            <w:vAlign w:val="bottom"/>
          </w:tcPr>
          <w:p w14:paraId="3B42FF4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1.2562</w:t>
            </w:r>
          </w:p>
        </w:tc>
        <w:tc>
          <w:tcPr>
            <w:tcW w:w="1060" w:type="dxa"/>
            <w:tcBorders>
              <w:left w:val="nil"/>
              <w:right w:val="nil"/>
            </w:tcBorders>
            <w:shd w:val="clear" w:color="auto" w:fill="auto"/>
            <w:noWrap/>
            <w:vAlign w:val="bottom"/>
          </w:tcPr>
          <w:p w14:paraId="1447C42C">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3.7124</w:t>
            </w:r>
          </w:p>
        </w:tc>
        <w:tc>
          <w:tcPr>
            <w:tcW w:w="1060" w:type="dxa"/>
            <w:tcBorders>
              <w:left w:val="nil"/>
              <w:right w:val="nil"/>
            </w:tcBorders>
            <w:shd w:val="clear" w:color="auto" w:fill="auto"/>
            <w:noWrap/>
            <w:vAlign w:val="bottom"/>
          </w:tcPr>
          <w:p w14:paraId="203D981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0.8811</w:t>
            </w:r>
          </w:p>
        </w:tc>
        <w:tc>
          <w:tcPr>
            <w:tcW w:w="1060" w:type="dxa"/>
            <w:tcBorders>
              <w:left w:val="nil"/>
              <w:right w:val="nil"/>
            </w:tcBorders>
            <w:shd w:val="clear" w:color="auto" w:fill="auto"/>
            <w:noWrap/>
            <w:vAlign w:val="bottom"/>
          </w:tcPr>
          <w:p w14:paraId="760158F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1.6018</w:t>
            </w:r>
          </w:p>
        </w:tc>
        <w:tc>
          <w:tcPr>
            <w:tcW w:w="1060" w:type="dxa"/>
            <w:tcBorders>
              <w:left w:val="nil"/>
              <w:right w:val="nil"/>
            </w:tcBorders>
            <w:shd w:val="clear" w:color="auto" w:fill="auto"/>
            <w:noWrap/>
            <w:vAlign w:val="bottom"/>
          </w:tcPr>
          <w:p w14:paraId="2CBFD48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2.8997</w:t>
            </w:r>
          </w:p>
        </w:tc>
      </w:tr>
      <w:tr w14:paraId="1F6EC70B">
        <w:trPr>
          <w:trHeight w:val="280" w:hRule="atLeast"/>
          <w:jc w:val="center"/>
        </w:trPr>
        <w:tc>
          <w:tcPr>
            <w:tcW w:w="1120" w:type="dxa"/>
            <w:vMerge w:val="continue"/>
            <w:tcBorders>
              <w:left w:val="nil"/>
              <w:right w:val="nil"/>
            </w:tcBorders>
            <w:shd w:val="clear" w:color="auto" w:fill="auto"/>
            <w:noWrap/>
            <w:vAlign w:val="center"/>
          </w:tcPr>
          <w:p w14:paraId="375D4DA9">
            <w:pPr>
              <w:jc w:val="center"/>
              <w:rPr>
                <w:rFonts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6607C8F8">
            <w:pPr>
              <w:jc w:val="center"/>
              <w:rPr>
                <w:rFonts w:ascii="Times New Roman" w:hAnsi="Times New Roman" w:eastAsia="宋体" w:cs="Times New Roman"/>
                <w:color w:val="000000"/>
                <w:kern w:val="0"/>
                <w:sz w:val="18"/>
                <w:szCs w:val="18"/>
                <w:lang w:bidi="ar"/>
              </w:rPr>
            </w:pPr>
          </w:p>
        </w:tc>
        <w:tc>
          <w:tcPr>
            <w:tcW w:w="636" w:type="dxa"/>
            <w:vMerge w:val="continue"/>
            <w:tcBorders>
              <w:left w:val="nil"/>
              <w:right w:val="nil"/>
            </w:tcBorders>
            <w:shd w:val="clear" w:color="auto" w:fill="auto"/>
            <w:noWrap/>
            <w:vAlign w:val="center"/>
          </w:tcPr>
          <w:p w14:paraId="09178784">
            <w:pPr>
              <w:jc w:val="center"/>
              <w:rPr>
                <w:rFonts w:hint="eastAsia" w:ascii="Times New Roman" w:hAnsi="Times New Roman" w:eastAsia="宋体" w:cs="Times New Roman"/>
                <w:color w:val="000000"/>
                <w:kern w:val="0"/>
                <w:sz w:val="18"/>
                <w:szCs w:val="18"/>
                <w:lang w:val="en-US" w:eastAsia="zh-CN" w:bidi="ar"/>
              </w:rPr>
            </w:pPr>
          </w:p>
        </w:tc>
        <w:tc>
          <w:tcPr>
            <w:tcW w:w="1759" w:type="dxa"/>
            <w:tcBorders>
              <w:left w:val="nil"/>
              <w:right w:val="nil"/>
            </w:tcBorders>
            <w:shd w:val="clear" w:color="auto" w:fill="auto"/>
            <w:noWrap/>
            <w:vAlign w:val="center"/>
          </w:tcPr>
          <w:p w14:paraId="5A7F0CF0">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SD</w:t>
            </w:r>
          </w:p>
        </w:tc>
        <w:tc>
          <w:tcPr>
            <w:tcW w:w="1060" w:type="dxa"/>
            <w:tcBorders>
              <w:left w:val="nil"/>
              <w:right w:val="nil"/>
            </w:tcBorders>
            <w:shd w:val="clear" w:color="auto" w:fill="auto"/>
            <w:noWrap/>
            <w:vAlign w:val="bottom"/>
          </w:tcPr>
          <w:p w14:paraId="117927A9">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0.9161</w:t>
            </w:r>
          </w:p>
        </w:tc>
        <w:tc>
          <w:tcPr>
            <w:tcW w:w="1060" w:type="dxa"/>
            <w:tcBorders>
              <w:left w:val="nil"/>
              <w:right w:val="nil"/>
            </w:tcBorders>
            <w:shd w:val="clear" w:color="auto" w:fill="auto"/>
            <w:noWrap/>
            <w:vAlign w:val="bottom"/>
          </w:tcPr>
          <w:p w14:paraId="6FF33B02">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1.3507</w:t>
            </w:r>
          </w:p>
        </w:tc>
        <w:tc>
          <w:tcPr>
            <w:tcW w:w="1060" w:type="dxa"/>
            <w:tcBorders>
              <w:left w:val="nil"/>
              <w:right w:val="nil"/>
            </w:tcBorders>
            <w:shd w:val="clear" w:color="auto" w:fill="auto"/>
            <w:noWrap/>
            <w:vAlign w:val="bottom"/>
          </w:tcPr>
          <w:p w14:paraId="612BB9E7">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3.4527</w:t>
            </w:r>
          </w:p>
        </w:tc>
        <w:tc>
          <w:tcPr>
            <w:tcW w:w="1060" w:type="dxa"/>
            <w:tcBorders>
              <w:left w:val="nil"/>
              <w:right w:val="nil"/>
            </w:tcBorders>
            <w:shd w:val="clear" w:color="auto" w:fill="auto"/>
            <w:noWrap/>
            <w:vAlign w:val="bottom"/>
          </w:tcPr>
          <w:p w14:paraId="6587CE9F">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0.8703</w:t>
            </w:r>
          </w:p>
        </w:tc>
        <w:tc>
          <w:tcPr>
            <w:tcW w:w="1060" w:type="dxa"/>
            <w:tcBorders>
              <w:left w:val="nil"/>
              <w:right w:val="nil"/>
            </w:tcBorders>
            <w:shd w:val="clear" w:color="auto" w:fill="auto"/>
            <w:noWrap/>
            <w:vAlign w:val="bottom"/>
          </w:tcPr>
          <w:p w14:paraId="260EA5B2">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1.6727</w:t>
            </w:r>
          </w:p>
        </w:tc>
        <w:tc>
          <w:tcPr>
            <w:tcW w:w="1060" w:type="dxa"/>
            <w:tcBorders>
              <w:left w:val="nil"/>
              <w:right w:val="nil"/>
            </w:tcBorders>
            <w:shd w:val="clear" w:color="auto" w:fill="auto"/>
            <w:noWrap/>
            <w:vAlign w:val="bottom"/>
          </w:tcPr>
          <w:p w14:paraId="1AF761C7">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2.7768</w:t>
            </w:r>
          </w:p>
        </w:tc>
      </w:tr>
      <w:tr w14:paraId="23DD3D95">
        <w:trPr>
          <w:trHeight w:val="280" w:hRule="atLeast"/>
          <w:jc w:val="center"/>
        </w:trPr>
        <w:tc>
          <w:tcPr>
            <w:tcW w:w="1120" w:type="dxa"/>
            <w:vMerge w:val="continue"/>
            <w:tcBorders>
              <w:left w:val="nil"/>
              <w:right w:val="nil"/>
            </w:tcBorders>
            <w:shd w:val="clear" w:color="auto" w:fill="auto"/>
            <w:noWrap/>
            <w:vAlign w:val="center"/>
          </w:tcPr>
          <w:p w14:paraId="7BDDCD01">
            <w:pPr>
              <w:jc w:val="center"/>
              <w:rPr>
                <w:rFonts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10ADA414">
            <w:pPr>
              <w:jc w:val="center"/>
              <w:rPr>
                <w:rFonts w:ascii="Times New Roman" w:hAnsi="Times New Roman" w:eastAsia="宋体" w:cs="Times New Roman"/>
                <w:color w:val="000000"/>
                <w:kern w:val="0"/>
                <w:sz w:val="18"/>
                <w:szCs w:val="18"/>
                <w:lang w:bidi="ar"/>
              </w:rPr>
            </w:pPr>
          </w:p>
        </w:tc>
        <w:tc>
          <w:tcPr>
            <w:tcW w:w="636" w:type="dxa"/>
            <w:vMerge w:val="continue"/>
            <w:tcBorders>
              <w:left w:val="nil"/>
              <w:right w:val="nil"/>
            </w:tcBorders>
            <w:shd w:val="clear" w:color="auto" w:fill="auto"/>
            <w:noWrap/>
            <w:vAlign w:val="center"/>
          </w:tcPr>
          <w:p w14:paraId="0D9E0373">
            <w:pPr>
              <w:jc w:val="center"/>
              <w:rPr>
                <w:rFonts w:hint="eastAsia" w:ascii="Times New Roman" w:hAnsi="Times New Roman" w:eastAsia="宋体" w:cs="Times New Roman"/>
                <w:color w:val="000000"/>
                <w:kern w:val="0"/>
                <w:sz w:val="18"/>
                <w:szCs w:val="18"/>
                <w:lang w:val="en-US" w:eastAsia="zh-CN" w:bidi="ar"/>
              </w:rPr>
            </w:pPr>
          </w:p>
        </w:tc>
        <w:tc>
          <w:tcPr>
            <w:tcW w:w="1759" w:type="dxa"/>
            <w:tcBorders>
              <w:left w:val="nil"/>
              <w:right w:val="nil"/>
            </w:tcBorders>
            <w:shd w:val="clear" w:color="auto" w:fill="auto"/>
            <w:noWrap/>
            <w:vAlign w:val="center"/>
          </w:tcPr>
          <w:p w14:paraId="20C3E2ED">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SNV</w:t>
            </w:r>
          </w:p>
        </w:tc>
        <w:tc>
          <w:tcPr>
            <w:tcW w:w="1060" w:type="dxa"/>
            <w:tcBorders>
              <w:left w:val="nil"/>
              <w:right w:val="nil"/>
            </w:tcBorders>
            <w:shd w:val="clear" w:color="auto" w:fill="auto"/>
            <w:noWrap/>
            <w:vAlign w:val="bottom"/>
          </w:tcPr>
          <w:p w14:paraId="070E8891">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0.8926</w:t>
            </w:r>
          </w:p>
        </w:tc>
        <w:tc>
          <w:tcPr>
            <w:tcW w:w="1060" w:type="dxa"/>
            <w:tcBorders>
              <w:left w:val="nil"/>
              <w:right w:val="nil"/>
            </w:tcBorders>
            <w:shd w:val="clear" w:color="auto" w:fill="auto"/>
            <w:noWrap/>
            <w:vAlign w:val="bottom"/>
          </w:tcPr>
          <w:p w14:paraId="5399E297">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1.5283</w:t>
            </w:r>
          </w:p>
        </w:tc>
        <w:tc>
          <w:tcPr>
            <w:tcW w:w="1060" w:type="dxa"/>
            <w:tcBorders>
              <w:left w:val="nil"/>
              <w:right w:val="nil"/>
            </w:tcBorders>
            <w:shd w:val="clear" w:color="auto" w:fill="auto"/>
            <w:noWrap/>
            <w:vAlign w:val="bottom"/>
          </w:tcPr>
          <w:p w14:paraId="5196925F">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3.0513</w:t>
            </w:r>
          </w:p>
        </w:tc>
        <w:tc>
          <w:tcPr>
            <w:tcW w:w="1060" w:type="dxa"/>
            <w:tcBorders>
              <w:left w:val="nil"/>
              <w:right w:val="nil"/>
            </w:tcBorders>
            <w:shd w:val="clear" w:color="auto" w:fill="auto"/>
            <w:noWrap/>
            <w:vAlign w:val="bottom"/>
          </w:tcPr>
          <w:p w14:paraId="187A2659">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0.8480</w:t>
            </w:r>
          </w:p>
        </w:tc>
        <w:tc>
          <w:tcPr>
            <w:tcW w:w="1060" w:type="dxa"/>
            <w:tcBorders>
              <w:left w:val="nil"/>
              <w:right w:val="nil"/>
            </w:tcBorders>
            <w:shd w:val="clear" w:color="auto" w:fill="auto"/>
            <w:noWrap/>
            <w:vAlign w:val="bottom"/>
          </w:tcPr>
          <w:p w14:paraId="211DE406">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1.8111</w:t>
            </w:r>
          </w:p>
        </w:tc>
        <w:tc>
          <w:tcPr>
            <w:tcW w:w="1060" w:type="dxa"/>
            <w:tcBorders>
              <w:left w:val="nil"/>
              <w:right w:val="nil"/>
            </w:tcBorders>
            <w:shd w:val="clear" w:color="auto" w:fill="auto"/>
            <w:noWrap/>
            <w:vAlign w:val="bottom"/>
          </w:tcPr>
          <w:p w14:paraId="12C17CCB">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2.5647</w:t>
            </w:r>
          </w:p>
        </w:tc>
      </w:tr>
      <w:tr w14:paraId="6F5D4EB8">
        <w:trPr>
          <w:trHeight w:val="280" w:hRule="atLeast"/>
          <w:jc w:val="center"/>
        </w:trPr>
        <w:tc>
          <w:tcPr>
            <w:tcW w:w="1120" w:type="dxa"/>
            <w:vMerge w:val="continue"/>
            <w:tcBorders>
              <w:left w:val="nil"/>
              <w:right w:val="nil"/>
            </w:tcBorders>
            <w:shd w:val="clear" w:color="auto" w:fill="auto"/>
            <w:noWrap/>
            <w:vAlign w:val="center"/>
          </w:tcPr>
          <w:p w14:paraId="47475D64">
            <w:pPr>
              <w:jc w:val="center"/>
              <w:rPr>
                <w:rFonts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33C620F8">
            <w:pPr>
              <w:jc w:val="center"/>
              <w:rPr>
                <w:rFonts w:ascii="Times New Roman" w:hAnsi="Times New Roman" w:eastAsia="宋体" w:cs="Times New Roman"/>
                <w:color w:val="000000"/>
                <w:kern w:val="0"/>
                <w:sz w:val="18"/>
                <w:szCs w:val="18"/>
                <w:lang w:bidi="ar"/>
              </w:rPr>
            </w:pPr>
          </w:p>
        </w:tc>
        <w:tc>
          <w:tcPr>
            <w:tcW w:w="636" w:type="dxa"/>
            <w:vMerge w:val="continue"/>
            <w:tcBorders>
              <w:left w:val="nil"/>
              <w:right w:val="nil"/>
            </w:tcBorders>
            <w:shd w:val="clear" w:color="auto" w:fill="auto"/>
            <w:noWrap/>
            <w:vAlign w:val="center"/>
          </w:tcPr>
          <w:p w14:paraId="4F4D78AE">
            <w:pPr>
              <w:jc w:val="center"/>
              <w:rPr>
                <w:rFonts w:hint="eastAsia" w:ascii="Times New Roman" w:hAnsi="Times New Roman" w:eastAsia="宋体" w:cs="Times New Roman"/>
                <w:color w:val="000000"/>
                <w:kern w:val="0"/>
                <w:sz w:val="18"/>
                <w:szCs w:val="18"/>
                <w:lang w:val="en-US" w:eastAsia="zh-CN" w:bidi="ar"/>
              </w:rPr>
            </w:pPr>
          </w:p>
        </w:tc>
        <w:tc>
          <w:tcPr>
            <w:tcW w:w="1759" w:type="dxa"/>
            <w:tcBorders>
              <w:left w:val="nil"/>
              <w:right w:val="nil"/>
            </w:tcBorders>
            <w:shd w:val="clear" w:color="auto" w:fill="auto"/>
            <w:noWrap/>
            <w:vAlign w:val="center"/>
          </w:tcPr>
          <w:p w14:paraId="65B85932">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DETREND</w:t>
            </w:r>
          </w:p>
        </w:tc>
        <w:tc>
          <w:tcPr>
            <w:tcW w:w="1060" w:type="dxa"/>
            <w:tcBorders>
              <w:left w:val="nil"/>
              <w:right w:val="nil"/>
            </w:tcBorders>
            <w:shd w:val="clear" w:color="auto" w:fill="auto"/>
            <w:noWrap/>
            <w:vAlign w:val="bottom"/>
          </w:tcPr>
          <w:p w14:paraId="17D6A4A4">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0.9354</w:t>
            </w:r>
          </w:p>
        </w:tc>
        <w:tc>
          <w:tcPr>
            <w:tcW w:w="1060" w:type="dxa"/>
            <w:tcBorders>
              <w:left w:val="nil"/>
              <w:right w:val="nil"/>
            </w:tcBorders>
            <w:shd w:val="clear" w:color="auto" w:fill="auto"/>
            <w:noWrap/>
            <w:vAlign w:val="bottom"/>
          </w:tcPr>
          <w:p w14:paraId="2076DCDB">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1.1854</w:t>
            </w:r>
          </w:p>
        </w:tc>
        <w:tc>
          <w:tcPr>
            <w:tcW w:w="1060" w:type="dxa"/>
            <w:tcBorders>
              <w:left w:val="nil"/>
              <w:right w:val="nil"/>
            </w:tcBorders>
            <w:shd w:val="clear" w:color="auto" w:fill="auto"/>
            <w:noWrap/>
            <w:vAlign w:val="bottom"/>
          </w:tcPr>
          <w:p w14:paraId="0B0376A8">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3.9339</w:t>
            </w:r>
          </w:p>
        </w:tc>
        <w:tc>
          <w:tcPr>
            <w:tcW w:w="1060" w:type="dxa"/>
            <w:tcBorders>
              <w:left w:val="nil"/>
              <w:right w:val="nil"/>
            </w:tcBorders>
            <w:shd w:val="clear" w:color="auto" w:fill="auto"/>
            <w:noWrap/>
            <w:vAlign w:val="bottom"/>
          </w:tcPr>
          <w:p w14:paraId="1EEBCE3F">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0.8886</w:t>
            </w:r>
          </w:p>
        </w:tc>
        <w:tc>
          <w:tcPr>
            <w:tcW w:w="1060" w:type="dxa"/>
            <w:tcBorders>
              <w:left w:val="nil"/>
              <w:right w:val="nil"/>
            </w:tcBorders>
            <w:shd w:val="clear" w:color="auto" w:fill="auto"/>
            <w:noWrap/>
            <w:vAlign w:val="bottom"/>
          </w:tcPr>
          <w:p w14:paraId="5753F7B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1.5502</w:t>
            </w:r>
          </w:p>
        </w:tc>
        <w:tc>
          <w:tcPr>
            <w:tcW w:w="1060" w:type="dxa"/>
            <w:tcBorders>
              <w:left w:val="nil"/>
              <w:right w:val="nil"/>
            </w:tcBorders>
            <w:shd w:val="clear" w:color="auto" w:fill="auto"/>
            <w:noWrap/>
            <w:vAlign w:val="bottom"/>
          </w:tcPr>
          <w:p w14:paraId="4B53F7FC">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2.9963</w:t>
            </w:r>
          </w:p>
        </w:tc>
      </w:tr>
      <w:tr w14:paraId="408C1018">
        <w:trPr>
          <w:trHeight w:val="280" w:hRule="atLeast"/>
          <w:jc w:val="center"/>
        </w:trPr>
        <w:tc>
          <w:tcPr>
            <w:tcW w:w="1120" w:type="dxa"/>
            <w:vMerge w:val="continue"/>
            <w:tcBorders>
              <w:left w:val="nil"/>
              <w:right w:val="nil"/>
            </w:tcBorders>
            <w:shd w:val="clear" w:color="auto" w:fill="auto"/>
            <w:noWrap/>
            <w:vAlign w:val="center"/>
          </w:tcPr>
          <w:p w14:paraId="3D68B754">
            <w:pPr>
              <w:jc w:val="center"/>
              <w:rPr>
                <w:rFonts w:hint="eastAsia" w:ascii="Times New Roman" w:hAnsi="Times New Roman" w:eastAsia="宋体" w:cs="Times New Roman"/>
                <w:color w:val="000000"/>
                <w:kern w:val="0"/>
                <w:sz w:val="18"/>
                <w:szCs w:val="18"/>
                <w:lang w:val="en-US" w:eastAsia="zh-CN" w:bidi="ar"/>
              </w:rPr>
            </w:pPr>
          </w:p>
        </w:tc>
        <w:tc>
          <w:tcPr>
            <w:tcW w:w="1120" w:type="dxa"/>
            <w:vMerge w:val="restart"/>
            <w:tcBorders>
              <w:left w:val="nil"/>
              <w:right w:val="nil"/>
            </w:tcBorders>
            <w:shd w:val="clear" w:color="auto" w:fill="auto"/>
            <w:noWrap/>
            <w:vAlign w:val="center"/>
          </w:tcPr>
          <w:p w14:paraId="3EFDA31E">
            <w:pPr>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DS-DCNN</w:t>
            </w:r>
          </w:p>
        </w:tc>
        <w:tc>
          <w:tcPr>
            <w:tcW w:w="636" w:type="dxa"/>
            <w:vMerge w:val="continue"/>
            <w:tcBorders>
              <w:left w:val="nil"/>
              <w:right w:val="nil"/>
            </w:tcBorders>
            <w:shd w:val="clear" w:color="auto" w:fill="auto"/>
            <w:noWrap/>
            <w:vAlign w:val="center"/>
          </w:tcPr>
          <w:p w14:paraId="7C6E0794">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left w:val="nil"/>
              <w:bottom w:val="nil"/>
              <w:right w:val="nil"/>
            </w:tcBorders>
            <w:shd w:val="clear" w:color="auto" w:fill="auto"/>
            <w:noWrap/>
            <w:vAlign w:val="center"/>
          </w:tcPr>
          <w:p w14:paraId="556BB73F">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NONE</w:t>
            </w:r>
          </w:p>
        </w:tc>
        <w:tc>
          <w:tcPr>
            <w:tcW w:w="1060" w:type="dxa"/>
            <w:tcBorders>
              <w:left w:val="nil"/>
              <w:bottom w:val="nil"/>
              <w:right w:val="nil"/>
            </w:tcBorders>
            <w:shd w:val="clear" w:color="auto" w:fill="auto"/>
            <w:noWrap/>
            <w:vAlign w:val="bottom"/>
          </w:tcPr>
          <w:p w14:paraId="236796C8">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0.8697</w:t>
            </w:r>
          </w:p>
        </w:tc>
        <w:tc>
          <w:tcPr>
            <w:tcW w:w="1060" w:type="dxa"/>
            <w:tcBorders>
              <w:left w:val="nil"/>
              <w:bottom w:val="nil"/>
              <w:right w:val="nil"/>
            </w:tcBorders>
            <w:shd w:val="clear" w:color="auto" w:fill="auto"/>
            <w:noWrap/>
            <w:vAlign w:val="bottom"/>
          </w:tcPr>
          <w:p w14:paraId="58104B2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1.6832</w:t>
            </w:r>
          </w:p>
        </w:tc>
        <w:tc>
          <w:tcPr>
            <w:tcW w:w="1060" w:type="dxa"/>
            <w:tcBorders>
              <w:left w:val="nil"/>
              <w:bottom w:val="nil"/>
              <w:right w:val="nil"/>
            </w:tcBorders>
            <w:shd w:val="clear" w:color="auto" w:fill="auto"/>
            <w:noWrap/>
            <w:vAlign w:val="bottom"/>
          </w:tcPr>
          <w:p w14:paraId="0420D2FF">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2.7705</w:t>
            </w:r>
          </w:p>
        </w:tc>
        <w:tc>
          <w:tcPr>
            <w:tcW w:w="1060" w:type="dxa"/>
            <w:tcBorders>
              <w:left w:val="nil"/>
              <w:bottom w:val="nil"/>
              <w:right w:val="nil"/>
            </w:tcBorders>
            <w:shd w:val="clear" w:color="auto" w:fill="auto"/>
            <w:noWrap/>
            <w:vAlign w:val="bottom"/>
          </w:tcPr>
          <w:p w14:paraId="7A4B2559">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0.8262</w:t>
            </w:r>
          </w:p>
        </w:tc>
        <w:tc>
          <w:tcPr>
            <w:tcW w:w="1060" w:type="dxa"/>
            <w:tcBorders>
              <w:left w:val="nil"/>
              <w:bottom w:val="nil"/>
              <w:right w:val="nil"/>
            </w:tcBorders>
            <w:shd w:val="clear" w:color="auto" w:fill="auto"/>
            <w:noWrap/>
            <w:vAlign w:val="bottom"/>
          </w:tcPr>
          <w:p w14:paraId="2FE4C7AF">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1.9362</w:t>
            </w:r>
          </w:p>
        </w:tc>
        <w:tc>
          <w:tcPr>
            <w:tcW w:w="1060" w:type="dxa"/>
            <w:tcBorders>
              <w:left w:val="nil"/>
              <w:bottom w:val="nil"/>
              <w:right w:val="nil"/>
            </w:tcBorders>
            <w:shd w:val="clear" w:color="auto" w:fill="auto"/>
            <w:noWrap/>
            <w:vAlign w:val="bottom"/>
          </w:tcPr>
          <w:p w14:paraId="76CD6441">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2.3989</w:t>
            </w:r>
          </w:p>
        </w:tc>
      </w:tr>
      <w:tr w14:paraId="407B146B">
        <w:trPr>
          <w:trHeight w:val="280" w:hRule="atLeast"/>
          <w:jc w:val="center"/>
        </w:trPr>
        <w:tc>
          <w:tcPr>
            <w:tcW w:w="1120" w:type="dxa"/>
            <w:vMerge w:val="continue"/>
            <w:tcBorders>
              <w:left w:val="nil"/>
              <w:right w:val="nil"/>
            </w:tcBorders>
            <w:shd w:val="clear" w:color="auto" w:fill="auto"/>
            <w:noWrap/>
            <w:vAlign w:val="center"/>
          </w:tcPr>
          <w:p w14:paraId="363CA805">
            <w:pPr>
              <w:jc w:val="center"/>
              <w:rPr>
                <w:rFonts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454A4F4C">
            <w:pPr>
              <w:jc w:val="center"/>
              <w:rPr>
                <w:rFonts w:ascii="Times New Roman" w:hAnsi="Times New Roman" w:eastAsia="宋体" w:cs="Times New Roman"/>
                <w:color w:val="000000"/>
                <w:kern w:val="0"/>
                <w:sz w:val="18"/>
                <w:szCs w:val="18"/>
                <w:lang w:bidi="ar"/>
              </w:rPr>
            </w:pPr>
          </w:p>
        </w:tc>
        <w:tc>
          <w:tcPr>
            <w:tcW w:w="636" w:type="dxa"/>
            <w:vMerge w:val="continue"/>
            <w:tcBorders>
              <w:left w:val="nil"/>
              <w:right w:val="nil"/>
            </w:tcBorders>
            <w:shd w:val="clear" w:color="auto" w:fill="auto"/>
            <w:noWrap/>
            <w:vAlign w:val="center"/>
          </w:tcPr>
          <w:p w14:paraId="2B84963A">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20ABBD0A">
            <w:pPr>
              <w:widowControl/>
              <w:jc w:val="center"/>
              <w:rPr>
                <w:rFonts w:hint="eastAsia" w:ascii="Times New Roman" w:hAnsi="Times New Roman" w:eastAsia="宋体" w:cs="Times New Roman"/>
                <w:color w:val="000000"/>
                <w:kern w:val="0"/>
                <w:sz w:val="18"/>
                <w:szCs w:val="18"/>
                <w:highlight w:val="yellow"/>
                <w:lang w:val="en-US" w:eastAsia="zh-CN" w:bidi="ar"/>
              </w:rPr>
            </w:pPr>
            <w:r>
              <w:rPr>
                <w:rFonts w:hint="eastAsia" w:ascii="Times New Roman" w:hAnsi="Times New Roman" w:eastAsia="宋体" w:cs="Times New Roman"/>
                <w:color w:val="000000"/>
                <w:kern w:val="0"/>
                <w:sz w:val="18"/>
                <w:szCs w:val="18"/>
                <w:highlight w:val="none"/>
                <w:lang w:bidi="ar"/>
              </w:rPr>
              <w:t>FD</w:t>
            </w:r>
          </w:p>
        </w:tc>
        <w:tc>
          <w:tcPr>
            <w:tcW w:w="1060" w:type="dxa"/>
            <w:tcBorders>
              <w:top w:val="nil"/>
              <w:left w:val="nil"/>
              <w:bottom w:val="nil"/>
              <w:right w:val="nil"/>
            </w:tcBorders>
            <w:shd w:val="clear" w:color="auto" w:fill="auto"/>
            <w:noWrap/>
            <w:vAlign w:val="bottom"/>
          </w:tcPr>
          <w:p w14:paraId="500697D7">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0.8987</w:t>
            </w:r>
          </w:p>
        </w:tc>
        <w:tc>
          <w:tcPr>
            <w:tcW w:w="1060" w:type="dxa"/>
            <w:tcBorders>
              <w:top w:val="nil"/>
              <w:left w:val="nil"/>
              <w:bottom w:val="nil"/>
              <w:right w:val="nil"/>
            </w:tcBorders>
            <w:shd w:val="clear" w:color="auto" w:fill="auto"/>
            <w:noWrap/>
            <w:vAlign w:val="bottom"/>
          </w:tcPr>
          <w:p w14:paraId="27FBECA6">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1.4846</w:t>
            </w:r>
          </w:p>
        </w:tc>
        <w:tc>
          <w:tcPr>
            <w:tcW w:w="1060" w:type="dxa"/>
            <w:tcBorders>
              <w:top w:val="nil"/>
              <w:left w:val="nil"/>
              <w:bottom w:val="nil"/>
              <w:right w:val="nil"/>
            </w:tcBorders>
            <w:shd w:val="clear" w:color="auto" w:fill="auto"/>
            <w:noWrap/>
            <w:vAlign w:val="bottom"/>
          </w:tcPr>
          <w:p w14:paraId="06B2521B">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3.1413</w:t>
            </w:r>
          </w:p>
        </w:tc>
        <w:tc>
          <w:tcPr>
            <w:tcW w:w="1060" w:type="dxa"/>
            <w:tcBorders>
              <w:top w:val="nil"/>
              <w:left w:val="nil"/>
              <w:bottom w:val="nil"/>
              <w:right w:val="nil"/>
            </w:tcBorders>
            <w:shd w:val="clear" w:color="auto" w:fill="auto"/>
            <w:noWrap/>
            <w:vAlign w:val="bottom"/>
          </w:tcPr>
          <w:p w14:paraId="02049953">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0.8537</w:t>
            </w:r>
          </w:p>
        </w:tc>
        <w:tc>
          <w:tcPr>
            <w:tcW w:w="1060" w:type="dxa"/>
            <w:tcBorders>
              <w:top w:val="nil"/>
              <w:left w:val="nil"/>
              <w:bottom w:val="nil"/>
              <w:right w:val="nil"/>
            </w:tcBorders>
            <w:shd w:val="clear" w:color="auto" w:fill="auto"/>
            <w:noWrap/>
            <w:vAlign w:val="bottom"/>
          </w:tcPr>
          <w:p w14:paraId="057AAB85">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1.7764</w:t>
            </w:r>
          </w:p>
        </w:tc>
        <w:tc>
          <w:tcPr>
            <w:tcW w:w="1060" w:type="dxa"/>
            <w:tcBorders>
              <w:top w:val="nil"/>
              <w:left w:val="nil"/>
              <w:bottom w:val="nil"/>
              <w:right w:val="nil"/>
            </w:tcBorders>
            <w:shd w:val="clear" w:color="auto" w:fill="auto"/>
            <w:noWrap/>
            <w:vAlign w:val="bottom"/>
          </w:tcPr>
          <w:p w14:paraId="4E12C0CB">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2.6147</w:t>
            </w:r>
          </w:p>
        </w:tc>
      </w:tr>
      <w:tr w14:paraId="750982F1">
        <w:trPr>
          <w:trHeight w:val="280" w:hRule="atLeast"/>
          <w:jc w:val="center"/>
        </w:trPr>
        <w:tc>
          <w:tcPr>
            <w:tcW w:w="1120" w:type="dxa"/>
            <w:vMerge w:val="continue"/>
            <w:tcBorders>
              <w:left w:val="nil"/>
              <w:right w:val="nil"/>
            </w:tcBorders>
            <w:shd w:val="clear" w:color="auto" w:fill="auto"/>
            <w:noWrap/>
            <w:vAlign w:val="bottom"/>
          </w:tcPr>
          <w:p w14:paraId="40F09B71">
            <w:pPr>
              <w:jc w:val="center"/>
              <w:rPr>
                <w:rFonts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bottom"/>
          </w:tcPr>
          <w:p w14:paraId="48573266">
            <w:pPr>
              <w:jc w:val="center"/>
              <w:rPr>
                <w:rFonts w:ascii="Times New Roman" w:hAnsi="Times New Roman" w:eastAsia="宋体" w:cs="Times New Roman"/>
                <w:color w:val="000000"/>
                <w:kern w:val="0"/>
                <w:sz w:val="18"/>
                <w:szCs w:val="18"/>
                <w:lang w:bidi="ar"/>
              </w:rPr>
            </w:pPr>
          </w:p>
        </w:tc>
        <w:tc>
          <w:tcPr>
            <w:tcW w:w="636" w:type="dxa"/>
            <w:vMerge w:val="continue"/>
            <w:tcBorders>
              <w:left w:val="nil"/>
              <w:right w:val="nil"/>
            </w:tcBorders>
            <w:shd w:val="clear" w:color="auto" w:fill="auto"/>
            <w:noWrap/>
            <w:vAlign w:val="center"/>
          </w:tcPr>
          <w:p w14:paraId="2B81FE99">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183C55A5">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SD</w:t>
            </w:r>
          </w:p>
        </w:tc>
        <w:tc>
          <w:tcPr>
            <w:tcW w:w="1060" w:type="dxa"/>
            <w:tcBorders>
              <w:top w:val="nil"/>
              <w:left w:val="nil"/>
              <w:bottom w:val="nil"/>
              <w:right w:val="nil"/>
            </w:tcBorders>
            <w:shd w:val="clear" w:color="auto" w:fill="auto"/>
            <w:noWrap/>
            <w:vAlign w:val="bottom"/>
          </w:tcPr>
          <w:p w14:paraId="69880B00">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0.9099</w:t>
            </w:r>
          </w:p>
        </w:tc>
        <w:tc>
          <w:tcPr>
            <w:tcW w:w="1060" w:type="dxa"/>
            <w:tcBorders>
              <w:top w:val="nil"/>
              <w:left w:val="nil"/>
              <w:bottom w:val="nil"/>
              <w:right w:val="nil"/>
            </w:tcBorders>
            <w:shd w:val="clear" w:color="auto" w:fill="auto"/>
            <w:noWrap/>
            <w:vAlign w:val="bottom"/>
          </w:tcPr>
          <w:p w14:paraId="231AEDBF">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1.4000</w:t>
            </w:r>
          </w:p>
        </w:tc>
        <w:tc>
          <w:tcPr>
            <w:tcW w:w="1060" w:type="dxa"/>
            <w:tcBorders>
              <w:top w:val="nil"/>
              <w:left w:val="nil"/>
              <w:bottom w:val="nil"/>
              <w:right w:val="nil"/>
            </w:tcBorders>
            <w:shd w:val="clear" w:color="auto" w:fill="auto"/>
            <w:noWrap/>
            <w:vAlign w:val="bottom"/>
          </w:tcPr>
          <w:p w14:paraId="5B1F7DB2">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3.3310</w:t>
            </w:r>
          </w:p>
        </w:tc>
        <w:tc>
          <w:tcPr>
            <w:tcW w:w="1060" w:type="dxa"/>
            <w:tcBorders>
              <w:top w:val="nil"/>
              <w:left w:val="nil"/>
              <w:bottom w:val="nil"/>
              <w:right w:val="nil"/>
            </w:tcBorders>
            <w:shd w:val="clear" w:color="auto" w:fill="auto"/>
            <w:noWrap/>
            <w:vAlign w:val="bottom"/>
          </w:tcPr>
          <w:p w14:paraId="6225F02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0.8644</w:t>
            </w:r>
          </w:p>
        </w:tc>
        <w:tc>
          <w:tcPr>
            <w:tcW w:w="1060" w:type="dxa"/>
            <w:tcBorders>
              <w:top w:val="nil"/>
              <w:left w:val="nil"/>
              <w:bottom w:val="nil"/>
              <w:right w:val="nil"/>
            </w:tcBorders>
            <w:shd w:val="clear" w:color="auto" w:fill="auto"/>
            <w:noWrap/>
            <w:vAlign w:val="bottom"/>
          </w:tcPr>
          <w:p w14:paraId="647BD85F">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1.7105</w:t>
            </w:r>
          </w:p>
        </w:tc>
        <w:tc>
          <w:tcPr>
            <w:tcW w:w="1060" w:type="dxa"/>
            <w:tcBorders>
              <w:top w:val="nil"/>
              <w:left w:val="nil"/>
              <w:bottom w:val="nil"/>
              <w:right w:val="nil"/>
            </w:tcBorders>
            <w:shd w:val="clear" w:color="auto" w:fill="auto"/>
            <w:noWrap/>
            <w:vAlign w:val="bottom"/>
          </w:tcPr>
          <w:p w14:paraId="7E288F2C">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2.7154</w:t>
            </w:r>
          </w:p>
        </w:tc>
      </w:tr>
      <w:tr w14:paraId="7908DA69">
        <w:trPr>
          <w:trHeight w:val="280" w:hRule="atLeast"/>
          <w:jc w:val="center"/>
        </w:trPr>
        <w:tc>
          <w:tcPr>
            <w:tcW w:w="1120" w:type="dxa"/>
            <w:vMerge w:val="continue"/>
            <w:tcBorders>
              <w:left w:val="nil"/>
              <w:right w:val="nil"/>
            </w:tcBorders>
            <w:shd w:val="clear" w:color="auto" w:fill="auto"/>
            <w:noWrap/>
            <w:vAlign w:val="bottom"/>
          </w:tcPr>
          <w:p w14:paraId="78B1E496">
            <w:pPr>
              <w:jc w:val="center"/>
              <w:rPr>
                <w:rFonts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bottom"/>
          </w:tcPr>
          <w:p w14:paraId="394A8076">
            <w:pPr>
              <w:jc w:val="center"/>
              <w:rPr>
                <w:rFonts w:ascii="Times New Roman" w:hAnsi="Times New Roman" w:eastAsia="宋体" w:cs="Times New Roman"/>
                <w:color w:val="000000"/>
                <w:kern w:val="0"/>
                <w:sz w:val="18"/>
                <w:szCs w:val="18"/>
                <w:lang w:bidi="ar"/>
              </w:rPr>
            </w:pPr>
          </w:p>
        </w:tc>
        <w:tc>
          <w:tcPr>
            <w:tcW w:w="636" w:type="dxa"/>
            <w:vMerge w:val="continue"/>
            <w:tcBorders>
              <w:left w:val="nil"/>
              <w:right w:val="nil"/>
            </w:tcBorders>
            <w:shd w:val="clear" w:color="auto" w:fill="auto"/>
            <w:noWrap/>
            <w:vAlign w:val="center"/>
          </w:tcPr>
          <w:p w14:paraId="4363C205">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right w:val="nil"/>
            </w:tcBorders>
            <w:shd w:val="clear" w:color="auto" w:fill="auto"/>
            <w:noWrap/>
            <w:vAlign w:val="center"/>
          </w:tcPr>
          <w:p w14:paraId="4BE698EF">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SNV</w:t>
            </w:r>
          </w:p>
        </w:tc>
        <w:tc>
          <w:tcPr>
            <w:tcW w:w="1060" w:type="dxa"/>
            <w:tcBorders>
              <w:top w:val="nil"/>
              <w:left w:val="nil"/>
              <w:right w:val="nil"/>
            </w:tcBorders>
            <w:shd w:val="clear" w:color="auto" w:fill="auto"/>
            <w:noWrap/>
            <w:vAlign w:val="bottom"/>
          </w:tcPr>
          <w:p w14:paraId="5B9B3A50">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0.6042</w:t>
            </w:r>
          </w:p>
        </w:tc>
        <w:tc>
          <w:tcPr>
            <w:tcW w:w="1060" w:type="dxa"/>
            <w:tcBorders>
              <w:top w:val="nil"/>
              <w:left w:val="nil"/>
              <w:right w:val="nil"/>
            </w:tcBorders>
            <w:shd w:val="clear" w:color="auto" w:fill="auto"/>
            <w:noWrap/>
            <w:vAlign w:val="bottom"/>
          </w:tcPr>
          <w:p w14:paraId="6D18F796">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2.9341</w:t>
            </w:r>
          </w:p>
        </w:tc>
        <w:tc>
          <w:tcPr>
            <w:tcW w:w="1060" w:type="dxa"/>
            <w:tcBorders>
              <w:top w:val="nil"/>
              <w:left w:val="nil"/>
              <w:right w:val="nil"/>
            </w:tcBorders>
            <w:shd w:val="clear" w:color="auto" w:fill="auto"/>
            <w:noWrap/>
            <w:vAlign w:val="bottom"/>
          </w:tcPr>
          <w:p w14:paraId="71DF1E3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1.5894</w:t>
            </w:r>
          </w:p>
        </w:tc>
        <w:tc>
          <w:tcPr>
            <w:tcW w:w="1060" w:type="dxa"/>
            <w:tcBorders>
              <w:top w:val="nil"/>
              <w:left w:val="nil"/>
              <w:right w:val="nil"/>
            </w:tcBorders>
            <w:shd w:val="clear" w:color="auto" w:fill="auto"/>
            <w:noWrap/>
            <w:vAlign w:val="bottom"/>
          </w:tcPr>
          <w:p w14:paraId="179807D1">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0.5739</w:t>
            </w:r>
          </w:p>
        </w:tc>
        <w:tc>
          <w:tcPr>
            <w:tcW w:w="1060" w:type="dxa"/>
            <w:tcBorders>
              <w:top w:val="nil"/>
              <w:left w:val="nil"/>
              <w:right w:val="nil"/>
            </w:tcBorders>
            <w:shd w:val="clear" w:color="auto" w:fill="auto"/>
            <w:noWrap/>
            <w:vAlign w:val="bottom"/>
          </w:tcPr>
          <w:p w14:paraId="3E70A7EE">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3.0318</w:t>
            </w:r>
          </w:p>
        </w:tc>
        <w:tc>
          <w:tcPr>
            <w:tcW w:w="1060" w:type="dxa"/>
            <w:tcBorders>
              <w:top w:val="nil"/>
              <w:left w:val="nil"/>
              <w:right w:val="nil"/>
            </w:tcBorders>
            <w:shd w:val="clear" w:color="auto" w:fill="auto"/>
            <w:noWrap/>
            <w:vAlign w:val="bottom"/>
          </w:tcPr>
          <w:p w14:paraId="02E7287C">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1.5320</w:t>
            </w:r>
          </w:p>
        </w:tc>
      </w:tr>
      <w:tr w14:paraId="101F6A99">
        <w:trPr>
          <w:trHeight w:val="280" w:hRule="atLeast"/>
          <w:jc w:val="center"/>
        </w:trPr>
        <w:tc>
          <w:tcPr>
            <w:tcW w:w="1120" w:type="dxa"/>
            <w:vMerge w:val="continue"/>
            <w:tcBorders>
              <w:left w:val="nil"/>
              <w:right w:val="nil"/>
            </w:tcBorders>
            <w:shd w:val="clear" w:color="auto" w:fill="auto"/>
            <w:noWrap/>
            <w:vAlign w:val="bottom"/>
          </w:tcPr>
          <w:p w14:paraId="59BA5927">
            <w:pPr>
              <w:jc w:val="center"/>
              <w:rPr>
                <w:rFonts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bottom"/>
          </w:tcPr>
          <w:p w14:paraId="190AF787">
            <w:pPr>
              <w:jc w:val="center"/>
              <w:rPr>
                <w:rFonts w:ascii="Times New Roman" w:hAnsi="Times New Roman" w:eastAsia="宋体" w:cs="Times New Roman"/>
                <w:color w:val="000000"/>
                <w:kern w:val="0"/>
                <w:sz w:val="18"/>
                <w:szCs w:val="18"/>
                <w:lang w:bidi="ar"/>
              </w:rPr>
            </w:pPr>
          </w:p>
        </w:tc>
        <w:tc>
          <w:tcPr>
            <w:tcW w:w="636" w:type="dxa"/>
            <w:vMerge w:val="continue"/>
            <w:tcBorders>
              <w:left w:val="nil"/>
              <w:right w:val="nil"/>
            </w:tcBorders>
            <w:shd w:val="clear" w:color="auto" w:fill="auto"/>
            <w:noWrap/>
            <w:vAlign w:val="center"/>
          </w:tcPr>
          <w:p w14:paraId="25BF4B74">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4C78C462">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DETREND</w:t>
            </w:r>
          </w:p>
        </w:tc>
        <w:tc>
          <w:tcPr>
            <w:tcW w:w="1060" w:type="dxa"/>
            <w:tcBorders>
              <w:top w:val="nil"/>
              <w:left w:val="nil"/>
              <w:bottom w:val="nil"/>
              <w:right w:val="nil"/>
            </w:tcBorders>
            <w:shd w:val="clear" w:color="auto" w:fill="auto"/>
            <w:noWrap/>
            <w:vAlign w:val="bottom"/>
          </w:tcPr>
          <w:p w14:paraId="5CFB104C">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0.8987</w:t>
            </w:r>
          </w:p>
        </w:tc>
        <w:tc>
          <w:tcPr>
            <w:tcW w:w="1060" w:type="dxa"/>
            <w:tcBorders>
              <w:top w:val="nil"/>
              <w:left w:val="nil"/>
              <w:bottom w:val="nil"/>
              <w:right w:val="nil"/>
            </w:tcBorders>
            <w:shd w:val="clear" w:color="auto" w:fill="auto"/>
            <w:noWrap/>
            <w:vAlign w:val="bottom"/>
          </w:tcPr>
          <w:p w14:paraId="26AD195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1.4846</w:t>
            </w:r>
          </w:p>
        </w:tc>
        <w:tc>
          <w:tcPr>
            <w:tcW w:w="1060" w:type="dxa"/>
            <w:tcBorders>
              <w:top w:val="nil"/>
              <w:left w:val="nil"/>
              <w:bottom w:val="nil"/>
              <w:right w:val="nil"/>
            </w:tcBorders>
            <w:shd w:val="clear" w:color="auto" w:fill="auto"/>
            <w:noWrap/>
            <w:vAlign w:val="bottom"/>
          </w:tcPr>
          <w:p w14:paraId="59B2D1E3">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3.1413</w:t>
            </w:r>
          </w:p>
        </w:tc>
        <w:tc>
          <w:tcPr>
            <w:tcW w:w="1060" w:type="dxa"/>
            <w:tcBorders>
              <w:top w:val="nil"/>
              <w:left w:val="nil"/>
              <w:bottom w:val="nil"/>
              <w:right w:val="nil"/>
            </w:tcBorders>
            <w:shd w:val="clear" w:color="auto" w:fill="auto"/>
            <w:noWrap/>
            <w:vAlign w:val="bottom"/>
          </w:tcPr>
          <w:p w14:paraId="3C2AC7C8">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0.8537</w:t>
            </w:r>
          </w:p>
        </w:tc>
        <w:tc>
          <w:tcPr>
            <w:tcW w:w="1060" w:type="dxa"/>
            <w:tcBorders>
              <w:top w:val="nil"/>
              <w:left w:val="nil"/>
              <w:bottom w:val="nil"/>
              <w:right w:val="nil"/>
            </w:tcBorders>
            <w:shd w:val="clear" w:color="auto" w:fill="auto"/>
            <w:noWrap/>
            <w:vAlign w:val="bottom"/>
          </w:tcPr>
          <w:p w14:paraId="503F2716">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1.7764</w:t>
            </w:r>
          </w:p>
        </w:tc>
        <w:tc>
          <w:tcPr>
            <w:tcW w:w="1060" w:type="dxa"/>
            <w:tcBorders>
              <w:top w:val="nil"/>
              <w:left w:val="nil"/>
              <w:bottom w:val="nil"/>
              <w:right w:val="nil"/>
            </w:tcBorders>
            <w:shd w:val="clear" w:color="auto" w:fill="auto"/>
            <w:noWrap/>
            <w:vAlign w:val="bottom"/>
          </w:tcPr>
          <w:p w14:paraId="21CB5242">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2.6147</w:t>
            </w:r>
          </w:p>
        </w:tc>
      </w:tr>
      <w:tr w14:paraId="2988E226">
        <w:trPr>
          <w:trHeight w:val="280" w:hRule="atLeast"/>
          <w:jc w:val="center"/>
        </w:trPr>
        <w:tc>
          <w:tcPr>
            <w:tcW w:w="1120" w:type="dxa"/>
            <w:vMerge w:val="continue"/>
            <w:tcBorders>
              <w:left w:val="nil"/>
              <w:right w:val="nil"/>
            </w:tcBorders>
            <w:shd w:val="clear" w:color="auto" w:fill="auto"/>
            <w:noWrap/>
            <w:vAlign w:val="center"/>
          </w:tcPr>
          <w:p w14:paraId="4B70CE05">
            <w:pPr>
              <w:widowControl/>
              <w:jc w:val="center"/>
              <w:rPr>
                <w:rFonts w:hint="eastAsia" w:ascii="Times New Roman" w:hAnsi="Times New Roman" w:eastAsia="宋体" w:cs="Times New Roman"/>
                <w:color w:val="000000"/>
                <w:kern w:val="0"/>
                <w:sz w:val="18"/>
                <w:szCs w:val="18"/>
                <w:lang w:val="en-US" w:eastAsia="zh-CN" w:bidi="ar"/>
              </w:rPr>
            </w:pPr>
          </w:p>
        </w:tc>
        <w:tc>
          <w:tcPr>
            <w:tcW w:w="1120" w:type="dxa"/>
            <w:vMerge w:val="restart"/>
            <w:tcBorders>
              <w:left w:val="nil"/>
              <w:right w:val="nil"/>
            </w:tcBorders>
            <w:shd w:val="clear" w:color="auto" w:fill="auto"/>
            <w:noWrap/>
            <w:vAlign w:val="center"/>
          </w:tcPr>
          <w:p w14:paraId="2C962EC1">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VGG</w:t>
            </w:r>
          </w:p>
        </w:tc>
        <w:tc>
          <w:tcPr>
            <w:tcW w:w="636" w:type="dxa"/>
            <w:vMerge w:val="continue"/>
            <w:tcBorders>
              <w:left w:val="nil"/>
              <w:right w:val="nil"/>
            </w:tcBorders>
            <w:shd w:val="clear" w:color="auto" w:fill="auto"/>
            <w:noWrap/>
            <w:vAlign w:val="center"/>
          </w:tcPr>
          <w:p w14:paraId="26E66634">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4F8BFC9B">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NONE</w:t>
            </w:r>
          </w:p>
        </w:tc>
        <w:tc>
          <w:tcPr>
            <w:tcW w:w="1060" w:type="dxa"/>
            <w:tcBorders>
              <w:top w:val="nil"/>
              <w:left w:val="nil"/>
              <w:bottom w:val="nil"/>
              <w:right w:val="nil"/>
            </w:tcBorders>
            <w:shd w:val="clear" w:color="auto" w:fill="auto"/>
            <w:noWrap/>
            <w:vAlign w:val="bottom"/>
          </w:tcPr>
          <w:p w14:paraId="188C7B81">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0.8752</w:t>
            </w:r>
          </w:p>
        </w:tc>
        <w:tc>
          <w:tcPr>
            <w:tcW w:w="1060" w:type="dxa"/>
            <w:tcBorders>
              <w:top w:val="nil"/>
              <w:left w:val="nil"/>
              <w:bottom w:val="nil"/>
              <w:right w:val="nil"/>
            </w:tcBorders>
            <w:shd w:val="clear" w:color="auto" w:fill="auto"/>
            <w:noWrap/>
            <w:vAlign w:val="bottom"/>
          </w:tcPr>
          <w:p w14:paraId="606AD216">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1.6475</w:t>
            </w:r>
          </w:p>
        </w:tc>
        <w:tc>
          <w:tcPr>
            <w:tcW w:w="1060" w:type="dxa"/>
            <w:tcBorders>
              <w:top w:val="nil"/>
              <w:left w:val="nil"/>
              <w:bottom w:val="nil"/>
              <w:right w:val="nil"/>
            </w:tcBorders>
            <w:shd w:val="clear" w:color="auto" w:fill="auto"/>
            <w:noWrap/>
            <w:vAlign w:val="bottom"/>
          </w:tcPr>
          <w:p w14:paraId="7D0A881B">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2.8307</w:t>
            </w:r>
          </w:p>
        </w:tc>
        <w:tc>
          <w:tcPr>
            <w:tcW w:w="1060" w:type="dxa"/>
            <w:tcBorders>
              <w:top w:val="nil"/>
              <w:left w:val="nil"/>
              <w:bottom w:val="nil"/>
              <w:right w:val="nil"/>
            </w:tcBorders>
            <w:shd w:val="clear" w:color="auto" w:fill="auto"/>
            <w:noWrap/>
            <w:vAlign w:val="bottom"/>
          </w:tcPr>
          <w:p w14:paraId="18146627">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0.8314</w:t>
            </w:r>
          </w:p>
        </w:tc>
        <w:tc>
          <w:tcPr>
            <w:tcW w:w="1060" w:type="dxa"/>
            <w:tcBorders>
              <w:top w:val="nil"/>
              <w:left w:val="nil"/>
              <w:bottom w:val="nil"/>
              <w:right w:val="nil"/>
            </w:tcBorders>
            <w:shd w:val="clear" w:color="auto" w:fill="auto"/>
            <w:noWrap/>
            <w:vAlign w:val="bottom"/>
          </w:tcPr>
          <w:p w14:paraId="619FA0AF">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1.9069</w:t>
            </w:r>
          </w:p>
        </w:tc>
        <w:tc>
          <w:tcPr>
            <w:tcW w:w="1060" w:type="dxa"/>
            <w:tcBorders>
              <w:top w:val="nil"/>
              <w:left w:val="nil"/>
              <w:bottom w:val="nil"/>
              <w:right w:val="nil"/>
            </w:tcBorders>
            <w:shd w:val="clear" w:color="auto" w:fill="auto"/>
            <w:noWrap/>
            <w:vAlign w:val="bottom"/>
          </w:tcPr>
          <w:p w14:paraId="43E4547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2.4357</w:t>
            </w:r>
          </w:p>
        </w:tc>
      </w:tr>
      <w:tr w14:paraId="74C024DC">
        <w:trPr>
          <w:trHeight w:val="280" w:hRule="atLeast"/>
          <w:jc w:val="center"/>
        </w:trPr>
        <w:tc>
          <w:tcPr>
            <w:tcW w:w="1120" w:type="dxa"/>
            <w:vMerge w:val="continue"/>
            <w:tcBorders>
              <w:left w:val="nil"/>
              <w:right w:val="nil"/>
            </w:tcBorders>
            <w:shd w:val="clear" w:color="auto" w:fill="auto"/>
            <w:noWrap/>
            <w:vAlign w:val="center"/>
          </w:tcPr>
          <w:p w14:paraId="5BA4EFF6">
            <w:pPr>
              <w:widowControl/>
              <w:jc w:val="center"/>
              <w:rPr>
                <w:rFonts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4A112DA9">
            <w:pPr>
              <w:widowControl/>
              <w:jc w:val="center"/>
              <w:rPr>
                <w:rFonts w:ascii="Times New Roman" w:hAnsi="Times New Roman" w:eastAsia="宋体" w:cs="Times New Roman"/>
                <w:color w:val="000000"/>
                <w:kern w:val="0"/>
                <w:sz w:val="18"/>
                <w:szCs w:val="18"/>
                <w:lang w:bidi="ar"/>
              </w:rPr>
            </w:pPr>
          </w:p>
        </w:tc>
        <w:tc>
          <w:tcPr>
            <w:tcW w:w="636" w:type="dxa"/>
            <w:vMerge w:val="continue"/>
            <w:tcBorders>
              <w:left w:val="nil"/>
              <w:right w:val="nil"/>
            </w:tcBorders>
            <w:shd w:val="clear" w:color="auto" w:fill="auto"/>
            <w:noWrap/>
            <w:vAlign w:val="center"/>
          </w:tcPr>
          <w:p w14:paraId="2B129FC2">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5A71E20D">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FD</w:t>
            </w:r>
          </w:p>
        </w:tc>
        <w:tc>
          <w:tcPr>
            <w:tcW w:w="1060" w:type="dxa"/>
            <w:tcBorders>
              <w:top w:val="nil"/>
              <w:left w:val="nil"/>
              <w:bottom w:val="nil"/>
              <w:right w:val="nil"/>
            </w:tcBorders>
            <w:shd w:val="clear" w:color="auto" w:fill="auto"/>
            <w:noWrap/>
            <w:vAlign w:val="bottom"/>
          </w:tcPr>
          <w:p w14:paraId="6196A7E0">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0.8336</w:t>
            </w:r>
          </w:p>
        </w:tc>
        <w:tc>
          <w:tcPr>
            <w:tcW w:w="1060" w:type="dxa"/>
            <w:tcBorders>
              <w:top w:val="nil"/>
              <w:left w:val="nil"/>
              <w:bottom w:val="nil"/>
              <w:right w:val="nil"/>
            </w:tcBorders>
            <w:shd w:val="clear" w:color="auto" w:fill="auto"/>
            <w:noWrap/>
            <w:vAlign w:val="bottom"/>
          </w:tcPr>
          <w:p w14:paraId="6BB331B6">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1.9025</w:t>
            </w:r>
          </w:p>
        </w:tc>
        <w:tc>
          <w:tcPr>
            <w:tcW w:w="1060" w:type="dxa"/>
            <w:tcBorders>
              <w:top w:val="nil"/>
              <w:left w:val="nil"/>
              <w:bottom w:val="nil"/>
              <w:right w:val="nil"/>
            </w:tcBorders>
            <w:shd w:val="clear" w:color="auto" w:fill="auto"/>
            <w:noWrap/>
            <w:vAlign w:val="bottom"/>
          </w:tcPr>
          <w:p w14:paraId="5486FE30">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2.4512</w:t>
            </w:r>
          </w:p>
        </w:tc>
        <w:tc>
          <w:tcPr>
            <w:tcW w:w="1060" w:type="dxa"/>
            <w:tcBorders>
              <w:top w:val="nil"/>
              <w:left w:val="nil"/>
              <w:bottom w:val="nil"/>
              <w:right w:val="nil"/>
            </w:tcBorders>
            <w:shd w:val="clear" w:color="auto" w:fill="auto"/>
            <w:noWrap/>
            <w:vAlign w:val="bottom"/>
          </w:tcPr>
          <w:p w14:paraId="59D26701">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0.7919</w:t>
            </w:r>
          </w:p>
        </w:tc>
        <w:tc>
          <w:tcPr>
            <w:tcW w:w="1060" w:type="dxa"/>
            <w:tcBorders>
              <w:top w:val="nil"/>
              <w:left w:val="nil"/>
              <w:bottom w:val="nil"/>
              <w:right w:val="nil"/>
            </w:tcBorders>
            <w:shd w:val="clear" w:color="auto" w:fill="auto"/>
            <w:noWrap/>
            <w:vAlign w:val="bottom"/>
          </w:tcPr>
          <w:p w14:paraId="77C67CF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2.1189</w:t>
            </w:r>
          </w:p>
        </w:tc>
        <w:tc>
          <w:tcPr>
            <w:tcW w:w="1060" w:type="dxa"/>
            <w:tcBorders>
              <w:top w:val="nil"/>
              <w:left w:val="nil"/>
              <w:bottom w:val="nil"/>
              <w:right w:val="nil"/>
            </w:tcBorders>
            <w:shd w:val="clear" w:color="auto" w:fill="auto"/>
            <w:noWrap/>
            <w:vAlign w:val="bottom"/>
          </w:tcPr>
          <w:p w14:paraId="14B4BCEA">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2.1921</w:t>
            </w:r>
          </w:p>
        </w:tc>
      </w:tr>
      <w:tr w14:paraId="233E535E">
        <w:trPr>
          <w:trHeight w:val="280" w:hRule="atLeast"/>
          <w:jc w:val="center"/>
        </w:trPr>
        <w:tc>
          <w:tcPr>
            <w:tcW w:w="1120" w:type="dxa"/>
            <w:vMerge w:val="continue"/>
            <w:tcBorders>
              <w:left w:val="nil"/>
              <w:right w:val="nil"/>
            </w:tcBorders>
            <w:shd w:val="clear" w:color="auto" w:fill="auto"/>
            <w:noWrap/>
            <w:vAlign w:val="center"/>
          </w:tcPr>
          <w:p w14:paraId="1217A52D">
            <w:pPr>
              <w:widowControl/>
              <w:jc w:val="center"/>
              <w:rPr>
                <w:rFonts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4A652C75">
            <w:pPr>
              <w:widowControl/>
              <w:jc w:val="center"/>
              <w:rPr>
                <w:rFonts w:ascii="Times New Roman" w:hAnsi="Times New Roman" w:eastAsia="宋体" w:cs="Times New Roman"/>
                <w:color w:val="000000"/>
                <w:kern w:val="0"/>
                <w:sz w:val="18"/>
                <w:szCs w:val="18"/>
                <w:lang w:bidi="ar"/>
              </w:rPr>
            </w:pPr>
          </w:p>
        </w:tc>
        <w:tc>
          <w:tcPr>
            <w:tcW w:w="636" w:type="dxa"/>
            <w:vMerge w:val="continue"/>
            <w:tcBorders>
              <w:left w:val="nil"/>
              <w:right w:val="nil"/>
            </w:tcBorders>
            <w:shd w:val="clear" w:color="auto" w:fill="auto"/>
            <w:noWrap/>
            <w:vAlign w:val="center"/>
          </w:tcPr>
          <w:p w14:paraId="10E998F1">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7A2563A7">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SD</w:t>
            </w:r>
          </w:p>
        </w:tc>
        <w:tc>
          <w:tcPr>
            <w:tcW w:w="1060" w:type="dxa"/>
            <w:tcBorders>
              <w:top w:val="nil"/>
              <w:left w:val="nil"/>
              <w:bottom w:val="nil"/>
              <w:right w:val="nil"/>
            </w:tcBorders>
            <w:shd w:val="clear" w:color="auto" w:fill="auto"/>
            <w:noWrap/>
            <w:vAlign w:val="bottom"/>
          </w:tcPr>
          <w:p w14:paraId="30287C4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0.8307</w:t>
            </w:r>
          </w:p>
        </w:tc>
        <w:tc>
          <w:tcPr>
            <w:tcW w:w="1060" w:type="dxa"/>
            <w:tcBorders>
              <w:top w:val="nil"/>
              <w:left w:val="nil"/>
              <w:bottom w:val="nil"/>
              <w:right w:val="nil"/>
            </w:tcBorders>
            <w:shd w:val="clear" w:color="auto" w:fill="auto"/>
            <w:noWrap/>
            <w:vAlign w:val="bottom"/>
          </w:tcPr>
          <w:p w14:paraId="1C355E5B">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1.9187</w:t>
            </w:r>
          </w:p>
        </w:tc>
        <w:tc>
          <w:tcPr>
            <w:tcW w:w="1060" w:type="dxa"/>
            <w:tcBorders>
              <w:top w:val="nil"/>
              <w:left w:val="nil"/>
              <w:bottom w:val="nil"/>
              <w:right w:val="nil"/>
            </w:tcBorders>
            <w:shd w:val="clear" w:color="auto" w:fill="auto"/>
            <w:noWrap/>
            <w:vAlign w:val="bottom"/>
          </w:tcPr>
          <w:p w14:paraId="46718E5E">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2.4306</w:t>
            </w:r>
          </w:p>
        </w:tc>
        <w:tc>
          <w:tcPr>
            <w:tcW w:w="1060" w:type="dxa"/>
            <w:tcBorders>
              <w:top w:val="nil"/>
              <w:left w:val="nil"/>
              <w:bottom w:val="nil"/>
              <w:right w:val="nil"/>
            </w:tcBorders>
            <w:shd w:val="clear" w:color="auto" w:fill="auto"/>
            <w:noWrap/>
            <w:vAlign w:val="bottom"/>
          </w:tcPr>
          <w:p w14:paraId="0D6F86AA">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0.7892</w:t>
            </w:r>
          </w:p>
        </w:tc>
        <w:tc>
          <w:tcPr>
            <w:tcW w:w="1060" w:type="dxa"/>
            <w:tcBorders>
              <w:top w:val="nil"/>
              <w:left w:val="nil"/>
              <w:bottom w:val="nil"/>
              <w:right w:val="nil"/>
            </w:tcBorders>
            <w:shd w:val="clear" w:color="auto" w:fill="auto"/>
            <w:noWrap/>
            <w:vAlign w:val="bottom"/>
          </w:tcPr>
          <w:p w14:paraId="0A8DEB6C">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2.1326</w:t>
            </w:r>
          </w:p>
        </w:tc>
        <w:tc>
          <w:tcPr>
            <w:tcW w:w="1060" w:type="dxa"/>
            <w:tcBorders>
              <w:top w:val="nil"/>
              <w:left w:val="nil"/>
              <w:bottom w:val="nil"/>
              <w:right w:val="nil"/>
            </w:tcBorders>
            <w:shd w:val="clear" w:color="auto" w:fill="auto"/>
            <w:noWrap/>
            <w:vAlign w:val="bottom"/>
          </w:tcPr>
          <w:p w14:paraId="018D428A">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2.1780</w:t>
            </w:r>
          </w:p>
        </w:tc>
      </w:tr>
      <w:tr w14:paraId="70188515">
        <w:trPr>
          <w:trHeight w:val="280" w:hRule="atLeast"/>
          <w:jc w:val="center"/>
        </w:trPr>
        <w:tc>
          <w:tcPr>
            <w:tcW w:w="1120" w:type="dxa"/>
            <w:vMerge w:val="continue"/>
            <w:tcBorders>
              <w:left w:val="nil"/>
              <w:right w:val="nil"/>
            </w:tcBorders>
            <w:shd w:val="clear" w:color="auto" w:fill="auto"/>
            <w:noWrap/>
            <w:vAlign w:val="center"/>
          </w:tcPr>
          <w:p w14:paraId="2679AB7E">
            <w:pPr>
              <w:widowControl/>
              <w:jc w:val="center"/>
              <w:rPr>
                <w:rFonts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1F3C53FF">
            <w:pPr>
              <w:widowControl/>
              <w:jc w:val="center"/>
              <w:rPr>
                <w:rFonts w:ascii="Times New Roman" w:hAnsi="Times New Roman" w:eastAsia="宋体" w:cs="Times New Roman"/>
                <w:color w:val="000000"/>
                <w:kern w:val="0"/>
                <w:sz w:val="18"/>
                <w:szCs w:val="18"/>
                <w:lang w:bidi="ar"/>
              </w:rPr>
            </w:pPr>
          </w:p>
        </w:tc>
        <w:tc>
          <w:tcPr>
            <w:tcW w:w="636" w:type="dxa"/>
            <w:vMerge w:val="continue"/>
            <w:tcBorders>
              <w:left w:val="nil"/>
              <w:right w:val="nil"/>
            </w:tcBorders>
            <w:shd w:val="clear" w:color="auto" w:fill="auto"/>
            <w:noWrap/>
            <w:vAlign w:val="center"/>
          </w:tcPr>
          <w:p w14:paraId="4FE4083F">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124D7F68">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SNV</w:t>
            </w:r>
          </w:p>
        </w:tc>
        <w:tc>
          <w:tcPr>
            <w:tcW w:w="1060" w:type="dxa"/>
            <w:tcBorders>
              <w:top w:val="nil"/>
              <w:left w:val="nil"/>
              <w:bottom w:val="nil"/>
              <w:right w:val="nil"/>
            </w:tcBorders>
            <w:shd w:val="clear" w:color="auto" w:fill="auto"/>
            <w:noWrap/>
            <w:vAlign w:val="bottom"/>
          </w:tcPr>
          <w:p w14:paraId="24B4D0B0">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0.8894</w:t>
            </w:r>
          </w:p>
        </w:tc>
        <w:tc>
          <w:tcPr>
            <w:tcW w:w="1060" w:type="dxa"/>
            <w:tcBorders>
              <w:top w:val="nil"/>
              <w:left w:val="nil"/>
              <w:bottom w:val="nil"/>
              <w:right w:val="nil"/>
            </w:tcBorders>
            <w:shd w:val="clear" w:color="auto" w:fill="auto"/>
            <w:noWrap/>
            <w:vAlign w:val="bottom"/>
          </w:tcPr>
          <w:p w14:paraId="47B6ABD8">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1.5508</w:t>
            </w:r>
          </w:p>
        </w:tc>
        <w:tc>
          <w:tcPr>
            <w:tcW w:w="1060" w:type="dxa"/>
            <w:tcBorders>
              <w:top w:val="nil"/>
              <w:left w:val="nil"/>
              <w:bottom w:val="nil"/>
              <w:right w:val="nil"/>
            </w:tcBorders>
            <w:shd w:val="clear" w:color="auto" w:fill="auto"/>
            <w:noWrap/>
            <w:vAlign w:val="bottom"/>
          </w:tcPr>
          <w:p w14:paraId="45EB4CA1">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3.0071</w:t>
            </w:r>
          </w:p>
        </w:tc>
        <w:tc>
          <w:tcPr>
            <w:tcW w:w="1060" w:type="dxa"/>
            <w:tcBorders>
              <w:top w:val="nil"/>
              <w:left w:val="nil"/>
              <w:bottom w:val="nil"/>
              <w:right w:val="nil"/>
            </w:tcBorders>
            <w:shd w:val="clear" w:color="auto" w:fill="auto"/>
            <w:noWrap/>
            <w:vAlign w:val="bottom"/>
          </w:tcPr>
          <w:p w14:paraId="6EE7A5D6">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0.8449</w:t>
            </w:r>
          </w:p>
        </w:tc>
        <w:tc>
          <w:tcPr>
            <w:tcW w:w="1060" w:type="dxa"/>
            <w:tcBorders>
              <w:top w:val="nil"/>
              <w:left w:val="nil"/>
              <w:bottom w:val="nil"/>
              <w:right w:val="nil"/>
            </w:tcBorders>
            <w:shd w:val="clear" w:color="auto" w:fill="auto"/>
            <w:noWrap/>
            <w:vAlign w:val="bottom"/>
          </w:tcPr>
          <w:p w14:paraId="47D1EB6B">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1.8290</w:t>
            </w:r>
          </w:p>
        </w:tc>
        <w:tc>
          <w:tcPr>
            <w:tcW w:w="1060" w:type="dxa"/>
            <w:tcBorders>
              <w:top w:val="nil"/>
              <w:left w:val="nil"/>
              <w:bottom w:val="nil"/>
              <w:right w:val="nil"/>
            </w:tcBorders>
            <w:shd w:val="clear" w:color="auto" w:fill="auto"/>
            <w:noWrap/>
            <w:vAlign w:val="bottom"/>
          </w:tcPr>
          <w:p w14:paraId="5B41384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2.5395</w:t>
            </w:r>
          </w:p>
        </w:tc>
      </w:tr>
      <w:tr w14:paraId="5466F32F">
        <w:trPr>
          <w:trHeight w:val="280" w:hRule="atLeast"/>
          <w:jc w:val="center"/>
        </w:trPr>
        <w:tc>
          <w:tcPr>
            <w:tcW w:w="1120" w:type="dxa"/>
            <w:vMerge w:val="continue"/>
            <w:tcBorders>
              <w:left w:val="nil"/>
              <w:right w:val="nil"/>
            </w:tcBorders>
            <w:shd w:val="clear" w:color="auto" w:fill="auto"/>
            <w:noWrap/>
            <w:vAlign w:val="center"/>
          </w:tcPr>
          <w:p w14:paraId="46F569FE">
            <w:pPr>
              <w:widowControl/>
              <w:jc w:val="center"/>
              <w:rPr>
                <w:rFonts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7F118517">
            <w:pPr>
              <w:widowControl/>
              <w:jc w:val="center"/>
              <w:rPr>
                <w:rFonts w:ascii="Times New Roman" w:hAnsi="Times New Roman" w:eastAsia="宋体" w:cs="Times New Roman"/>
                <w:color w:val="000000"/>
                <w:kern w:val="0"/>
                <w:sz w:val="18"/>
                <w:szCs w:val="18"/>
                <w:lang w:bidi="ar"/>
              </w:rPr>
            </w:pPr>
          </w:p>
        </w:tc>
        <w:tc>
          <w:tcPr>
            <w:tcW w:w="636" w:type="dxa"/>
            <w:vMerge w:val="continue"/>
            <w:tcBorders>
              <w:left w:val="nil"/>
              <w:right w:val="nil"/>
            </w:tcBorders>
            <w:shd w:val="clear" w:color="auto" w:fill="auto"/>
            <w:noWrap/>
            <w:vAlign w:val="center"/>
          </w:tcPr>
          <w:p w14:paraId="34A22C46">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61E91A66">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DETREND</w:t>
            </w:r>
          </w:p>
        </w:tc>
        <w:tc>
          <w:tcPr>
            <w:tcW w:w="1060" w:type="dxa"/>
            <w:tcBorders>
              <w:top w:val="nil"/>
              <w:left w:val="nil"/>
              <w:bottom w:val="nil"/>
              <w:right w:val="nil"/>
            </w:tcBorders>
            <w:shd w:val="clear" w:color="auto" w:fill="auto"/>
            <w:noWrap/>
            <w:vAlign w:val="bottom"/>
          </w:tcPr>
          <w:p w14:paraId="4FF00020">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0.8633</w:t>
            </w:r>
          </w:p>
        </w:tc>
        <w:tc>
          <w:tcPr>
            <w:tcW w:w="1060" w:type="dxa"/>
            <w:tcBorders>
              <w:top w:val="nil"/>
              <w:left w:val="nil"/>
              <w:bottom w:val="nil"/>
              <w:right w:val="nil"/>
            </w:tcBorders>
            <w:shd w:val="clear" w:color="auto" w:fill="auto"/>
            <w:noWrap/>
            <w:vAlign w:val="bottom"/>
          </w:tcPr>
          <w:p w14:paraId="4541B712">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1.7239</w:t>
            </w:r>
          </w:p>
        </w:tc>
        <w:tc>
          <w:tcPr>
            <w:tcW w:w="1060" w:type="dxa"/>
            <w:tcBorders>
              <w:top w:val="nil"/>
              <w:left w:val="nil"/>
              <w:bottom w:val="nil"/>
              <w:right w:val="nil"/>
            </w:tcBorders>
            <w:shd w:val="clear" w:color="auto" w:fill="auto"/>
            <w:noWrap/>
            <w:vAlign w:val="bottom"/>
          </w:tcPr>
          <w:p w14:paraId="05191984">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2.7051</w:t>
            </w:r>
          </w:p>
        </w:tc>
        <w:tc>
          <w:tcPr>
            <w:tcW w:w="1060" w:type="dxa"/>
            <w:tcBorders>
              <w:top w:val="nil"/>
              <w:left w:val="nil"/>
              <w:bottom w:val="nil"/>
              <w:right w:val="nil"/>
            </w:tcBorders>
            <w:shd w:val="clear" w:color="auto" w:fill="auto"/>
            <w:noWrap/>
            <w:vAlign w:val="bottom"/>
          </w:tcPr>
          <w:p w14:paraId="2EF4869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0.8202</w:t>
            </w:r>
          </w:p>
        </w:tc>
        <w:tc>
          <w:tcPr>
            <w:tcW w:w="1060" w:type="dxa"/>
            <w:tcBorders>
              <w:top w:val="nil"/>
              <w:left w:val="nil"/>
              <w:bottom w:val="nil"/>
              <w:right w:val="nil"/>
            </w:tcBorders>
            <w:shd w:val="clear" w:color="auto" w:fill="auto"/>
            <w:noWrap/>
            <w:vAlign w:val="bottom"/>
          </w:tcPr>
          <w:p w14:paraId="75DD0E92">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1.9696</w:t>
            </w:r>
          </w:p>
        </w:tc>
        <w:tc>
          <w:tcPr>
            <w:tcW w:w="1060" w:type="dxa"/>
            <w:tcBorders>
              <w:top w:val="nil"/>
              <w:left w:val="nil"/>
              <w:bottom w:val="nil"/>
              <w:right w:val="nil"/>
            </w:tcBorders>
            <w:shd w:val="clear" w:color="auto" w:fill="auto"/>
            <w:noWrap/>
            <w:vAlign w:val="bottom"/>
          </w:tcPr>
          <w:p w14:paraId="3C84F991">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2.3582</w:t>
            </w:r>
          </w:p>
        </w:tc>
      </w:tr>
      <w:tr w14:paraId="1617EBFF">
        <w:trPr>
          <w:trHeight w:val="280" w:hRule="atLeast"/>
          <w:jc w:val="center"/>
        </w:trPr>
        <w:tc>
          <w:tcPr>
            <w:tcW w:w="1120" w:type="dxa"/>
            <w:vMerge w:val="continue"/>
            <w:tcBorders>
              <w:left w:val="nil"/>
              <w:right w:val="nil"/>
            </w:tcBorders>
            <w:shd w:val="clear" w:color="auto" w:fill="auto"/>
            <w:noWrap/>
            <w:vAlign w:val="center"/>
          </w:tcPr>
          <w:p w14:paraId="0FAD1B51">
            <w:pPr>
              <w:widowControl/>
              <w:jc w:val="center"/>
              <w:rPr>
                <w:rFonts w:hint="eastAsia" w:ascii="Times New Roman" w:hAnsi="Times New Roman" w:eastAsia="宋体" w:cs="Times New Roman"/>
                <w:color w:val="000000"/>
                <w:kern w:val="0"/>
                <w:sz w:val="18"/>
                <w:szCs w:val="18"/>
                <w:lang w:val="en-US" w:eastAsia="zh-CN" w:bidi="ar"/>
              </w:rPr>
            </w:pPr>
          </w:p>
        </w:tc>
        <w:tc>
          <w:tcPr>
            <w:tcW w:w="1120" w:type="dxa"/>
            <w:vMerge w:val="restart"/>
            <w:tcBorders>
              <w:left w:val="nil"/>
              <w:right w:val="nil"/>
            </w:tcBorders>
            <w:shd w:val="clear" w:color="auto" w:fill="auto"/>
            <w:noWrap/>
            <w:vAlign w:val="center"/>
          </w:tcPr>
          <w:p w14:paraId="11F88EEC">
            <w:pPr>
              <w:widowControl/>
              <w:jc w:val="center"/>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Spectral</w:t>
            </w:r>
            <w:r>
              <w:rPr>
                <w:rFonts w:hint="eastAsia" w:ascii="Times New Roman" w:hAnsi="Times New Roman" w:eastAsia="宋体" w:cs="Times New Roman"/>
                <w:color w:val="000000"/>
                <w:kern w:val="0"/>
                <w:sz w:val="18"/>
                <w:szCs w:val="18"/>
                <w:lang w:bidi="ar"/>
              </w:rPr>
              <w:t>ViT</w:t>
            </w:r>
          </w:p>
        </w:tc>
        <w:tc>
          <w:tcPr>
            <w:tcW w:w="636" w:type="dxa"/>
            <w:vMerge w:val="continue"/>
            <w:tcBorders>
              <w:left w:val="nil"/>
              <w:right w:val="nil"/>
            </w:tcBorders>
            <w:shd w:val="clear" w:color="auto" w:fill="auto"/>
            <w:noWrap/>
            <w:vAlign w:val="center"/>
          </w:tcPr>
          <w:p w14:paraId="0D35BFCD">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5D168346">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NONE</w:t>
            </w:r>
          </w:p>
        </w:tc>
        <w:tc>
          <w:tcPr>
            <w:tcW w:w="1060" w:type="dxa"/>
            <w:tcBorders>
              <w:top w:val="nil"/>
              <w:left w:val="nil"/>
              <w:bottom w:val="nil"/>
              <w:right w:val="nil"/>
            </w:tcBorders>
            <w:shd w:val="clear" w:color="auto" w:fill="auto"/>
            <w:noWrap/>
            <w:vAlign w:val="bottom"/>
          </w:tcPr>
          <w:p w14:paraId="078F9F32">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0.8565</w:t>
            </w:r>
          </w:p>
        </w:tc>
        <w:tc>
          <w:tcPr>
            <w:tcW w:w="1060" w:type="dxa"/>
            <w:tcBorders>
              <w:top w:val="nil"/>
              <w:left w:val="nil"/>
              <w:bottom w:val="nil"/>
              <w:right w:val="nil"/>
            </w:tcBorders>
            <w:shd w:val="clear" w:color="auto" w:fill="auto"/>
            <w:noWrap/>
            <w:vAlign w:val="bottom"/>
          </w:tcPr>
          <w:p w14:paraId="2BDB0221">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1.7668</w:t>
            </w:r>
          </w:p>
        </w:tc>
        <w:tc>
          <w:tcPr>
            <w:tcW w:w="1060" w:type="dxa"/>
            <w:tcBorders>
              <w:top w:val="nil"/>
              <w:left w:val="nil"/>
              <w:bottom w:val="nil"/>
              <w:right w:val="nil"/>
            </w:tcBorders>
            <w:shd w:val="clear" w:color="auto" w:fill="auto"/>
            <w:noWrap/>
            <w:vAlign w:val="bottom"/>
          </w:tcPr>
          <w:p w14:paraId="0BED71FA">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2.6395</w:t>
            </w:r>
          </w:p>
        </w:tc>
        <w:tc>
          <w:tcPr>
            <w:tcW w:w="1060" w:type="dxa"/>
            <w:tcBorders>
              <w:top w:val="nil"/>
              <w:left w:val="nil"/>
              <w:bottom w:val="nil"/>
              <w:right w:val="nil"/>
            </w:tcBorders>
            <w:shd w:val="clear" w:color="auto" w:fill="auto"/>
            <w:noWrap/>
            <w:vAlign w:val="bottom"/>
          </w:tcPr>
          <w:p w14:paraId="2F3A29F6">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0.8136</w:t>
            </w:r>
          </w:p>
        </w:tc>
        <w:tc>
          <w:tcPr>
            <w:tcW w:w="1060" w:type="dxa"/>
            <w:tcBorders>
              <w:top w:val="nil"/>
              <w:left w:val="nil"/>
              <w:bottom w:val="nil"/>
              <w:right w:val="nil"/>
            </w:tcBorders>
            <w:shd w:val="clear" w:color="auto" w:fill="auto"/>
            <w:noWrap/>
            <w:vAlign w:val="bottom"/>
          </w:tcPr>
          <w:p w14:paraId="6568874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2.0051</w:t>
            </w:r>
          </w:p>
        </w:tc>
        <w:tc>
          <w:tcPr>
            <w:tcW w:w="1060" w:type="dxa"/>
            <w:tcBorders>
              <w:top w:val="nil"/>
              <w:left w:val="nil"/>
              <w:bottom w:val="nil"/>
              <w:right w:val="nil"/>
            </w:tcBorders>
            <w:shd w:val="clear" w:color="auto" w:fill="auto"/>
            <w:noWrap/>
            <w:vAlign w:val="bottom"/>
          </w:tcPr>
          <w:p w14:paraId="761B7301">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2.3165</w:t>
            </w:r>
          </w:p>
        </w:tc>
      </w:tr>
      <w:tr w14:paraId="20D6112F">
        <w:trPr>
          <w:trHeight w:val="280" w:hRule="atLeast"/>
          <w:jc w:val="center"/>
        </w:trPr>
        <w:tc>
          <w:tcPr>
            <w:tcW w:w="1120" w:type="dxa"/>
            <w:vMerge w:val="continue"/>
            <w:tcBorders>
              <w:left w:val="nil"/>
              <w:right w:val="nil"/>
            </w:tcBorders>
            <w:shd w:val="clear" w:color="auto" w:fill="auto"/>
            <w:noWrap/>
            <w:vAlign w:val="center"/>
          </w:tcPr>
          <w:p w14:paraId="4B7E932C">
            <w:pPr>
              <w:widowControl/>
              <w:jc w:val="center"/>
              <w:rPr>
                <w:rFonts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7E89B81F">
            <w:pPr>
              <w:widowControl/>
              <w:jc w:val="center"/>
              <w:rPr>
                <w:rFonts w:ascii="Times New Roman" w:hAnsi="Times New Roman" w:eastAsia="宋体" w:cs="Times New Roman"/>
                <w:color w:val="000000"/>
                <w:kern w:val="0"/>
                <w:sz w:val="18"/>
                <w:szCs w:val="18"/>
                <w:lang w:bidi="ar"/>
              </w:rPr>
            </w:pPr>
          </w:p>
        </w:tc>
        <w:tc>
          <w:tcPr>
            <w:tcW w:w="636" w:type="dxa"/>
            <w:vMerge w:val="continue"/>
            <w:tcBorders>
              <w:left w:val="nil"/>
              <w:right w:val="nil"/>
            </w:tcBorders>
            <w:shd w:val="clear" w:color="auto" w:fill="auto"/>
            <w:noWrap/>
            <w:vAlign w:val="center"/>
          </w:tcPr>
          <w:p w14:paraId="6ED3BECE">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172F4237">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FD</w:t>
            </w:r>
          </w:p>
        </w:tc>
        <w:tc>
          <w:tcPr>
            <w:tcW w:w="1060" w:type="dxa"/>
            <w:tcBorders>
              <w:top w:val="nil"/>
              <w:left w:val="nil"/>
              <w:bottom w:val="nil"/>
              <w:right w:val="nil"/>
            </w:tcBorders>
            <w:shd w:val="clear" w:color="auto" w:fill="auto"/>
            <w:noWrap/>
            <w:vAlign w:val="bottom"/>
          </w:tcPr>
          <w:p w14:paraId="51E0EE54">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0.6824</w:t>
            </w:r>
          </w:p>
        </w:tc>
        <w:tc>
          <w:tcPr>
            <w:tcW w:w="1060" w:type="dxa"/>
            <w:tcBorders>
              <w:top w:val="nil"/>
              <w:left w:val="nil"/>
              <w:bottom w:val="nil"/>
              <w:right w:val="nil"/>
            </w:tcBorders>
            <w:shd w:val="clear" w:color="auto" w:fill="auto"/>
            <w:noWrap/>
            <w:vAlign w:val="bottom"/>
          </w:tcPr>
          <w:p w14:paraId="3D23E33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2.6281</w:t>
            </w:r>
          </w:p>
        </w:tc>
        <w:tc>
          <w:tcPr>
            <w:tcW w:w="1060" w:type="dxa"/>
            <w:tcBorders>
              <w:top w:val="nil"/>
              <w:left w:val="nil"/>
              <w:bottom w:val="nil"/>
              <w:right w:val="nil"/>
            </w:tcBorders>
            <w:shd w:val="clear" w:color="auto" w:fill="auto"/>
            <w:noWrap/>
            <w:vAlign w:val="bottom"/>
          </w:tcPr>
          <w:p w14:paraId="24D0482A">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1.7744</w:t>
            </w:r>
          </w:p>
        </w:tc>
        <w:tc>
          <w:tcPr>
            <w:tcW w:w="1060" w:type="dxa"/>
            <w:tcBorders>
              <w:top w:val="nil"/>
              <w:left w:val="nil"/>
              <w:bottom w:val="nil"/>
              <w:right w:val="nil"/>
            </w:tcBorders>
            <w:shd w:val="clear" w:color="auto" w:fill="auto"/>
            <w:noWrap/>
            <w:vAlign w:val="bottom"/>
          </w:tcPr>
          <w:p w14:paraId="656D39EA">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0.6312</w:t>
            </w:r>
          </w:p>
        </w:tc>
        <w:tc>
          <w:tcPr>
            <w:tcW w:w="1060" w:type="dxa"/>
            <w:tcBorders>
              <w:top w:val="nil"/>
              <w:left w:val="nil"/>
              <w:bottom w:val="nil"/>
              <w:right w:val="nil"/>
            </w:tcBorders>
            <w:shd w:val="clear" w:color="auto" w:fill="auto"/>
            <w:noWrap/>
            <w:vAlign w:val="bottom"/>
          </w:tcPr>
          <w:p w14:paraId="2A53AAD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2.8206</w:t>
            </w:r>
          </w:p>
        </w:tc>
        <w:tc>
          <w:tcPr>
            <w:tcW w:w="1060" w:type="dxa"/>
            <w:tcBorders>
              <w:top w:val="nil"/>
              <w:left w:val="nil"/>
              <w:bottom w:val="nil"/>
              <w:right w:val="nil"/>
            </w:tcBorders>
            <w:shd w:val="clear" w:color="auto" w:fill="auto"/>
            <w:noWrap/>
            <w:vAlign w:val="bottom"/>
          </w:tcPr>
          <w:p w14:paraId="66CEA67E">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1.6467</w:t>
            </w:r>
          </w:p>
        </w:tc>
      </w:tr>
      <w:tr w14:paraId="554DCABE">
        <w:trPr>
          <w:trHeight w:val="280" w:hRule="atLeast"/>
          <w:jc w:val="center"/>
        </w:trPr>
        <w:tc>
          <w:tcPr>
            <w:tcW w:w="1120" w:type="dxa"/>
            <w:vMerge w:val="continue"/>
            <w:tcBorders>
              <w:left w:val="nil"/>
              <w:right w:val="nil"/>
            </w:tcBorders>
            <w:shd w:val="clear" w:color="auto" w:fill="auto"/>
            <w:noWrap/>
            <w:vAlign w:val="center"/>
          </w:tcPr>
          <w:p w14:paraId="4760B825">
            <w:pPr>
              <w:widowControl/>
              <w:jc w:val="center"/>
              <w:rPr>
                <w:rFonts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413608F1">
            <w:pPr>
              <w:widowControl/>
              <w:jc w:val="center"/>
              <w:rPr>
                <w:rFonts w:ascii="Times New Roman" w:hAnsi="Times New Roman" w:eastAsia="宋体" w:cs="Times New Roman"/>
                <w:color w:val="000000"/>
                <w:kern w:val="0"/>
                <w:sz w:val="18"/>
                <w:szCs w:val="18"/>
                <w:lang w:bidi="ar"/>
              </w:rPr>
            </w:pPr>
          </w:p>
        </w:tc>
        <w:tc>
          <w:tcPr>
            <w:tcW w:w="636" w:type="dxa"/>
            <w:vMerge w:val="continue"/>
            <w:tcBorders>
              <w:left w:val="nil"/>
              <w:right w:val="nil"/>
            </w:tcBorders>
            <w:shd w:val="clear" w:color="auto" w:fill="auto"/>
            <w:noWrap/>
            <w:vAlign w:val="center"/>
          </w:tcPr>
          <w:p w14:paraId="206A6493">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4B1535AB">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SD</w:t>
            </w:r>
          </w:p>
        </w:tc>
        <w:tc>
          <w:tcPr>
            <w:tcW w:w="1060" w:type="dxa"/>
            <w:tcBorders>
              <w:top w:val="nil"/>
              <w:left w:val="nil"/>
              <w:bottom w:val="nil"/>
              <w:right w:val="nil"/>
            </w:tcBorders>
            <w:shd w:val="clear" w:color="auto" w:fill="auto"/>
            <w:noWrap/>
            <w:vAlign w:val="bottom"/>
          </w:tcPr>
          <w:p w14:paraId="64854B24">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0.6723</w:t>
            </w:r>
          </w:p>
        </w:tc>
        <w:tc>
          <w:tcPr>
            <w:tcW w:w="1060" w:type="dxa"/>
            <w:tcBorders>
              <w:top w:val="nil"/>
              <w:left w:val="nil"/>
              <w:bottom w:val="nil"/>
              <w:right w:val="nil"/>
            </w:tcBorders>
            <w:shd w:val="clear" w:color="auto" w:fill="auto"/>
            <w:noWrap/>
            <w:vAlign w:val="bottom"/>
          </w:tcPr>
          <w:p w14:paraId="68A08CE7">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2.6697</w:t>
            </w:r>
          </w:p>
        </w:tc>
        <w:tc>
          <w:tcPr>
            <w:tcW w:w="1060" w:type="dxa"/>
            <w:tcBorders>
              <w:top w:val="nil"/>
              <w:left w:val="nil"/>
              <w:bottom w:val="nil"/>
              <w:right w:val="nil"/>
            </w:tcBorders>
            <w:shd w:val="clear" w:color="auto" w:fill="auto"/>
            <w:noWrap/>
            <w:vAlign w:val="bottom"/>
          </w:tcPr>
          <w:p w14:paraId="724A582D">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1.7468</w:t>
            </w:r>
          </w:p>
        </w:tc>
        <w:tc>
          <w:tcPr>
            <w:tcW w:w="1060" w:type="dxa"/>
            <w:tcBorders>
              <w:top w:val="nil"/>
              <w:left w:val="nil"/>
              <w:bottom w:val="nil"/>
              <w:right w:val="nil"/>
            </w:tcBorders>
            <w:shd w:val="clear" w:color="auto" w:fill="auto"/>
            <w:noWrap/>
            <w:vAlign w:val="bottom"/>
          </w:tcPr>
          <w:p w14:paraId="2925A38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0.6387</w:t>
            </w:r>
          </w:p>
        </w:tc>
        <w:tc>
          <w:tcPr>
            <w:tcW w:w="1060" w:type="dxa"/>
            <w:tcBorders>
              <w:top w:val="nil"/>
              <w:left w:val="nil"/>
              <w:bottom w:val="nil"/>
              <w:right w:val="nil"/>
            </w:tcBorders>
            <w:shd w:val="clear" w:color="auto" w:fill="auto"/>
            <w:noWrap/>
            <w:vAlign w:val="bottom"/>
          </w:tcPr>
          <w:p w14:paraId="23FEF1D2">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2.7920</w:t>
            </w:r>
          </w:p>
        </w:tc>
        <w:tc>
          <w:tcPr>
            <w:tcW w:w="1060" w:type="dxa"/>
            <w:tcBorders>
              <w:top w:val="nil"/>
              <w:left w:val="nil"/>
              <w:bottom w:val="nil"/>
              <w:right w:val="nil"/>
            </w:tcBorders>
            <w:shd w:val="clear" w:color="auto" w:fill="auto"/>
            <w:noWrap/>
            <w:vAlign w:val="bottom"/>
          </w:tcPr>
          <w:p w14:paraId="068FCA3A">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1.6636</w:t>
            </w:r>
          </w:p>
        </w:tc>
      </w:tr>
      <w:tr w14:paraId="375EF67A">
        <w:trPr>
          <w:trHeight w:val="280" w:hRule="atLeast"/>
          <w:jc w:val="center"/>
        </w:trPr>
        <w:tc>
          <w:tcPr>
            <w:tcW w:w="1120" w:type="dxa"/>
            <w:vMerge w:val="continue"/>
            <w:tcBorders>
              <w:left w:val="nil"/>
              <w:right w:val="nil"/>
            </w:tcBorders>
            <w:shd w:val="clear" w:color="auto" w:fill="auto"/>
            <w:noWrap/>
            <w:vAlign w:val="center"/>
          </w:tcPr>
          <w:p w14:paraId="31E507B1">
            <w:pPr>
              <w:widowControl/>
              <w:jc w:val="center"/>
              <w:rPr>
                <w:rFonts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41C539A2">
            <w:pPr>
              <w:widowControl/>
              <w:jc w:val="center"/>
              <w:rPr>
                <w:rFonts w:ascii="Times New Roman" w:hAnsi="Times New Roman" w:eastAsia="宋体" w:cs="Times New Roman"/>
                <w:color w:val="000000"/>
                <w:kern w:val="0"/>
                <w:sz w:val="18"/>
                <w:szCs w:val="18"/>
                <w:lang w:bidi="ar"/>
              </w:rPr>
            </w:pPr>
          </w:p>
        </w:tc>
        <w:tc>
          <w:tcPr>
            <w:tcW w:w="636" w:type="dxa"/>
            <w:vMerge w:val="continue"/>
            <w:tcBorders>
              <w:left w:val="nil"/>
              <w:right w:val="nil"/>
            </w:tcBorders>
            <w:shd w:val="clear" w:color="auto" w:fill="auto"/>
            <w:noWrap/>
            <w:vAlign w:val="center"/>
          </w:tcPr>
          <w:p w14:paraId="2B173E28">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4FF33D84">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SNV</w:t>
            </w:r>
          </w:p>
        </w:tc>
        <w:tc>
          <w:tcPr>
            <w:tcW w:w="1060" w:type="dxa"/>
            <w:tcBorders>
              <w:top w:val="nil"/>
              <w:left w:val="nil"/>
              <w:bottom w:val="nil"/>
              <w:right w:val="nil"/>
            </w:tcBorders>
            <w:shd w:val="clear" w:color="auto" w:fill="auto"/>
            <w:noWrap/>
            <w:vAlign w:val="bottom"/>
          </w:tcPr>
          <w:p w14:paraId="3A64D7A9">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0.7222</w:t>
            </w:r>
          </w:p>
        </w:tc>
        <w:tc>
          <w:tcPr>
            <w:tcW w:w="1060" w:type="dxa"/>
            <w:tcBorders>
              <w:top w:val="nil"/>
              <w:left w:val="nil"/>
              <w:bottom w:val="nil"/>
              <w:right w:val="nil"/>
            </w:tcBorders>
            <w:shd w:val="clear" w:color="auto" w:fill="auto"/>
            <w:noWrap/>
            <w:vAlign w:val="bottom"/>
          </w:tcPr>
          <w:p w14:paraId="49B23760">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2.4578</w:t>
            </w:r>
          </w:p>
        </w:tc>
        <w:tc>
          <w:tcPr>
            <w:tcW w:w="1060" w:type="dxa"/>
            <w:tcBorders>
              <w:top w:val="nil"/>
              <w:left w:val="nil"/>
              <w:bottom w:val="nil"/>
              <w:right w:val="nil"/>
            </w:tcBorders>
            <w:shd w:val="clear" w:color="auto" w:fill="auto"/>
            <w:noWrap/>
            <w:vAlign w:val="bottom"/>
          </w:tcPr>
          <w:p w14:paraId="55033491">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1.8974</w:t>
            </w:r>
          </w:p>
        </w:tc>
        <w:tc>
          <w:tcPr>
            <w:tcW w:w="1060" w:type="dxa"/>
            <w:tcBorders>
              <w:top w:val="nil"/>
              <w:left w:val="nil"/>
              <w:bottom w:val="nil"/>
              <w:right w:val="nil"/>
            </w:tcBorders>
            <w:shd w:val="clear" w:color="auto" w:fill="auto"/>
            <w:noWrap/>
            <w:vAlign w:val="bottom"/>
          </w:tcPr>
          <w:p w14:paraId="77047E95">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0.6861</w:t>
            </w:r>
          </w:p>
        </w:tc>
        <w:tc>
          <w:tcPr>
            <w:tcW w:w="1060" w:type="dxa"/>
            <w:tcBorders>
              <w:top w:val="nil"/>
              <w:left w:val="nil"/>
              <w:bottom w:val="nil"/>
              <w:right w:val="nil"/>
            </w:tcBorders>
            <w:shd w:val="clear" w:color="auto" w:fill="auto"/>
            <w:noWrap/>
            <w:vAlign w:val="bottom"/>
          </w:tcPr>
          <w:p w14:paraId="02790727">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2.6022</w:t>
            </w:r>
          </w:p>
        </w:tc>
        <w:tc>
          <w:tcPr>
            <w:tcW w:w="1060" w:type="dxa"/>
            <w:tcBorders>
              <w:top w:val="nil"/>
              <w:left w:val="nil"/>
              <w:bottom w:val="nil"/>
              <w:right w:val="nil"/>
            </w:tcBorders>
            <w:shd w:val="clear" w:color="auto" w:fill="auto"/>
            <w:noWrap/>
            <w:vAlign w:val="bottom"/>
          </w:tcPr>
          <w:p w14:paraId="781421BB">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1.7849</w:t>
            </w:r>
          </w:p>
        </w:tc>
      </w:tr>
      <w:tr w14:paraId="29852380">
        <w:trPr>
          <w:trHeight w:val="280" w:hRule="atLeast"/>
          <w:jc w:val="center"/>
        </w:trPr>
        <w:tc>
          <w:tcPr>
            <w:tcW w:w="1120" w:type="dxa"/>
            <w:vMerge w:val="continue"/>
            <w:tcBorders>
              <w:left w:val="nil"/>
              <w:right w:val="nil"/>
            </w:tcBorders>
            <w:shd w:val="clear" w:color="auto" w:fill="auto"/>
            <w:noWrap/>
            <w:vAlign w:val="center"/>
          </w:tcPr>
          <w:p w14:paraId="2C8C8F4D">
            <w:pPr>
              <w:widowControl/>
              <w:jc w:val="center"/>
              <w:rPr>
                <w:rFonts w:hint="default"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5FDC6CA6">
            <w:pPr>
              <w:widowControl/>
              <w:jc w:val="center"/>
              <w:rPr>
                <w:rFonts w:ascii="Times New Roman" w:hAnsi="Times New Roman" w:eastAsia="宋体" w:cs="Times New Roman"/>
                <w:color w:val="000000"/>
                <w:kern w:val="0"/>
                <w:sz w:val="18"/>
                <w:szCs w:val="18"/>
                <w:lang w:bidi="ar"/>
              </w:rPr>
            </w:pPr>
          </w:p>
        </w:tc>
        <w:tc>
          <w:tcPr>
            <w:tcW w:w="636" w:type="dxa"/>
            <w:vMerge w:val="continue"/>
            <w:tcBorders>
              <w:left w:val="nil"/>
              <w:right w:val="nil"/>
            </w:tcBorders>
            <w:shd w:val="clear" w:color="auto" w:fill="auto"/>
            <w:noWrap/>
            <w:vAlign w:val="center"/>
          </w:tcPr>
          <w:p w14:paraId="7509C0FB">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52BCDCB8">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DETREND</w:t>
            </w:r>
          </w:p>
        </w:tc>
        <w:tc>
          <w:tcPr>
            <w:tcW w:w="1060" w:type="dxa"/>
            <w:tcBorders>
              <w:top w:val="nil"/>
              <w:left w:val="nil"/>
              <w:bottom w:val="nil"/>
              <w:right w:val="nil"/>
            </w:tcBorders>
            <w:shd w:val="clear" w:color="auto" w:fill="auto"/>
            <w:noWrap/>
            <w:vAlign w:val="bottom"/>
          </w:tcPr>
          <w:p w14:paraId="27623FE3">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0.8309</w:t>
            </w:r>
          </w:p>
        </w:tc>
        <w:tc>
          <w:tcPr>
            <w:tcW w:w="1060" w:type="dxa"/>
            <w:tcBorders>
              <w:top w:val="nil"/>
              <w:left w:val="nil"/>
              <w:bottom w:val="nil"/>
              <w:right w:val="nil"/>
            </w:tcBorders>
            <w:shd w:val="clear" w:color="auto" w:fill="auto"/>
            <w:noWrap/>
            <w:vAlign w:val="bottom"/>
          </w:tcPr>
          <w:p w14:paraId="7F39A2CE">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1.9180</w:t>
            </w:r>
          </w:p>
        </w:tc>
        <w:tc>
          <w:tcPr>
            <w:tcW w:w="1060" w:type="dxa"/>
            <w:tcBorders>
              <w:top w:val="nil"/>
              <w:left w:val="nil"/>
              <w:bottom w:val="nil"/>
              <w:right w:val="nil"/>
            </w:tcBorders>
            <w:shd w:val="clear" w:color="auto" w:fill="auto"/>
            <w:noWrap/>
            <w:vAlign w:val="bottom"/>
          </w:tcPr>
          <w:p w14:paraId="6127B3A4">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2.4315</w:t>
            </w:r>
          </w:p>
        </w:tc>
        <w:tc>
          <w:tcPr>
            <w:tcW w:w="1060" w:type="dxa"/>
            <w:tcBorders>
              <w:top w:val="nil"/>
              <w:left w:val="nil"/>
              <w:bottom w:val="nil"/>
              <w:right w:val="nil"/>
            </w:tcBorders>
            <w:shd w:val="clear" w:color="auto" w:fill="auto"/>
            <w:noWrap/>
            <w:vAlign w:val="bottom"/>
          </w:tcPr>
          <w:p w14:paraId="4B238FB1">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0.7893</w:t>
            </w:r>
          </w:p>
        </w:tc>
        <w:tc>
          <w:tcPr>
            <w:tcW w:w="1060" w:type="dxa"/>
            <w:tcBorders>
              <w:top w:val="nil"/>
              <w:left w:val="nil"/>
              <w:bottom w:val="nil"/>
              <w:right w:val="nil"/>
            </w:tcBorders>
            <w:shd w:val="clear" w:color="auto" w:fill="auto"/>
            <w:noWrap/>
            <w:vAlign w:val="bottom"/>
          </w:tcPr>
          <w:p w14:paraId="2E4C4F78">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2.1320</w:t>
            </w:r>
          </w:p>
        </w:tc>
        <w:tc>
          <w:tcPr>
            <w:tcW w:w="1060" w:type="dxa"/>
            <w:tcBorders>
              <w:top w:val="nil"/>
              <w:left w:val="nil"/>
              <w:bottom w:val="nil"/>
              <w:right w:val="nil"/>
            </w:tcBorders>
            <w:shd w:val="clear" w:color="auto" w:fill="auto"/>
            <w:noWrap/>
            <w:vAlign w:val="bottom"/>
          </w:tcPr>
          <w:p w14:paraId="40918416">
            <w:pPr>
              <w:widowControl/>
              <w:jc w:val="center"/>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val="en-US" w:eastAsia="zh-CN" w:bidi="ar"/>
              </w:rPr>
              <w:t>2.1786</w:t>
            </w:r>
          </w:p>
        </w:tc>
      </w:tr>
      <w:tr w14:paraId="7E8E26B5">
        <w:trPr>
          <w:trHeight w:val="280" w:hRule="atLeast"/>
          <w:jc w:val="center"/>
        </w:trPr>
        <w:tc>
          <w:tcPr>
            <w:tcW w:w="1120" w:type="dxa"/>
            <w:vMerge w:val="restart"/>
            <w:tcBorders>
              <w:left w:val="nil"/>
              <w:right w:val="nil"/>
            </w:tcBorders>
            <w:shd w:val="clear" w:color="auto" w:fill="auto"/>
            <w:noWrap/>
            <w:vAlign w:val="center"/>
          </w:tcPr>
          <w:p w14:paraId="02653FB0">
            <w:pPr>
              <w:widowControl/>
              <w:jc w:val="center"/>
              <w:rPr>
                <w:rFonts w:hint="default"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val="en-US" w:eastAsia="zh-CN" w:bidi="ar"/>
              </w:rPr>
              <w:t>SNSBE</w:t>
            </w:r>
          </w:p>
        </w:tc>
        <w:tc>
          <w:tcPr>
            <w:tcW w:w="1120" w:type="dxa"/>
            <w:vMerge w:val="restart"/>
            <w:tcBorders>
              <w:left w:val="nil"/>
              <w:right w:val="nil"/>
            </w:tcBorders>
            <w:shd w:val="clear" w:color="auto" w:fill="auto"/>
            <w:noWrap/>
            <w:vAlign w:val="center"/>
          </w:tcPr>
          <w:p w14:paraId="033F1B21">
            <w:pPr>
              <w:widowControl/>
              <w:jc w:val="center"/>
              <w:rPr>
                <w:rFonts w:hint="default"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ResNet</w:t>
            </w:r>
          </w:p>
        </w:tc>
        <w:tc>
          <w:tcPr>
            <w:tcW w:w="636" w:type="dxa"/>
            <w:vMerge w:val="continue"/>
            <w:tcBorders>
              <w:left w:val="nil"/>
              <w:right w:val="nil"/>
            </w:tcBorders>
            <w:shd w:val="clear" w:color="auto" w:fill="auto"/>
            <w:noWrap/>
            <w:vAlign w:val="center"/>
          </w:tcPr>
          <w:p w14:paraId="50CADE04">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4A95CDD4">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NONE</w:t>
            </w:r>
          </w:p>
        </w:tc>
        <w:tc>
          <w:tcPr>
            <w:tcW w:w="1060" w:type="dxa"/>
            <w:tcBorders>
              <w:top w:val="nil"/>
              <w:left w:val="nil"/>
              <w:bottom w:val="nil"/>
              <w:right w:val="nil"/>
            </w:tcBorders>
            <w:shd w:val="clear" w:color="auto" w:fill="auto"/>
            <w:noWrap/>
            <w:vAlign w:val="bottom"/>
          </w:tcPr>
          <w:p w14:paraId="4438144E">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0.9126</w:t>
            </w:r>
          </w:p>
        </w:tc>
        <w:tc>
          <w:tcPr>
            <w:tcW w:w="1060" w:type="dxa"/>
            <w:tcBorders>
              <w:top w:val="nil"/>
              <w:left w:val="nil"/>
              <w:bottom w:val="nil"/>
              <w:right w:val="nil"/>
            </w:tcBorders>
            <w:shd w:val="clear" w:color="auto" w:fill="auto"/>
            <w:noWrap/>
            <w:vAlign w:val="bottom"/>
          </w:tcPr>
          <w:p w14:paraId="70E666C5">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1.3789</w:t>
            </w:r>
          </w:p>
        </w:tc>
        <w:tc>
          <w:tcPr>
            <w:tcW w:w="1060" w:type="dxa"/>
            <w:tcBorders>
              <w:top w:val="nil"/>
              <w:left w:val="nil"/>
              <w:bottom w:val="nil"/>
              <w:right w:val="nil"/>
            </w:tcBorders>
            <w:shd w:val="clear" w:color="auto" w:fill="auto"/>
            <w:noWrap/>
            <w:vAlign w:val="bottom"/>
          </w:tcPr>
          <w:p w14:paraId="4F04BE2D">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3.3821</w:t>
            </w:r>
          </w:p>
        </w:tc>
        <w:tc>
          <w:tcPr>
            <w:tcW w:w="1060" w:type="dxa"/>
            <w:tcBorders>
              <w:top w:val="nil"/>
              <w:left w:val="nil"/>
              <w:bottom w:val="nil"/>
              <w:right w:val="nil"/>
            </w:tcBorders>
            <w:shd w:val="clear" w:color="auto" w:fill="auto"/>
            <w:noWrap/>
            <w:vAlign w:val="bottom"/>
          </w:tcPr>
          <w:p w14:paraId="4639D79E">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0.8669</w:t>
            </w:r>
          </w:p>
        </w:tc>
        <w:tc>
          <w:tcPr>
            <w:tcW w:w="1060" w:type="dxa"/>
            <w:tcBorders>
              <w:top w:val="nil"/>
              <w:left w:val="nil"/>
              <w:bottom w:val="nil"/>
              <w:right w:val="nil"/>
            </w:tcBorders>
            <w:shd w:val="clear" w:color="auto" w:fill="auto"/>
            <w:noWrap/>
            <w:vAlign w:val="bottom"/>
          </w:tcPr>
          <w:p w14:paraId="13EF8025">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1.6942</w:t>
            </w:r>
          </w:p>
        </w:tc>
        <w:tc>
          <w:tcPr>
            <w:tcW w:w="1060" w:type="dxa"/>
            <w:tcBorders>
              <w:top w:val="nil"/>
              <w:left w:val="nil"/>
              <w:bottom w:val="nil"/>
              <w:right w:val="nil"/>
            </w:tcBorders>
            <w:shd w:val="clear" w:color="auto" w:fill="auto"/>
            <w:noWrap/>
            <w:vAlign w:val="bottom"/>
          </w:tcPr>
          <w:p w14:paraId="64799559">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2.7415</w:t>
            </w:r>
          </w:p>
        </w:tc>
      </w:tr>
      <w:tr w14:paraId="0B7345E9">
        <w:trPr>
          <w:trHeight w:val="280" w:hRule="atLeast"/>
          <w:jc w:val="center"/>
        </w:trPr>
        <w:tc>
          <w:tcPr>
            <w:tcW w:w="1120" w:type="dxa"/>
            <w:vMerge w:val="continue"/>
            <w:tcBorders>
              <w:left w:val="nil"/>
              <w:right w:val="nil"/>
            </w:tcBorders>
            <w:shd w:val="clear" w:color="auto" w:fill="auto"/>
            <w:noWrap/>
            <w:vAlign w:val="center"/>
          </w:tcPr>
          <w:p w14:paraId="4E2CDC3B">
            <w:pPr>
              <w:widowControl/>
              <w:jc w:val="center"/>
              <w:rPr>
                <w:rFonts w:hint="default"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0233ED4D">
            <w:pPr>
              <w:widowControl/>
              <w:jc w:val="center"/>
              <w:rPr>
                <w:rFonts w:hint="default" w:ascii="Times New Roman" w:hAnsi="Times New Roman" w:eastAsia="宋体" w:cs="Times New Roman"/>
                <w:color w:val="000000"/>
                <w:kern w:val="0"/>
                <w:sz w:val="18"/>
                <w:szCs w:val="18"/>
                <w:lang w:val="en-US" w:eastAsia="zh-CN" w:bidi="ar"/>
              </w:rPr>
            </w:pPr>
          </w:p>
        </w:tc>
        <w:tc>
          <w:tcPr>
            <w:tcW w:w="636" w:type="dxa"/>
            <w:vMerge w:val="continue"/>
            <w:tcBorders>
              <w:left w:val="nil"/>
              <w:right w:val="nil"/>
            </w:tcBorders>
            <w:shd w:val="clear" w:color="auto" w:fill="auto"/>
            <w:noWrap/>
            <w:vAlign w:val="center"/>
          </w:tcPr>
          <w:p w14:paraId="0CA51A46">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5653F30A">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FD</w:t>
            </w:r>
          </w:p>
        </w:tc>
        <w:tc>
          <w:tcPr>
            <w:tcW w:w="1060" w:type="dxa"/>
            <w:tcBorders>
              <w:top w:val="nil"/>
              <w:left w:val="nil"/>
              <w:bottom w:val="nil"/>
              <w:right w:val="nil"/>
            </w:tcBorders>
            <w:shd w:val="clear" w:color="auto" w:fill="auto"/>
            <w:noWrap/>
            <w:vAlign w:val="bottom"/>
          </w:tcPr>
          <w:p w14:paraId="6E4CD3F6">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0.9113</w:t>
            </w:r>
          </w:p>
        </w:tc>
        <w:tc>
          <w:tcPr>
            <w:tcW w:w="1060" w:type="dxa"/>
            <w:tcBorders>
              <w:top w:val="nil"/>
              <w:left w:val="nil"/>
              <w:bottom w:val="nil"/>
              <w:right w:val="nil"/>
            </w:tcBorders>
            <w:shd w:val="clear" w:color="auto" w:fill="auto"/>
            <w:noWrap/>
            <w:vAlign w:val="bottom"/>
          </w:tcPr>
          <w:p w14:paraId="17D2E06B">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1.3886</w:t>
            </w:r>
          </w:p>
        </w:tc>
        <w:tc>
          <w:tcPr>
            <w:tcW w:w="1060" w:type="dxa"/>
            <w:tcBorders>
              <w:top w:val="nil"/>
              <w:left w:val="nil"/>
              <w:bottom w:val="nil"/>
              <w:right w:val="nil"/>
            </w:tcBorders>
            <w:shd w:val="clear" w:color="auto" w:fill="auto"/>
            <w:noWrap/>
            <w:vAlign w:val="bottom"/>
          </w:tcPr>
          <w:p w14:paraId="3D2A543D">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3.3584</w:t>
            </w:r>
          </w:p>
        </w:tc>
        <w:tc>
          <w:tcPr>
            <w:tcW w:w="1060" w:type="dxa"/>
            <w:tcBorders>
              <w:top w:val="nil"/>
              <w:left w:val="nil"/>
              <w:bottom w:val="nil"/>
              <w:right w:val="nil"/>
            </w:tcBorders>
            <w:shd w:val="clear" w:color="auto" w:fill="auto"/>
            <w:noWrap/>
            <w:vAlign w:val="bottom"/>
          </w:tcPr>
          <w:p w14:paraId="00934EDE">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0.8658</w:t>
            </w:r>
          </w:p>
        </w:tc>
        <w:tc>
          <w:tcPr>
            <w:tcW w:w="1060" w:type="dxa"/>
            <w:tcBorders>
              <w:top w:val="nil"/>
              <w:left w:val="nil"/>
              <w:bottom w:val="nil"/>
              <w:right w:val="nil"/>
            </w:tcBorders>
            <w:shd w:val="clear" w:color="auto" w:fill="auto"/>
            <w:noWrap/>
            <w:vAlign w:val="bottom"/>
          </w:tcPr>
          <w:p w14:paraId="54359741">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1.7017</w:t>
            </w:r>
          </w:p>
        </w:tc>
        <w:tc>
          <w:tcPr>
            <w:tcW w:w="1060" w:type="dxa"/>
            <w:tcBorders>
              <w:top w:val="nil"/>
              <w:left w:val="nil"/>
              <w:bottom w:val="nil"/>
              <w:right w:val="nil"/>
            </w:tcBorders>
            <w:shd w:val="clear" w:color="auto" w:fill="auto"/>
            <w:noWrap/>
            <w:vAlign w:val="bottom"/>
          </w:tcPr>
          <w:p w14:paraId="6102F82A">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2.7295</w:t>
            </w:r>
          </w:p>
        </w:tc>
      </w:tr>
      <w:tr w14:paraId="2CBC6D48">
        <w:trPr>
          <w:trHeight w:val="280" w:hRule="atLeast"/>
          <w:jc w:val="center"/>
        </w:trPr>
        <w:tc>
          <w:tcPr>
            <w:tcW w:w="1120" w:type="dxa"/>
            <w:vMerge w:val="continue"/>
            <w:tcBorders>
              <w:left w:val="nil"/>
              <w:right w:val="nil"/>
            </w:tcBorders>
            <w:shd w:val="clear" w:color="auto" w:fill="auto"/>
            <w:noWrap/>
            <w:vAlign w:val="center"/>
          </w:tcPr>
          <w:p w14:paraId="0B04430F">
            <w:pPr>
              <w:widowControl/>
              <w:jc w:val="center"/>
              <w:rPr>
                <w:rFonts w:hint="default"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3259A695">
            <w:pPr>
              <w:widowControl/>
              <w:jc w:val="center"/>
              <w:rPr>
                <w:rFonts w:hint="default" w:ascii="Times New Roman" w:hAnsi="Times New Roman" w:eastAsia="宋体" w:cs="Times New Roman"/>
                <w:color w:val="000000"/>
                <w:kern w:val="0"/>
                <w:sz w:val="18"/>
                <w:szCs w:val="18"/>
                <w:lang w:val="en-US" w:eastAsia="zh-CN" w:bidi="ar"/>
              </w:rPr>
            </w:pPr>
          </w:p>
        </w:tc>
        <w:tc>
          <w:tcPr>
            <w:tcW w:w="636" w:type="dxa"/>
            <w:vMerge w:val="continue"/>
            <w:tcBorders>
              <w:left w:val="nil"/>
              <w:right w:val="nil"/>
            </w:tcBorders>
            <w:shd w:val="clear" w:color="auto" w:fill="auto"/>
            <w:noWrap/>
            <w:vAlign w:val="center"/>
          </w:tcPr>
          <w:p w14:paraId="6D027D6E">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4773E10E">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SD</w:t>
            </w:r>
          </w:p>
        </w:tc>
        <w:tc>
          <w:tcPr>
            <w:tcW w:w="1060" w:type="dxa"/>
            <w:tcBorders>
              <w:top w:val="nil"/>
              <w:left w:val="nil"/>
              <w:bottom w:val="nil"/>
              <w:right w:val="nil"/>
            </w:tcBorders>
            <w:shd w:val="clear" w:color="auto" w:fill="auto"/>
            <w:noWrap/>
            <w:vAlign w:val="bottom"/>
          </w:tcPr>
          <w:p w14:paraId="1C04174D">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0.9210</w:t>
            </w:r>
          </w:p>
        </w:tc>
        <w:tc>
          <w:tcPr>
            <w:tcW w:w="1060" w:type="dxa"/>
            <w:tcBorders>
              <w:top w:val="nil"/>
              <w:left w:val="nil"/>
              <w:bottom w:val="nil"/>
              <w:right w:val="nil"/>
            </w:tcBorders>
            <w:shd w:val="clear" w:color="auto" w:fill="auto"/>
            <w:noWrap/>
            <w:vAlign w:val="bottom"/>
          </w:tcPr>
          <w:p w14:paraId="7067D2F5">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1.3111</w:t>
            </w:r>
          </w:p>
        </w:tc>
        <w:tc>
          <w:tcPr>
            <w:tcW w:w="1060" w:type="dxa"/>
            <w:tcBorders>
              <w:top w:val="nil"/>
              <w:left w:val="nil"/>
              <w:bottom w:val="nil"/>
              <w:right w:val="nil"/>
            </w:tcBorders>
            <w:shd w:val="clear" w:color="auto" w:fill="auto"/>
            <w:noWrap/>
            <w:vAlign w:val="bottom"/>
          </w:tcPr>
          <w:p w14:paraId="76096EB0">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3.5568</w:t>
            </w:r>
          </w:p>
        </w:tc>
        <w:tc>
          <w:tcPr>
            <w:tcW w:w="1060" w:type="dxa"/>
            <w:tcBorders>
              <w:top w:val="nil"/>
              <w:left w:val="nil"/>
              <w:bottom w:val="nil"/>
              <w:right w:val="nil"/>
            </w:tcBorders>
            <w:shd w:val="clear" w:color="auto" w:fill="auto"/>
            <w:noWrap/>
            <w:vAlign w:val="bottom"/>
          </w:tcPr>
          <w:p w14:paraId="35C583F9">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0.8749</w:t>
            </w:r>
          </w:p>
        </w:tc>
        <w:tc>
          <w:tcPr>
            <w:tcW w:w="1060" w:type="dxa"/>
            <w:tcBorders>
              <w:top w:val="nil"/>
              <w:left w:val="nil"/>
              <w:bottom w:val="nil"/>
              <w:right w:val="nil"/>
            </w:tcBorders>
            <w:shd w:val="clear" w:color="auto" w:fill="auto"/>
            <w:noWrap/>
            <w:vAlign w:val="bottom"/>
          </w:tcPr>
          <w:p w14:paraId="10018B2E">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1.6428</w:t>
            </w:r>
          </w:p>
        </w:tc>
        <w:tc>
          <w:tcPr>
            <w:tcW w:w="1060" w:type="dxa"/>
            <w:tcBorders>
              <w:top w:val="nil"/>
              <w:left w:val="nil"/>
              <w:bottom w:val="nil"/>
              <w:right w:val="nil"/>
            </w:tcBorders>
            <w:shd w:val="clear" w:color="auto" w:fill="auto"/>
            <w:noWrap/>
            <w:vAlign w:val="bottom"/>
          </w:tcPr>
          <w:p w14:paraId="57F75D9A">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2.8274</w:t>
            </w:r>
          </w:p>
        </w:tc>
      </w:tr>
      <w:tr w14:paraId="51D50C9E">
        <w:trPr>
          <w:trHeight w:val="280" w:hRule="atLeast"/>
          <w:jc w:val="center"/>
        </w:trPr>
        <w:tc>
          <w:tcPr>
            <w:tcW w:w="1120" w:type="dxa"/>
            <w:vMerge w:val="continue"/>
            <w:tcBorders>
              <w:left w:val="nil"/>
              <w:right w:val="nil"/>
            </w:tcBorders>
            <w:shd w:val="clear" w:color="auto" w:fill="auto"/>
            <w:noWrap/>
            <w:vAlign w:val="center"/>
          </w:tcPr>
          <w:p w14:paraId="31FA8766">
            <w:pPr>
              <w:widowControl/>
              <w:jc w:val="center"/>
              <w:rPr>
                <w:rFonts w:hint="default"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26D15E90">
            <w:pPr>
              <w:widowControl/>
              <w:jc w:val="center"/>
              <w:rPr>
                <w:rFonts w:hint="default" w:ascii="Times New Roman" w:hAnsi="Times New Roman" w:eastAsia="宋体" w:cs="Times New Roman"/>
                <w:color w:val="000000"/>
                <w:kern w:val="0"/>
                <w:sz w:val="18"/>
                <w:szCs w:val="18"/>
                <w:lang w:val="en-US" w:eastAsia="zh-CN" w:bidi="ar"/>
              </w:rPr>
            </w:pPr>
          </w:p>
        </w:tc>
        <w:tc>
          <w:tcPr>
            <w:tcW w:w="636" w:type="dxa"/>
            <w:vMerge w:val="continue"/>
            <w:tcBorders>
              <w:left w:val="nil"/>
              <w:right w:val="nil"/>
            </w:tcBorders>
            <w:shd w:val="clear" w:color="auto" w:fill="auto"/>
            <w:noWrap/>
            <w:vAlign w:val="center"/>
          </w:tcPr>
          <w:p w14:paraId="2DF0030B">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27C2A71E">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SNV</w:t>
            </w:r>
          </w:p>
        </w:tc>
        <w:tc>
          <w:tcPr>
            <w:tcW w:w="1060" w:type="dxa"/>
            <w:tcBorders>
              <w:top w:val="nil"/>
              <w:left w:val="nil"/>
              <w:bottom w:val="nil"/>
              <w:right w:val="nil"/>
            </w:tcBorders>
            <w:shd w:val="clear" w:color="auto" w:fill="auto"/>
            <w:noWrap/>
            <w:vAlign w:val="bottom"/>
          </w:tcPr>
          <w:p w14:paraId="259BBABD">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0.9266</w:t>
            </w:r>
          </w:p>
        </w:tc>
        <w:tc>
          <w:tcPr>
            <w:tcW w:w="1060" w:type="dxa"/>
            <w:tcBorders>
              <w:top w:val="nil"/>
              <w:left w:val="nil"/>
              <w:bottom w:val="nil"/>
              <w:right w:val="nil"/>
            </w:tcBorders>
            <w:shd w:val="clear" w:color="auto" w:fill="auto"/>
            <w:noWrap/>
            <w:vAlign w:val="bottom"/>
          </w:tcPr>
          <w:p w14:paraId="1E71CA7E">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1.2634</w:t>
            </w:r>
          </w:p>
        </w:tc>
        <w:tc>
          <w:tcPr>
            <w:tcW w:w="1060" w:type="dxa"/>
            <w:tcBorders>
              <w:top w:val="nil"/>
              <w:left w:val="nil"/>
              <w:bottom w:val="nil"/>
              <w:right w:val="nil"/>
            </w:tcBorders>
            <w:shd w:val="clear" w:color="auto" w:fill="auto"/>
            <w:noWrap/>
            <w:vAlign w:val="bottom"/>
          </w:tcPr>
          <w:p w14:paraId="549294A1">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3.6912</w:t>
            </w:r>
          </w:p>
        </w:tc>
        <w:tc>
          <w:tcPr>
            <w:tcW w:w="1060" w:type="dxa"/>
            <w:tcBorders>
              <w:top w:val="nil"/>
              <w:left w:val="nil"/>
              <w:bottom w:val="nil"/>
              <w:right w:val="nil"/>
            </w:tcBorders>
            <w:shd w:val="clear" w:color="auto" w:fill="auto"/>
            <w:noWrap/>
            <w:vAlign w:val="bottom"/>
          </w:tcPr>
          <w:p w14:paraId="7CC1BF10">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0.8803</w:t>
            </w:r>
          </w:p>
        </w:tc>
        <w:tc>
          <w:tcPr>
            <w:tcW w:w="1060" w:type="dxa"/>
            <w:tcBorders>
              <w:top w:val="nil"/>
              <w:left w:val="nil"/>
              <w:bottom w:val="nil"/>
              <w:right w:val="nil"/>
            </w:tcBorders>
            <w:shd w:val="clear" w:color="auto" w:fill="auto"/>
            <w:noWrap/>
            <w:vAlign w:val="bottom"/>
          </w:tcPr>
          <w:p w14:paraId="4015AE51">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1.6071</w:t>
            </w:r>
          </w:p>
        </w:tc>
        <w:tc>
          <w:tcPr>
            <w:tcW w:w="1060" w:type="dxa"/>
            <w:tcBorders>
              <w:top w:val="nil"/>
              <w:left w:val="nil"/>
              <w:bottom w:val="nil"/>
              <w:right w:val="nil"/>
            </w:tcBorders>
            <w:shd w:val="clear" w:color="auto" w:fill="auto"/>
            <w:noWrap/>
            <w:vAlign w:val="bottom"/>
          </w:tcPr>
          <w:p w14:paraId="7C46F528">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2.8901</w:t>
            </w:r>
          </w:p>
        </w:tc>
      </w:tr>
      <w:tr w14:paraId="14E35BAA">
        <w:trPr>
          <w:trHeight w:val="280" w:hRule="atLeast"/>
          <w:jc w:val="center"/>
        </w:trPr>
        <w:tc>
          <w:tcPr>
            <w:tcW w:w="1120" w:type="dxa"/>
            <w:vMerge w:val="continue"/>
            <w:tcBorders>
              <w:left w:val="nil"/>
              <w:right w:val="nil"/>
            </w:tcBorders>
            <w:shd w:val="clear" w:color="auto" w:fill="auto"/>
            <w:noWrap/>
            <w:vAlign w:val="center"/>
          </w:tcPr>
          <w:p w14:paraId="08904653">
            <w:pPr>
              <w:widowControl/>
              <w:jc w:val="center"/>
              <w:rPr>
                <w:rFonts w:hint="default"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0DC229D2">
            <w:pPr>
              <w:widowControl/>
              <w:jc w:val="center"/>
              <w:rPr>
                <w:rFonts w:hint="default" w:ascii="Times New Roman" w:hAnsi="Times New Roman" w:eastAsia="宋体" w:cs="Times New Roman"/>
                <w:color w:val="000000"/>
                <w:kern w:val="0"/>
                <w:sz w:val="18"/>
                <w:szCs w:val="18"/>
                <w:lang w:val="en-US" w:eastAsia="zh-CN" w:bidi="ar"/>
              </w:rPr>
            </w:pPr>
          </w:p>
        </w:tc>
        <w:tc>
          <w:tcPr>
            <w:tcW w:w="636" w:type="dxa"/>
            <w:vMerge w:val="continue"/>
            <w:tcBorders>
              <w:left w:val="nil"/>
              <w:right w:val="nil"/>
            </w:tcBorders>
            <w:shd w:val="clear" w:color="auto" w:fill="auto"/>
            <w:noWrap/>
            <w:vAlign w:val="center"/>
          </w:tcPr>
          <w:p w14:paraId="5E70ABEB">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39E2BC94">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DETREND</w:t>
            </w:r>
          </w:p>
        </w:tc>
        <w:tc>
          <w:tcPr>
            <w:tcW w:w="1060" w:type="dxa"/>
            <w:tcBorders>
              <w:top w:val="nil"/>
              <w:left w:val="nil"/>
              <w:bottom w:val="nil"/>
              <w:right w:val="nil"/>
            </w:tcBorders>
            <w:shd w:val="clear" w:color="auto" w:fill="auto"/>
            <w:noWrap/>
            <w:vAlign w:val="bottom"/>
          </w:tcPr>
          <w:p w14:paraId="5EB6115A">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0.9387</w:t>
            </w:r>
          </w:p>
        </w:tc>
        <w:tc>
          <w:tcPr>
            <w:tcW w:w="1060" w:type="dxa"/>
            <w:tcBorders>
              <w:top w:val="nil"/>
              <w:left w:val="nil"/>
              <w:bottom w:val="nil"/>
              <w:right w:val="nil"/>
            </w:tcBorders>
            <w:shd w:val="clear" w:color="auto" w:fill="auto"/>
            <w:noWrap/>
            <w:vAlign w:val="bottom"/>
          </w:tcPr>
          <w:p w14:paraId="5A0DD720">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1.1548</w:t>
            </w:r>
          </w:p>
        </w:tc>
        <w:tc>
          <w:tcPr>
            <w:tcW w:w="1060" w:type="dxa"/>
            <w:tcBorders>
              <w:top w:val="nil"/>
              <w:left w:val="nil"/>
              <w:bottom w:val="nil"/>
              <w:right w:val="nil"/>
            </w:tcBorders>
            <w:shd w:val="clear" w:color="auto" w:fill="auto"/>
            <w:noWrap/>
            <w:vAlign w:val="bottom"/>
          </w:tcPr>
          <w:p w14:paraId="1C9902A3">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4.0384</w:t>
            </w:r>
          </w:p>
        </w:tc>
        <w:tc>
          <w:tcPr>
            <w:tcW w:w="1060" w:type="dxa"/>
            <w:tcBorders>
              <w:top w:val="nil"/>
              <w:left w:val="nil"/>
              <w:bottom w:val="nil"/>
              <w:right w:val="nil"/>
            </w:tcBorders>
            <w:shd w:val="clear" w:color="auto" w:fill="auto"/>
            <w:noWrap/>
            <w:vAlign w:val="bottom"/>
          </w:tcPr>
          <w:p w14:paraId="11FD1930">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0.8918</w:t>
            </w:r>
          </w:p>
        </w:tc>
        <w:tc>
          <w:tcPr>
            <w:tcW w:w="1060" w:type="dxa"/>
            <w:tcBorders>
              <w:top w:val="nil"/>
              <w:left w:val="nil"/>
              <w:bottom w:val="nil"/>
              <w:right w:val="nil"/>
            </w:tcBorders>
            <w:shd w:val="clear" w:color="auto" w:fill="auto"/>
            <w:noWrap/>
            <w:vAlign w:val="bottom"/>
          </w:tcPr>
          <w:p w14:paraId="160C1555">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1.5282</w:t>
            </w:r>
          </w:p>
        </w:tc>
        <w:tc>
          <w:tcPr>
            <w:tcW w:w="1060" w:type="dxa"/>
            <w:tcBorders>
              <w:top w:val="nil"/>
              <w:left w:val="nil"/>
              <w:bottom w:val="nil"/>
              <w:right w:val="nil"/>
            </w:tcBorders>
            <w:shd w:val="clear" w:color="auto" w:fill="auto"/>
            <w:noWrap/>
            <w:vAlign w:val="bottom"/>
          </w:tcPr>
          <w:p w14:paraId="513C323C">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3.0394</w:t>
            </w:r>
          </w:p>
        </w:tc>
      </w:tr>
      <w:tr w14:paraId="3934FE0A">
        <w:trPr>
          <w:trHeight w:val="280" w:hRule="atLeast"/>
          <w:jc w:val="center"/>
        </w:trPr>
        <w:tc>
          <w:tcPr>
            <w:tcW w:w="1120" w:type="dxa"/>
            <w:vMerge w:val="continue"/>
            <w:tcBorders>
              <w:left w:val="nil"/>
              <w:right w:val="nil"/>
            </w:tcBorders>
            <w:shd w:val="clear" w:color="auto" w:fill="auto"/>
            <w:noWrap/>
            <w:vAlign w:val="center"/>
          </w:tcPr>
          <w:p w14:paraId="2B7D8688">
            <w:pPr>
              <w:widowControl/>
              <w:jc w:val="center"/>
              <w:rPr>
                <w:rFonts w:hint="default" w:ascii="Times New Roman" w:hAnsi="Times New Roman" w:eastAsia="宋体" w:cs="Times New Roman"/>
                <w:color w:val="000000"/>
                <w:kern w:val="0"/>
                <w:sz w:val="18"/>
                <w:szCs w:val="18"/>
                <w:lang w:val="en-US" w:eastAsia="zh-CN" w:bidi="ar"/>
              </w:rPr>
            </w:pPr>
          </w:p>
        </w:tc>
        <w:tc>
          <w:tcPr>
            <w:tcW w:w="1120" w:type="dxa"/>
            <w:vMerge w:val="restart"/>
            <w:tcBorders>
              <w:left w:val="nil"/>
              <w:right w:val="nil"/>
            </w:tcBorders>
            <w:shd w:val="clear" w:color="auto" w:fill="auto"/>
            <w:noWrap/>
            <w:vAlign w:val="center"/>
          </w:tcPr>
          <w:p w14:paraId="49F9891F">
            <w:pPr>
              <w:widowControl/>
              <w:jc w:val="center"/>
              <w:rPr>
                <w:rFonts w:hint="default"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DS-DCNN</w:t>
            </w:r>
          </w:p>
        </w:tc>
        <w:tc>
          <w:tcPr>
            <w:tcW w:w="636" w:type="dxa"/>
            <w:vMerge w:val="continue"/>
            <w:tcBorders>
              <w:left w:val="nil"/>
              <w:right w:val="nil"/>
            </w:tcBorders>
            <w:shd w:val="clear" w:color="auto" w:fill="auto"/>
            <w:noWrap/>
            <w:vAlign w:val="center"/>
          </w:tcPr>
          <w:p w14:paraId="02116B2B">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5CA0B518">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NONE</w:t>
            </w:r>
          </w:p>
        </w:tc>
        <w:tc>
          <w:tcPr>
            <w:tcW w:w="1060" w:type="dxa"/>
            <w:tcBorders>
              <w:top w:val="nil"/>
              <w:left w:val="nil"/>
              <w:bottom w:val="nil"/>
              <w:right w:val="nil"/>
            </w:tcBorders>
            <w:shd w:val="clear" w:color="auto" w:fill="auto"/>
            <w:noWrap/>
            <w:vAlign w:val="bottom"/>
          </w:tcPr>
          <w:p w14:paraId="26554795">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0.8757</w:t>
            </w:r>
          </w:p>
        </w:tc>
        <w:tc>
          <w:tcPr>
            <w:tcW w:w="1060" w:type="dxa"/>
            <w:tcBorders>
              <w:top w:val="nil"/>
              <w:left w:val="nil"/>
              <w:bottom w:val="nil"/>
              <w:right w:val="nil"/>
            </w:tcBorders>
            <w:shd w:val="clear" w:color="auto" w:fill="auto"/>
            <w:noWrap/>
            <w:vAlign w:val="bottom"/>
          </w:tcPr>
          <w:p w14:paraId="01E194E2">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1.6444</w:t>
            </w:r>
          </w:p>
        </w:tc>
        <w:tc>
          <w:tcPr>
            <w:tcW w:w="1060" w:type="dxa"/>
            <w:tcBorders>
              <w:top w:val="nil"/>
              <w:left w:val="nil"/>
              <w:bottom w:val="nil"/>
              <w:right w:val="nil"/>
            </w:tcBorders>
            <w:shd w:val="clear" w:color="auto" w:fill="auto"/>
            <w:noWrap/>
            <w:vAlign w:val="bottom"/>
          </w:tcPr>
          <w:p w14:paraId="47699ACC">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2.8360</w:t>
            </w:r>
          </w:p>
        </w:tc>
        <w:tc>
          <w:tcPr>
            <w:tcW w:w="1060" w:type="dxa"/>
            <w:tcBorders>
              <w:top w:val="nil"/>
              <w:left w:val="nil"/>
              <w:bottom w:val="nil"/>
              <w:right w:val="nil"/>
            </w:tcBorders>
            <w:shd w:val="clear" w:color="auto" w:fill="auto"/>
            <w:noWrap/>
            <w:vAlign w:val="bottom"/>
          </w:tcPr>
          <w:p w14:paraId="04AE7582">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0.8319</w:t>
            </w:r>
          </w:p>
        </w:tc>
        <w:tc>
          <w:tcPr>
            <w:tcW w:w="1060" w:type="dxa"/>
            <w:tcBorders>
              <w:top w:val="nil"/>
              <w:left w:val="nil"/>
              <w:bottom w:val="nil"/>
              <w:right w:val="nil"/>
            </w:tcBorders>
            <w:shd w:val="clear" w:color="auto" w:fill="auto"/>
            <w:noWrap/>
            <w:vAlign w:val="bottom"/>
          </w:tcPr>
          <w:p w14:paraId="13918DA9">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1.9045</w:t>
            </w:r>
          </w:p>
        </w:tc>
        <w:tc>
          <w:tcPr>
            <w:tcW w:w="1060" w:type="dxa"/>
            <w:tcBorders>
              <w:top w:val="nil"/>
              <w:left w:val="nil"/>
              <w:bottom w:val="nil"/>
              <w:right w:val="nil"/>
            </w:tcBorders>
            <w:shd w:val="clear" w:color="auto" w:fill="auto"/>
            <w:noWrap/>
            <w:vAlign w:val="bottom"/>
          </w:tcPr>
          <w:p w14:paraId="35CBC3EF">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2.4389</w:t>
            </w:r>
          </w:p>
        </w:tc>
      </w:tr>
      <w:tr w14:paraId="23A2CAF3">
        <w:trPr>
          <w:trHeight w:val="280" w:hRule="atLeast"/>
          <w:jc w:val="center"/>
        </w:trPr>
        <w:tc>
          <w:tcPr>
            <w:tcW w:w="1120" w:type="dxa"/>
            <w:vMerge w:val="continue"/>
            <w:tcBorders>
              <w:left w:val="nil"/>
              <w:right w:val="nil"/>
            </w:tcBorders>
            <w:shd w:val="clear" w:color="auto" w:fill="auto"/>
            <w:noWrap/>
            <w:vAlign w:val="center"/>
          </w:tcPr>
          <w:p w14:paraId="7E5A822E">
            <w:pPr>
              <w:widowControl/>
              <w:jc w:val="center"/>
              <w:rPr>
                <w:rFonts w:hint="default" w:ascii="Times New Roman" w:hAnsi="Times New Roman" w:eastAsia="宋体" w:cs="Times New Roman"/>
                <w:color w:val="auto"/>
                <w:kern w:val="0"/>
                <w:sz w:val="18"/>
                <w:szCs w:val="18"/>
                <w:highlight w:val="none"/>
                <w:lang w:val="en-US" w:eastAsia="zh-CN" w:bidi="ar"/>
              </w:rPr>
            </w:pPr>
          </w:p>
        </w:tc>
        <w:tc>
          <w:tcPr>
            <w:tcW w:w="1120" w:type="dxa"/>
            <w:vMerge w:val="continue"/>
            <w:tcBorders>
              <w:left w:val="nil"/>
              <w:right w:val="nil"/>
            </w:tcBorders>
            <w:shd w:val="clear" w:color="auto" w:fill="auto"/>
            <w:noWrap/>
            <w:vAlign w:val="center"/>
          </w:tcPr>
          <w:p w14:paraId="7A4B6E42">
            <w:pPr>
              <w:widowControl/>
              <w:jc w:val="center"/>
              <w:rPr>
                <w:rFonts w:hint="default" w:ascii="Times New Roman" w:hAnsi="Times New Roman" w:eastAsia="宋体" w:cs="Times New Roman"/>
                <w:color w:val="auto"/>
                <w:kern w:val="0"/>
                <w:sz w:val="18"/>
                <w:szCs w:val="18"/>
                <w:highlight w:val="none"/>
                <w:lang w:val="en-US" w:eastAsia="zh-CN" w:bidi="ar"/>
              </w:rPr>
            </w:pPr>
          </w:p>
        </w:tc>
        <w:tc>
          <w:tcPr>
            <w:tcW w:w="636" w:type="dxa"/>
            <w:vMerge w:val="continue"/>
            <w:tcBorders>
              <w:left w:val="nil"/>
              <w:right w:val="nil"/>
            </w:tcBorders>
            <w:shd w:val="clear" w:color="auto" w:fill="auto"/>
            <w:noWrap/>
            <w:vAlign w:val="center"/>
          </w:tcPr>
          <w:p w14:paraId="2A05F28F">
            <w:pPr>
              <w:widowControl/>
              <w:jc w:val="center"/>
              <w:rPr>
                <w:rFonts w:hint="eastAsia" w:ascii="Times New Roman" w:hAnsi="Times New Roman" w:eastAsia="宋体" w:cs="Times New Roman"/>
                <w:color w:val="auto"/>
                <w:kern w:val="0"/>
                <w:sz w:val="18"/>
                <w:szCs w:val="18"/>
                <w:highlight w:val="none"/>
                <w:lang w:val="en-US" w:eastAsia="zh-CN" w:bidi="ar"/>
              </w:rPr>
            </w:pPr>
          </w:p>
        </w:tc>
        <w:tc>
          <w:tcPr>
            <w:tcW w:w="1759" w:type="dxa"/>
            <w:tcBorders>
              <w:top w:val="nil"/>
              <w:left w:val="nil"/>
              <w:bottom w:val="nil"/>
              <w:right w:val="nil"/>
            </w:tcBorders>
            <w:shd w:val="clear" w:color="auto" w:fill="auto"/>
            <w:noWrap/>
            <w:vAlign w:val="center"/>
          </w:tcPr>
          <w:p w14:paraId="6DC6E922">
            <w:pPr>
              <w:widowControl/>
              <w:jc w:val="center"/>
              <w:rPr>
                <w:rFonts w:hint="eastAsia" w:ascii="Times New Roman" w:hAnsi="Times New Roman" w:eastAsia="宋体" w:cs="Times New Roman"/>
                <w:color w:val="auto"/>
                <w:kern w:val="0"/>
                <w:sz w:val="18"/>
                <w:szCs w:val="18"/>
                <w:highlight w:val="none"/>
                <w:lang w:val="en-US" w:eastAsia="zh-CN" w:bidi="ar"/>
              </w:rPr>
            </w:pPr>
            <w:r>
              <w:rPr>
                <w:rFonts w:hint="eastAsia" w:ascii="Times New Roman" w:hAnsi="Times New Roman" w:eastAsia="宋体" w:cs="Times New Roman"/>
                <w:color w:val="auto"/>
                <w:kern w:val="0"/>
                <w:sz w:val="18"/>
                <w:szCs w:val="18"/>
                <w:highlight w:val="none"/>
                <w:lang w:bidi="ar"/>
              </w:rPr>
              <w:t>FD</w:t>
            </w:r>
          </w:p>
        </w:tc>
        <w:tc>
          <w:tcPr>
            <w:tcW w:w="1060" w:type="dxa"/>
            <w:tcBorders>
              <w:top w:val="nil"/>
              <w:left w:val="nil"/>
              <w:bottom w:val="nil"/>
              <w:right w:val="nil"/>
            </w:tcBorders>
            <w:shd w:val="clear" w:color="auto" w:fill="auto"/>
            <w:noWrap/>
            <w:vAlign w:val="bottom"/>
          </w:tcPr>
          <w:p w14:paraId="57BB4BDC">
            <w:pPr>
              <w:widowControl/>
              <w:jc w:val="center"/>
              <w:rPr>
                <w:rFonts w:hint="eastAsia" w:ascii="Times New Roman" w:hAnsi="Times New Roman" w:eastAsia="宋体" w:cs="Times New Roman"/>
                <w:color w:val="auto"/>
                <w:kern w:val="0"/>
                <w:sz w:val="18"/>
                <w:szCs w:val="18"/>
                <w:highlight w:val="none"/>
                <w:lang w:val="en-US" w:eastAsia="zh-CN" w:bidi="ar"/>
              </w:rPr>
            </w:pPr>
            <w:r>
              <w:rPr>
                <w:rFonts w:hint="eastAsia" w:ascii="Times New Roman" w:hAnsi="Times New Roman" w:eastAsia="宋体" w:cs="Times New Roman"/>
                <w:color w:val="auto"/>
                <w:kern w:val="0"/>
                <w:sz w:val="18"/>
                <w:szCs w:val="18"/>
                <w:highlight w:val="none"/>
                <w:lang w:bidi="ar"/>
              </w:rPr>
              <w:t>0.9522</w:t>
            </w:r>
          </w:p>
        </w:tc>
        <w:tc>
          <w:tcPr>
            <w:tcW w:w="1060" w:type="dxa"/>
            <w:tcBorders>
              <w:top w:val="nil"/>
              <w:left w:val="nil"/>
              <w:bottom w:val="nil"/>
              <w:right w:val="nil"/>
            </w:tcBorders>
            <w:shd w:val="clear" w:color="auto" w:fill="auto"/>
            <w:noWrap/>
            <w:vAlign w:val="bottom"/>
          </w:tcPr>
          <w:p w14:paraId="1B04F0EE">
            <w:pPr>
              <w:widowControl/>
              <w:jc w:val="center"/>
              <w:rPr>
                <w:rFonts w:hint="eastAsia" w:ascii="Times New Roman" w:hAnsi="Times New Roman" w:eastAsia="宋体" w:cs="Times New Roman"/>
                <w:color w:val="auto"/>
                <w:kern w:val="0"/>
                <w:sz w:val="18"/>
                <w:szCs w:val="18"/>
                <w:highlight w:val="none"/>
                <w:lang w:val="en-US" w:eastAsia="zh-CN" w:bidi="ar"/>
              </w:rPr>
            </w:pPr>
            <w:r>
              <w:rPr>
                <w:rFonts w:ascii="Times New Roman" w:hAnsi="Times New Roman" w:eastAsia="宋体" w:cs="Times New Roman"/>
                <w:color w:val="auto"/>
                <w:kern w:val="0"/>
                <w:sz w:val="18"/>
                <w:szCs w:val="18"/>
                <w:highlight w:val="none"/>
                <w:lang w:bidi="ar"/>
              </w:rPr>
              <w:t>1.2412</w:t>
            </w:r>
          </w:p>
        </w:tc>
        <w:tc>
          <w:tcPr>
            <w:tcW w:w="1060" w:type="dxa"/>
            <w:tcBorders>
              <w:top w:val="nil"/>
              <w:left w:val="nil"/>
              <w:bottom w:val="nil"/>
              <w:right w:val="nil"/>
            </w:tcBorders>
            <w:shd w:val="clear" w:color="auto" w:fill="auto"/>
            <w:noWrap/>
            <w:vAlign w:val="bottom"/>
          </w:tcPr>
          <w:p w14:paraId="2B0906DC">
            <w:pPr>
              <w:widowControl/>
              <w:jc w:val="center"/>
              <w:rPr>
                <w:rFonts w:hint="eastAsia" w:ascii="Times New Roman" w:hAnsi="Times New Roman" w:eastAsia="宋体" w:cs="Times New Roman"/>
                <w:color w:val="auto"/>
                <w:kern w:val="0"/>
                <w:sz w:val="18"/>
                <w:szCs w:val="18"/>
                <w:highlight w:val="none"/>
                <w:lang w:val="en-US" w:eastAsia="zh-CN" w:bidi="ar"/>
              </w:rPr>
            </w:pPr>
            <w:r>
              <w:rPr>
                <w:rFonts w:ascii="Times New Roman" w:hAnsi="Times New Roman" w:eastAsia="宋体" w:cs="Times New Roman"/>
                <w:color w:val="auto"/>
                <w:kern w:val="0"/>
                <w:sz w:val="18"/>
                <w:szCs w:val="18"/>
                <w:highlight w:val="none"/>
                <w:lang w:bidi="ar"/>
              </w:rPr>
              <w:t>3.7421</w:t>
            </w:r>
          </w:p>
        </w:tc>
        <w:tc>
          <w:tcPr>
            <w:tcW w:w="1060" w:type="dxa"/>
            <w:tcBorders>
              <w:top w:val="nil"/>
              <w:left w:val="nil"/>
              <w:bottom w:val="nil"/>
              <w:right w:val="nil"/>
            </w:tcBorders>
            <w:shd w:val="clear" w:color="auto" w:fill="auto"/>
            <w:noWrap/>
            <w:vAlign w:val="bottom"/>
          </w:tcPr>
          <w:p w14:paraId="19CD6051">
            <w:pPr>
              <w:widowControl/>
              <w:jc w:val="center"/>
              <w:rPr>
                <w:rFonts w:hint="default" w:ascii="Times New Roman" w:hAnsi="Times New Roman" w:eastAsia="宋体" w:cs="Times New Roman"/>
                <w:color w:val="auto"/>
                <w:kern w:val="0"/>
                <w:sz w:val="18"/>
                <w:szCs w:val="18"/>
                <w:highlight w:val="none"/>
                <w:lang w:val="en-US" w:eastAsia="zh-CN" w:bidi="ar"/>
              </w:rPr>
            </w:pPr>
            <w:r>
              <w:rPr>
                <w:rFonts w:hint="eastAsia" w:ascii="Times New Roman" w:hAnsi="Times New Roman" w:eastAsia="宋体" w:cs="Times New Roman"/>
                <w:color w:val="auto"/>
                <w:kern w:val="0"/>
                <w:sz w:val="18"/>
                <w:szCs w:val="18"/>
                <w:highlight w:val="none"/>
                <w:lang w:bidi="ar"/>
              </w:rPr>
              <w:t>0.</w:t>
            </w:r>
            <w:r>
              <w:rPr>
                <w:rFonts w:ascii="Times New Roman" w:hAnsi="Times New Roman" w:eastAsia="宋体" w:cs="Times New Roman"/>
                <w:color w:val="auto"/>
                <w:kern w:val="0"/>
                <w:sz w:val="18"/>
                <w:szCs w:val="18"/>
                <w:highlight w:val="none"/>
                <w:lang w:bidi="ar"/>
              </w:rPr>
              <w:t>9</w:t>
            </w:r>
            <w:r>
              <w:rPr>
                <w:rFonts w:hint="eastAsia" w:ascii="Times New Roman" w:hAnsi="Times New Roman" w:eastAsia="宋体" w:cs="Times New Roman"/>
                <w:color w:val="auto"/>
                <w:kern w:val="0"/>
                <w:sz w:val="18"/>
                <w:szCs w:val="18"/>
                <w:highlight w:val="none"/>
                <w:lang w:val="en-US" w:eastAsia="zh-CN" w:bidi="ar"/>
              </w:rPr>
              <w:t>167</w:t>
            </w:r>
          </w:p>
        </w:tc>
        <w:tc>
          <w:tcPr>
            <w:tcW w:w="1060" w:type="dxa"/>
            <w:tcBorders>
              <w:top w:val="nil"/>
              <w:left w:val="nil"/>
              <w:bottom w:val="nil"/>
              <w:right w:val="nil"/>
            </w:tcBorders>
            <w:shd w:val="clear" w:color="auto" w:fill="auto"/>
            <w:noWrap/>
            <w:vAlign w:val="bottom"/>
          </w:tcPr>
          <w:p w14:paraId="40259E8F">
            <w:pPr>
              <w:widowControl/>
              <w:jc w:val="center"/>
              <w:rPr>
                <w:rFonts w:hint="default" w:ascii="Times New Roman" w:hAnsi="Times New Roman" w:eastAsia="宋体" w:cs="Times New Roman"/>
                <w:color w:val="auto"/>
                <w:kern w:val="0"/>
                <w:sz w:val="18"/>
                <w:szCs w:val="18"/>
                <w:highlight w:val="none"/>
                <w:lang w:val="en-US" w:eastAsia="zh-CN" w:bidi="ar"/>
              </w:rPr>
            </w:pPr>
            <w:r>
              <w:rPr>
                <w:rFonts w:hint="eastAsia" w:ascii="Times New Roman" w:hAnsi="Times New Roman" w:eastAsia="宋体" w:cs="Times New Roman"/>
                <w:color w:val="auto"/>
                <w:kern w:val="0"/>
                <w:sz w:val="18"/>
                <w:szCs w:val="18"/>
                <w:highlight w:val="none"/>
                <w:lang w:bidi="ar"/>
              </w:rPr>
              <w:t>1.</w:t>
            </w:r>
            <w:r>
              <w:rPr>
                <w:rFonts w:hint="eastAsia" w:ascii="Times New Roman" w:hAnsi="Times New Roman" w:eastAsia="宋体" w:cs="Times New Roman"/>
                <w:color w:val="auto"/>
                <w:kern w:val="0"/>
                <w:sz w:val="18"/>
                <w:szCs w:val="18"/>
                <w:highlight w:val="none"/>
                <w:lang w:val="en-US" w:eastAsia="zh-CN" w:bidi="ar"/>
              </w:rPr>
              <w:t>3405</w:t>
            </w:r>
          </w:p>
        </w:tc>
        <w:tc>
          <w:tcPr>
            <w:tcW w:w="1060" w:type="dxa"/>
            <w:tcBorders>
              <w:top w:val="nil"/>
              <w:left w:val="nil"/>
              <w:bottom w:val="nil"/>
              <w:right w:val="nil"/>
            </w:tcBorders>
            <w:shd w:val="clear" w:color="auto" w:fill="auto"/>
            <w:noWrap/>
            <w:vAlign w:val="bottom"/>
          </w:tcPr>
          <w:p w14:paraId="3A6F6E77">
            <w:pPr>
              <w:widowControl/>
              <w:jc w:val="center"/>
              <w:rPr>
                <w:rFonts w:hint="default" w:ascii="Times New Roman" w:hAnsi="Times New Roman" w:eastAsia="宋体" w:cs="Times New Roman"/>
                <w:color w:val="auto"/>
                <w:kern w:val="0"/>
                <w:sz w:val="18"/>
                <w:szCs w:val="18"/>
                <w:highlight w:val="none"/>
                <w:lang w:val="en-US" w:eastAsia="zh-CN" w:bidi="ar"/>
              </w:rPr>
            </w:pPr>
            <w:r>
              <w:rPr>
                <w:rFonts w:hint="eastAsia" w:ascii="Times New Roman" w:hAnsi="Times New Roman" w:eastAsia="宋体" w:cs="Times New Roman"/>
                <w:color w:val="auto"/>
                <w:kern w:val="0"/>
                <w:sz w:val="18"/>
                <w:szCs w:val="18"/>
                <w:highlight w:val="none"/>
                <w:lang w:val="en-US" w:eastAsia="zh-CN" w:bidi="ar"/>
              </w:rPr>
              <w:t>3.4649</w:t>
            </w:r>
          </w:p>
        </w:tc>
      </w:tr>
      <w:tr w14:paraId="00913799">
        <w:trPr>
          <w:trHeight w:val="280" w:hRule="atLeast"/>
          <w:jc w:val="center"/>
        </w:trPr>
        <w:tc>
          <w:tcPr>
            <w:tcW w:w="1120" w:type="dxa"/>
            <w:vMerge w:val="continue"/>
            <w:tcBorders>
              <w:left w:val="nil"/>
              <w:right w:val="nil"/>
            </w:tcBorders>
            <w:shd w:val="clear" w:color="auto" w:fill="auto"/>
            <w:noWrap/>
            <w:vAlign w:val="center"/>
          </w:tcPr>
          <w:p w14:paraId="2D929E84">
            <w:pPr>
              <w:widowControl/>
              <w:jc w:val="center"/>
              <w:rPr>
                <w:rFonts w:hint="default"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05EE4D4C">
            <w:pPr>
              <w:widowControl/>
              <w:jc w:val="center"/>
              <w:rPr>
                <w:rFonts w:hint="default" w:ascii="Times New Roman" w:hAnsi="Times New Roman" w:eastAsia="宋体" w:cs="Times New Roman"/>
                <w:color w:val="000000"/>
                <w:kern w:val="0"/>
                <w:sz w:val="18"/>
                <w:szCs w:val="18"/>
                <w:lang w:val="en-US" w:eastAsia="zh-CN" w:bidi="ar"/>
              </w:rPr>
            </w:pPr>
          </w:p>
        </w:tc>
        <w:tc>
          <w:tcPr>
            <w:tcW w:w="636" w:type="dxa"/>
            <w:vMerge w:val="continue"/>
            <w:tcBorders>
              <w:left w:val="nil"/>
              <w:right w:val="nil"/>
            </w:tcBorders>
            <w:shd w:val="clear" w:color="auto" w:fill="auto"/>
            <w:noWrap/>
            <w:vAlign w:val="center"/>
          </w:tcPr>
          <w:p w14:paraId="3E317738">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206B0BB9">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SD</w:t>
            </w:r>
          </w:p>
        </w:tc>
        <w:tc>
          <w:tcPr>
            <w:tcW w:w="1060" w:type="dxa"/>
            <w:tcBorders>
              <w:top w:val="nil"/>
              <w:left w:val="nil"/>
              <w:bottom w:val="nil"/>
              <w:right w:val="nil"/>
            </w:tcBorders>
            <w:shd w:val="clear" w:color="auto" w:fill="auto"/>
            <w:noWrap/>
            <w:vAlign w:val="bottom"/>
          </w:tcPr>
          <w:p w14:paraId="3F86A487">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0.9023</w:t>
            </w:r>
          </w:p>
        </w:tc>
        <w:tc>
          <w:tcPr>
            <w:tcW w:w="1060" w:type="dxa"/>
            <w:tcBorders>
              <w:top w:val="nil"/>
              <w:left w:val="nil"/>
              <w:bottom w:val="nil"/>
              <w:right w:val="nil"/>
            </w:tcBorders>
            <w:shd w:val="clear" w:color="auto" w:fill="auto"/>
            <w:noWrap/>
            <w:vAlign w:val="bottom"/>
          </w:tcPr>
          <w:p w14:paraId="67871AFD">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1.4575</w:t>
            </w:r>
          </w:p>
        </w:tc>
        <w:tc>
          <w:tcPr>
            <w:tcW w:w="1060" w:type="dxa"/>
            <w:tcBorders>
              <w:top w:val="nil"/>
              <w:left w:val="nil"/>
              <w:bottom w:val="nil"/>
              <w:right w:val="nil"/>
            </w:tcBorders>
            <w:shd w:val="clear" w:color="auto" w:fill="auto"/>
            <w:noWrap/>
            <w:vAlign w:val="bottom"/>
          </w:tcPr>
          <w:p w14:paraId="520D7E39">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3.1997</w:t>
            </w:r>
          </w:p>
        </w:tc>
        <w:tc>
          <w:tcPr>
            <w:tcW w:w="1060" w:type="dxa"/>
            <w:tcBorders>
              <w:top w:val="nil"/>
              <w:left w:val="nil"/>
              <w:bottom w:val="nil"/>
              <w:right w:val="nil"/>
            </w:tcBorders>
            <w:shd w:val="clear" w:color="auto" w:fill="auto"/>
            <w:noWrap/>
            <w:vAlign w:val="bottom"/>
          </w:tcPr>
          <w:p w14:paraId="71E8480B">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0.8572</w:t>
            </w:r>
          </w:p>
        </w:tc>
        <w:tc>
          <w:tcPr>
            <w:tcW w:w="1060" w:type="dxa"/>
            <w:tcBorders>
              <w:top w:val="nil"/>
              <w:left w:val="nil"/>
              <w:bottom w:val="nil"/>
              <w:right w:val="nil"/>
            </w:tcBorders>
            <w:shd w:val="clear" w:color="auto" w:fill="auto"/>
            <w:noWrap/>
            <w:vAlign w:val="bottom"/>
          </w:tcPr>
          <w:p w14:paraId="1D29BDC9">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1.7551</w:t>
            </w:r>
          </w:p>
        </w:tc>
        <w:tc>
          <w:tcPr>
            <w:tcW w:w="1060" w:type="dxa"/>
            <w:tcBorders>
              <w:top w:val="nil"/>
              <w:left w:val="nil"/>
              <w:bottom w:val="nil"/>
              <w:right w:val="nil"/>
            </w:tcBorders>
            <w:shd w:val="clear" w:color="auto" w:fill="auto"/>
            <w:noWrap/>
            <w:vAlign w:val="bottom"/>
          </w:tcPr>
          <w:p w14:paraId="72701735">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2.6464</w:t>
            </w:r>
          </w:p>
        </w:tc>
      </w:tr>
      <w:tr w14:paraId="310D3B20">
        <w:trPr>
          <w:trHeight w:val="280" w:hRule="atLeast"/>
          <w:jc w:val="center"/>
        </w:trPr>
        <w:tc>
          <w:tcPr>
            <w:tcW w:w="1120" w:type="dxa"/>
            <w:vMerge w:val="continue"/>
            <w:tcBorders>
              <w:left w:val="nil"/>
              <w:right w:val="nil"/>
            </w:tcBorders>
            <w:shd w:val="clear" w:color="auto" w:fill="auto"/>
            <w:noWrap/>
            <w:vAlign w:val="center"/>
          </w:tcPr>
          <w:p w14:paraId="2683C3C4">
            <w:pPr>
              <w:widowControl/>
              <w:jc w:val="center"/>
              <w:rPr>
                <w:rFonts w:hint="default"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3C609B7D">
            <w:pPr>
              <w:widowControl/>
              <w:jc w:val="center"/>
              <w:rPr>
                <w:rFonts w:hint="default" w:ascii="Times New Roman" w:hAnsi="Times New Roman" w:eastAsia="宋体" w:cs="Times New Roman"/>
                <w:color w:val="000000"/>
                <w:kern w:val="0"/>
                <w:sz w:val="18"/>
                <w:szCs w:val="18"/>
                <w:lang w:val="en-US" w:eastAsia="zh-CN" w:bidi="ar"/>
              </w:rPr>
            </w:pPr>
          </w:p>
        </w:tc>
        <w:tc>
          <w:tcPr>
            <w:tcW w:w="636" w:type="dxa"/>
            <w:vMerge w:val="continue"/>
            <w:tcBorders>
              <w:left w:val="nil"/>
              <w:right w:val="nil"/>
            </w:tcBorders>
            <w:shd w:val="clear" w:color="auto" w:fill="auto"/>
            <w:noWrap/>
            <w:vAlign w:val="center"/>
          </w:tcPr>
          <w:p w14:paraId="33628067">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1C037725">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SNV</w:t>
            </w:r>
          </w:p>
        </w:tc>
        <w:tc>
          <w:tcPr>
            <w:tcW w:w="1060" w:type="dxa"/>
            <w:tcBorders>
              <w:top w:val="nil"/>
              <w:left w:val="nil"/>
              <w:bottom w:val="nil"/>
              <w:right w:val="nil"/>
            </w:tcBorders>
            <w:shd w:val="clear" w:color="auto" w:fill="auto"/>
            <w:noWrap/>
            <w:vAlign w:val="bottom"/>
          </w:tcPr>
          <w:p w14:paraId="1D2FAE53">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0.8715</w:t>
            </w:r>
          </w:p>
        </w:tc>
        <w:tc>
          <w:tcPr>
            <w:tcW w:w="1060" w:type="dxa"/>
            <w:tcBorders>
              <w:top w:val="nil"/>
              <w:left w:val="nil"/>
              <w:bottom w:val="nil"/>
              <w:right w:val="nil"/>
            </w:tcBorders>
            <w:shd w:val="clear" w:color="auto" w:fill="auto"/>
            <w:noWrap/>
            <w:vAlign w:val="bottom"/>
          </w:tcPr>
          <w:p w14:paraId="17743A5D">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1.6720</w:t>
            </w:r>
          </w:p>
        </w:tc>
        <w:tc>
          <w:tcPr>
            <w:tcW w:w="1060" w:type="dxa"/>
            <w:tcBorders>
              <w:top w:val="nil"/>
              <w:left w:val="nil"/>
              <w:bottom w:val="nil"/>
              <w:right w:val="nil"/>
            </w:tcBorders>
            <w:shd w:val="clear" w:color="auto" w:fill="auto"/>
            <w:noWrap/>
            <w:vAlign w:val="bottom"/>
          </w:tcPr>
          <w:p w14:paraId="7004E60F">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2.7892</w:t>
            </w:r>
          </w:p>
        </w:tc>
        <w:tc>
          <w:tcPr>
            <w:tcW w:w="1060" w:type="dxa"/>
            <w:tcBorders>
              <w:top w:val="nil"/>
              <w:left w:val="nil"/>
              <w:bottom w:val="nil"/>
              <w:right w:val="nil"/>
            </w:tcBorders>
            <w:shd w:val="clear" w:color="auto" w:fill="auto"/>
            <w:noWrap/>
            <w:vAlign w:val="bottom"/>
          </w:tcPr>
          <w:p w14:paraId="142811A4">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0.8279</w:t>
            </w:r>
          </w:p>
        </w:tc>
        <w:tc>
          <w:tcPr>
            <w:tcW w:w="1060" w:type="dxa"/>
            <w:tcBorders>
              <w:top w:val="nil"/>
              <w:left w:val="nil"/>
              <w:bottom w:val="nil"/>
              <w:right w:val="nil"/>
            </w:tcBorders>
            <w:shd w:val="clear" w:color="auto" w:fill="auto"/>
            <w:noWrap/>
            <w:vAlign w:val="bottom"/>
          </w:tcPr>
          <w:p w14:paraId="1DBD69F4">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1.9270</w:t>
            </w:r>
          </w:p>
        </w:tc>
        <w:tc>
          <w:tcPr>
            <w:tcW w:w="1060" w:type="dxa"/>
            <w:tcBorders>
              <w:top w:val="nil"/>
              <w:left w:val="nil"/>
              <w:bottom w:val="nil"/>
              <w:right w:val="nil"/>
            </w:tcBorders>
            <w:shd w:val="clear" w:color="auto" w:fill="auto"/>
            <w:noWrap/>
            <w:vAlign w:val="bottom"/>
          </w:tcPr>
          <w:p w14:paraId="6A08ECB4">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2.4104</w:t>
            </w:r>
          </w:p>
        </w:tc>
      </w:tr>
      <w:tr w14:paraId="71F81B06">
        <w:trPr>
          <w:trHeight w:val="280" w:hRule="atLeast"/>
          <w:jc w:val="center"/>
        </w:trPr>
        <w:tc>
          <w:tcPr>
            <w:tcW w:w="1120" w:type="dxa"/>
            <w:vMerge w:val="continue"/>
            <w:tcBorders>
              <w:left w:val="nil"/>
              <w:right w:val="nil"/>
            </w:tcBorders>
            <w:shd w:val="clear" w:color="auto" w:fill="auto"/>
            <w:noWrap/>
            <w:vAlign w:val="center"/>
          </w:tcPr>
          <w:p w14:paraId="438366D1">
            <w:pPr>
              <w:widowControl/>
              <w:jc w:val="center"/>
              <w:rPr>
                <w:rFonts w:hint="default"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6577D41E">
            <w:pPr>
              <w:widowControl/>
              <w:jc w:val="center"/>
              <w:rPr>
                <w:rFonts w:hint="default" w:ascii="Times New Roman" w:hAnsi="Times New Roman" w:eastAsia="宋体" w:cs="Times New Roman"/>
                <w:color w:val="000000"/>
                <w:kern w:val="0"/>
                <w:sz w:val="18"/>
                <w:szCs w:val="18"/>
                <w:lang w:val="en-US" w:eastAsia="zh-CN" w:bidi="ar"/>
              </w:rPr>
            </w:pPr>
          </w:p>
        </w:tc>
        <w:tc>
          <w:tcPr>
            <w:tcW w:w="636" w:type="dxa"/>
            <w:vMerge w:val="continue"/>
            <w:tcBorders>
              <w:left w:val="nil"/>
              <w:right w:val="nil"/>
            </w:tcBorders>
            <w:shd w:val="clear" w:color="auto" w:fill="auto"/>
            <w:noWrap/>
            <w:vAlign w:val="center"/>
          </w:tcPr>
          <w:p w14:paraId="3F627A0D">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205EC0BC">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DETREND</w:t>
            </w:r>
          </w:p>
        </w:tc>
        <w:tc>
          <w:tcPr>
            <w:tcW w:w="1060" w:type="dxa"/>
            <w:tcBorders>
              <w:top w:val="nil"/>
              <w:left w:val="nil"/>
              <w:bottom w:val="nil"/>
              <w:right w:val="nil"/>
            </w:tcBorders>
            <w:shd w:val="clear" w:color="auto" w:fill="auto"/>
            <w:noWrap/>
            <w:vAlign w:val="bottom"/>
          </w:tcPr>
          <w:p w14:paraId="4CEC557D">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0.9046</w:t>
            </w:r>
          </w:p>
        </w:tc>
        <w:tc>
          <w:tcPr>
            <w:tcW w:w="1060" w:type="dxa"/>
            <w:tcBorders>
              <w:top w:val="nil"/>
              <w:left w:val="nil"/>
              <w:bottom w:val="nil"/>
              <w:right w:val="nil"/>
            </w:tcBorders>
            <w:shd w:val="clear" w:color="auto" w:fill="auto"/>
            <w:noWrap/>
            <w:vAlign w:val="bottom"/>
          </w:tcPr>
          <w:p w14:paraId="2FDBABB2">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1.4400</w:t>
            </w:r>
          </w:p>
        </w:tc>
        <w:tc>
          <w:tcPr>
            <w:tcW w:w="1060" w:type="dxa"/>
            <w:tcBorders>
              <w:top w:val="nil"/>
              <w:left w:val="nil"/>
              <w:bottom w:val="nil"/>
              <w:right w:val="nil"/>
            </w:tcBorders>
            <w:shd w:val="clear" w:color="auto" w:fill="auto"/>
            <w:noWrap/>
            <w:vAlign w:val="bottom"/>
          </w:tcPr>
          <w:p w14:paraId="14BEDB05">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3.2384</w:t>
            </w:r>
          </w:p>
        </w:tc>
        <w:tc>
          <w:tcPr>
            <w:tcW w:w="1060" w:type="dxa"/>
            <w:tcBorders>
              <w:top w:val="nil"/>
              <w:left w:val="nil"/>
              <w:bottom w:val="nil"/>
              <w:right w:val="nil"/>
            </w:tcBorders>
            <w:shd w:val="clear" w:color="auto" w:fill="auto"/>
            <w:noWrap/>
            <w:vAlign w:val="bottom"/>
          </w:tcPr>
          <w:p w14:paraId="67970118">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0.8594</w:t>
            </w:r>
          </w:p>
        </w:tc>
        <w:tc>
          <w:tcPr>
            <w:tcW w:w="1060" w:type="dxa"/>
            <w:tcBorders>
              <w:top w:val="nil"/>
              <w:left w:val="nil"/>
              <w:bottom w:val="nil"/>
              <w:right w:val="nil"/>
            </w:tcBorders>
            <w:shd w:val="clear" w:color="auto" w:fill="auto"/>
            <w:noWrap/>
            <w:vAlign w:val="bottom"/>
          </w:tcPr>
          <w:p w14:paraId="7DC69E9D">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1.7415</w:t>
            </w:r>
          </w:p>
        </w:tc>
        <w:tc>
          <w:tcPr>
            <w:tcW w:w="1060" w:type="dxa"/>
            <w:tcBorders>
              <w:top w:val="nil"/>
              <w:left w:val="nil"/>
              <w:bottom w:val="nil"/>
              <w:right w:val="nil"/>
            </w:tcBorders>
            <w:shd w:val="clear" w:color="auto" w:fill="auto"/>
            <w:noWrap/>
            <w:vAlign w:val="bottom"/>
          </w:tcPr>
          <w:p w14:paraId="78A6801D">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2.6670</w:t>
            </w:r>
          </w:p>
        </w:tc>
      </w:tr>
      <w:tr w14:paraId="4B424393">
        <w:trPr>
          <w:trHeight w:val="280" w:hRule="atLeast"/>
          <w:jc w:val="center"/>
        </w:trPr>
        <w:tc>
          <w:tcPr>
            <w:tcW w:w="1120" w:type="dxa"/>
            <w:vMerge w:val="continue"/>
            <w:tcBorders>
              <w:left w:val="nil"/>
              <w:right w:val="nil"/>
            </w:tcBorders>
            <w:shd w:val="clear" w:color="auto" w:fill="auto"/>
            <w:noWrap/>
            <w:vAlign w:val="center"/>
          </w:tcPr>
          <w:p w14:paraId="119E6214">
            <w:pPr>
              <w:widowControl/>
              <w:jc w:val="center"/>
              <w:rPr>
                <w:rFonts w:hint="default" w:ascii="Times New Roman" w:hAnsi="Times New Roman" w:eastAsia="宋体" w:cs="Times New Roman"/>
                <w:color w:val="000000"/>
                <w:kern w:val="0"/>
                <w:sz w:val="18"/>
                <w:szCs w:val="18"/>
                <w:lang w:val="en-US" w:eastAsia="zh-CN" w:bidi="ar"/>
              </w:rPr>
            </w:pPr>
          </w:p>
        </w:tc>
        <w:tc>
          <w:tcPr>
            <w:tcW w:w="1120" w:type="dxa"/>
            <w:vMerge w:val="restart"/>
            <w:tcBorders>
              <w:left w:val="nil"/>
              <w:right w:val="nil"/>
            </w:tcBorders>
            <w:shd w:val="clear" w:color="auto" w:fill="auto"/>
            <w:noWrap/>
            <w:vAlign w:val="center"/>
          </w:tcPr>
          <w:p w14:paraId="7E5568DA">
            <w:pPr>
              <w:widowControl/>
              <w:jc w:val="center"/>
              <w:rPr>
                <w:rFonts w:hint="default"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VGG</w:t>
            </w:r>
          </w:p>
        </w:tc>
        <w:tc>
          <w:tcPr>
            <w:tcW w:w="636" w:type="dxa"/>
            <w:vMerge w:val="continue"/>
            <w:tcBorders>
              <w:left w:val="nil"/>
              <w:right w:val="nil"/>
            </w:tcBorders>
            <w:shd w:val="clear" w:color="auto" w:fill="auto"/>
            <w:noWrap/>
            <w:vAlign w:val="center"/>
          </w:tcPr>
          <w:p w14:paraId="18EE3FF9">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56F62047">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NONE</w:t>
            </w:r>
          </w:p>
        </w:tc>
        <w:tc>
          <w:tcPr>
            <w:tcW w:w="1060" w:type="dxa"/>
            <w:tcBorders>
              <w:top w:val="nil"/>
              <w:left w:val="nil"/>
              <w:bottom w:val="nil"/>
              <w:right w:val="nil"/>
            </w:tcBorders>
            <w:shd w:val="clear" w:color="auto" w:fill="auto"/>
            <w:noWrap/>
            <w:vAlign w:val="bottom"/>
          </w:tcPr>
          <w:p w14:paraId="36013B4E">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0.8990</w:t>
            </w:r>
          </w:p>
        </w:tc>
        <w:tc>
          <w:tcPr>
            <w:tcW w:w="1060" w:type="dxa"/>
            <w:tcBorders>
              <w:top w:val="nil"/>
              <w:left w:val="nil"/>
              <w:bottom w:val="nil"/>
              <w:right w:val="nil"/>
            </w:tcBorders>
            <w:shd w:val="clear" w:color="auto" w:fill="auto"/>
            <w:noWrap/>
            <w:vAlign w:val="bottom"/>
          </w:tcPr>
          <w:p w14:paraId="1474496B">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1.4822</w:t>
            </w:r>
          </w:p>
        </w:tc>
        <w:tc>
          <w:tcPr>
            <w:tcW w:w="1060" w:type="dxa"/>
            <w:tcBorders>
              <w:top w:val="nil"/>
              <w:left w:val="nil"/>
              <w:bottom w:val="nil"/>
              <w:right w:val="nil"/>
            </w:tcBorders>
            <w:shd w:val="clear" w:color="auto" w:fill="auto"/>
            <w:noWrap/>
            <w:vAlign w:val="bottom"/>
          </w:tcPr>
          <w:p w14:paraId="436BA1FE">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3.1464</w:t>
            </w:r>
          </w:p>
        </w:tc>
        <w:tc>
          <w:tcPr>
            <w:tcW w:w="1060" w:type="dxa"/>
            <w:tcBorders>
              <w:top w:val="nil"/>
              <w:left w:val="nil"/>
              <w:bottom w:val="nil"/>
              <w:right w:val="nil"/>
            </w:tcBorders>
            <w:shd w:val="clear" w:color="auto" w:fill="auto"/>
            <w:noWrap/>
            <w:vAlign w:val="bottom"/>
          </w:tcPr>
          <w:p w14:paraId="587D19D3">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0.8540</w:t>
            </w:r>
          </w:p>
        </w:tc>
        <w:tc>
          <w:tcPr>
            <w:tcW w:w="1060" w:type="dxa"/>
            <w:tcBorders>
              <w:top w:val="nil"/>
              <w:left w:val="nil"/>
              <w:bottom w:val="nil"/>
              <w:right w:val="nil"/>
            </w:tcBorders>
            <w:shd w:val="clear" w:color="auto" w:fill="auto"/>
            <w:noWrap/>
            <w:vAlign w:val="bottom"/>
          </w:tcPr>
          <w:p w14:paraId="517C57E6">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1.7745</w:t>
            </w:r>
          </w:p>
        </w:tc>
        <w:tc>
          <w:tcPr>
            <w:tcW w:w="1060" w:type="dxa"/>
            <w:tcBorders>
              <w:top w:val="nil"/>
              <w:left w:val="nil"/>
              <w:bottom w:val="nil"/>
              <w:right w:val="nil"/>
            </w:tcBorders>
            <w:shd w:val="clear" w:color="auto" w:fill="auto"/>
            <w:noWrap/>
            <w:vAlign w:val="bottom"/>
          </w:tcPr>
          <w:p w14:paraId="5C70EC71">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2.6175</w:t>
            </w:r>
          </w:p>
        </w:tc>
      </w:tr>
      <w:tr w14:paraId="188A23C5">
        <w:trPr>
          <w:trHeight w:val="280" w:hRule="atLeast"/>
          <w:jc w:val="center"/>
        </w:trPr>
        <w:tc>
          <w:tcPr>
            <w:tcW w:w="1120" w:type="dxa"/>
            <w:vMerge w:val="continue"/>
            <w:tcBorders>
              <w:left w:val="nil"/>
              <w:right w:val="nil"/>
            </w:tcBorders>
            <w:shd w:val="clear" w:color="auto" w:fill="auto"/>
            <w:noWrap/>
            <w:vAlign w:val="center"/>
          </w:tcPr>
          <w:p w14:paraId="41FB95EF">
            <w:pPr>
              <w:widowControl/>
              <w:jc w:val="center"/>
              <w:rPr>
                <w:rFonts w:hint="default"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696BE0EC">
            <w:pPr>
              <w:widowControl/>
              <w:jc w:val="center"/>
              <w:rPr>
                <w:rFonts w:hint="default" w:ascii="Times New Roman" w:hAnsi="Times New Roman" w:eastAsia="宋体" w:cs="Times New Roman"/>
                <w:color w:val="000000"/>
                <w:kern w:val="0"/>
                <w:sz w:val="18"/>
                <w:szCs w:val="18"/>
                <w:lang w:val="en-US" w:eastAsia="zh-CN" w:bidi="ar"/>
              </w:rPr>
            </w:pPr>
          </w:p>
        </w:tc>
        <w:tc>
          <w:tcPr>
            <w:tcW w:w="636" w:type="dxa"/>
            <w:vMerge w:val="continue"/>
            <w:tcBorders>
              <w:left w:val="nil"/>
              <w:right w:val="nil"/>
            </w:tcBorders>
            <w:shd w:val="clear" w:color="auto" w:fill="auto"/>
            <w:noWrap/>
            <w:vAlign w:val="center"/>
          </w:tcPr>
          <w:p w14:paraId="324E5D8C">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2F15EC0D">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FD</w:t>
            </w:r>
          </w:p>
        </w:tc>
        <w:tc>
          <w:tcPr>
            <w:tcW w:w="1060" w:type="dxa"/>
            <w:tcBorders>
              <w:top w:val="nil"/>
              <w:left w:val="nil"/>
              <w:bottom w:val="nil"/>
              <w:right w:val="nil"/>
            </w:tcBorders>
            <w:shd w:val="clear" w:color="auto" w:fill="auto"/>
            <w:noWrap/>
            <w:vAlign w:val="bottom"/>
          </w:tcPr>
          <w:p w14:paraId="14CC748C">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0.8934</w:t>
            </w:r>
          </w:p>
        </w:tc>
        <w:tc>
          <w:tcPr>
            <w:tcW w:w="1060" w:type="dxa"/>
            <w:tcBorders>
              <w:top w:val="nil"/>
              <w:left w:val="nil"/>
              <w:bottom w:val="nil"/>
              <w:right w:val="nil"/>
            </w:tcBorders>
            <w:shd w:val="clear" w:color="auto" w:fill="auto"/>
            <w:noWrap/>
            <w:vAlign w:val="bottom"/>
          </w:tcPr>
          <w:p w14:paraId="1023F8F2">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1.5225</w:t>
            </w:r>
          </w:p>
        </w:tc>
        <w:tc>
          <w:tcPr>
            <w:tcW w:w="1060" w:type="dxa"/>
            <w:tcBorders>
              <w:top w:val="nil"/>
              <w:left w:val="nil"/>
              <w:bottom w:val="nil"/>
              <w:right w:val="nil"/>
            </w:tcBorders>
            <w:shd w:val="clear" w:color="auto" w:fill="auto"/>
            <w:noWrap/>
            <w:vAlign w:val="bottom"/>
          </w:tcPr>
          <w:p w14:paraId="3A2E329B">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3.0631</w:t>
            </w:r>
          </w:p>
        </w:tc>
        <w:tc>
          <w:tcPr>
            <w:tcW w:w="1060" w:type="dxa"/>
            <w:tcBorders>
              <w:top w:val="nil"/>
              <w:left w:val="nil"/>
              <w:bottom w:val="nil"/>
              <w:right w:val="nil"/>
            </w:tcBorders>
            <w:shd w:val="clear" w:color="auto" w:fill="auto"/>
            <w:noWrap/>
            <w:vAlign w:val="bottom"/>
          </w:tcPr>
          <w:p w14:paraId="699A68A8">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0.8487</w:t>
            </w:r>
          </w:p>
        </w:tc>
        <w:tc>
          <w:tcPr>
            <w:tcW w:w="1060" w:type="dxa"/>
            <w:tcBorders>
              <w:top w:val="nil"/>
              <w:left w:val="nil"/>
              <w:bottom w:val="nil"/>
              <w:right w:val="nil"/>
            </w:tcBorders>
            <w:shd w:val="clear" w:color="auto" w:fill="auto"/>
            <w:noWrap/>
            <w:vAlign w:val="bottom"/>
          </w:tcPr>
          <w:p w14:paraId="56A1AEA4">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1.8064</w:t>
            </w:r>
          </w:p>
        </w:tc>
        <w:tc>
          <w:tcPr>
            <w:tcW w:w="1060" w:type="dxa"/>
            <w:tcBorders>
              <w:top w:val="nil"/>
              <w:left w:val="nil"/>
              <w:bottom w:val="nil"/>
              <w:right w:val="nil"/>
            </w:tcBorders>
            <w:shd w:val="clear" w:color="auto" w:fill="auto"/>
            <w:noWrap/>
            <w:vAlign w:val="bottom"/>
          </w:tcPr>
          <w:p w14:paraId="00D85B7A">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2.5713</w:t>
            </w:r>
          </w:p>
        </w:tc>
      </w:tr>
      <w:tr w14:paraId="5DDE41F9">
        <w:trPr>
          <w:trHeight w:val="280" w:hRule="atLeast"/>
          <w:jc w:val="center"/>
        </w:trPr>
        <w:tc>
          <w:tcPr>
            <w:tcW w:w="1120" w:type="dxa"/>
            <w:vMerge w:val="continue"/>
            <w:tcBorders>
              <w:left w:val="nil"/>
              <w:right w:val="nil"/>
            </w:tcBorders>
            <w:shd w:val="clear" w:color="auto" w:fill="auto"/>
            <w:noWrap/>
            <w:vAlign w:val="center"/>
          </w:tcPr>
          <w:p w14:paraId="7733F9E5">
            <w:pPr>
              <w:widowControl/>
              <w:jc w:val="center"/>
              <w:rPr>
                <w:rFonts w:hint="default"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7D93533D">
            <w:pPr>
              <w:widowControl/>
              <w:jc w:val="center"/>
              <w:rPr>
                <w:rFonts w:hint="default" w:ascii="Times New Roman" w:hAnsi="Times New Roman" w:eastAsia="宋体" w:cs="Times New Roman"/>
                <w:color w:val="000000"/>
                <w:kern w:val="0"/>
                <w:sz w:val="18"/>
                <w:szCs w:val="18"/>
                <w:lang w:val="en-US" w:eastAsia="zh-CN" w:bidi="ar"/>
              </w:rPr>
            </w:pPr>
          </w:p>
        </w:tc>
        <w:tc>
          <w:tcPr>
            <w:tcW w:w="636" w:type="dxa"/>
            <w:vMerge w:val="continue"/>
            <w:tcBorders>
              <w:left w:val="nil"/>
              <w:right w:val="nil"/>
            </w:tcBorders>
            <w:shd w:val="clear" w:color="auto" w:fill="auto"/>
            <w:noWrap/>
            <w:vAlign w:val="center"/>
          </w:tcPr>
          <w:p w14:paraId="6EBED4CB">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0B56C8DC">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SD</w:t>
            </w:r>
          </w:p>
        </w:tc>
        <w:tc>
          <w:tcPr>
            <w:tcW w:w="1060" w:type="dxa"/>
            <w:tcBorders>
              <w:top w:val="nil"/>
              <w:left w:val="nil"/>
              <w:bottom w:val="nil"/>
              <w:right w:val="nil"/>
            </w:tcBorders>
            <w:shd w:val="clear" w:color="auto" w:fill="auto"/>
            <w:noWrap/>
            <w:vAlign w:val="bottom"/>
          </w:tcPr>
          <w:p w14:paraId="1A4F0084">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0.8861</w:t>
            </w:r>
          </w:p>
        </w:tc>
        <w:tc>
          <w:tcPr>
            <w:tcW w:w="1060" w:type="dxa"/>
            <w:tcBorders>
              <w:top w:val="nil"/>
              <w:left w:val="nil"/>
              <w:bottom w:val="nil"/>
              <w:right w:val="nil"/>
            </w:tcBorders>
            <w:shd w:val="clear" w:color="auto" w:fill="auto"/>
            <w:noWrap/>
            <w:vAlign w:val="bottom"/>
          </w:tcPr>
          <w:p w14:paraId="3D5F5A0D">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1.5742</w:t>
            </w:r>
          </w:p>
        </w:tc>
        <w:tc>
          <w:tcPr>
            <w:tcW w:w="1060" w:type="dxa"/>
            <w:tcBorders>
              <w:top w:val="nil"/>
              <w:left w:val="nil"/>
              <w:bottom w:val="nil"/>
              <w:right w:val="nil"/>
            </w:tcBorders>
            <w:shd w:val="clear" w:color="auto" w:fill="auto"/>
            <w:noWrap/>
            <w:vAlign w:val="bottom"/>
          </w:tcPr>
          <w:p w14:paraId="4D40F6F7">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2.9625</w:t>
            </w:r>
          </w:p>
        </w:tc>
        <w:tc>
          <w:tcPr>
            <w:tcW w:w="1060" w:type="dxa"/>
            <w:tcBorders>
              <w:top w:val="nil"/>
              <w:left w:val="nil"/>
              <w:bottom w:val="nil"/>
              <w:right w:val="nil"/>
            </w:tcBorders>
            <w:shd w:val="clear" w:color="auto" w:fill="auto"/>
            <w:noWrap/>
            <w:vAlign w:val="bottom"/>
          </w:tcPr>
          <w:p w14:paraId="4D1C865B">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0.8418</w:t>
            </w:r>
          </w:p>
        </w:tc>
        <w:tc>
          <w:tcPr>
            <w:tcW w:w="1060" w:type="dxa"/>
            <w:tcBorders>
              <w:top w:val="nil"/>
              <w:left w:val="nil"/>
              <w:bottom w:val="nil"/>
              <w:right w:val="nil"/>
            </w:tcBorders>
            <w:shd w:val="clear" w:color="auto" w:fill="auto"/>
            <w:noWrap/>
            <w:vAlign w:val="bottom"/>
          </w:tcPr>
          <w:p w14:paraId="0315EB36">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1.8477</w:t>
            </w:r>
          </w:p>
        </w:tc>
        <w:tc>
          <w:tcPr>
            <w:tcW w:w="1060" w:type="dxa"/>
            <w:tcBorders>
              <w:top w:val="nil"/>
              <w:left w:val="nil"/>
              <w:bottom w:val="nil"/>
              <w:right w:val="nil"/>
            </w:tcBorders>
            <w:shd w:val="clear" w:color="auto" w:fill="auto"/>
            <w:noWrap/>
            <w:vAlign w:val="bottom"/>
          </w:tcPr>
          <w:p w14:paraId="10392CEF">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2.5138</w:t>
            </w:r>
          </w:p>
        </w:tc>
      </w:tr>
      <w:tr w14:paraId="2D9D6DCF">
        <w:trPr>
          <w:trHeight w:val="280" w:hRule="atLeast"/>
          <w:jc w:val="center"/>
        </w:trPr>
        <w:tc>
          <w:tcPr>
            <w:tcW w:w="1120" w:type="dxa"/>
            <w:vMerge w:val="continue"/>
            <w:tcBorders>
              <w:left w:val="nil"/>
              <w:right w:val="nil"/>
            </w:tcBorders>
            <w:shd w:val="clear" w:color="auto" w:fill="auto"/>
            <w:noWrap/>
            <w:vAlign w:val="center"/>
          </w:tcPr>
          <w:p w14:paraId="5EFFBDA1">
            <w:pPr>
              <w:widowControl/>
              <w:jc w:val="center"/>
              <w:rPr>
                <w:rFonts w:hint="default"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0E4E76BF">
            <w:pPr>
              <w:widowControl/>
              <w:jc w:val="center"/>
              <w:rPr>
                <w:rFonts w:hint="default" w:ascii="Times New Roman" w:hAnsi="Times New Roman" w:eastAsia="宋体" w:cs="Times New Roman"/>
                <w:color w:val="000000"/>
                <w:kern w:val="0"/>
                <w:sz w:val="18"/>
                <w:szCs w:val="18"/>
                <w:lang w:val="en-US" w:eastAsia="zh-CN" w:bidi="ar"/>
              </w:rPr>
            </w:pPr>
          </w:p>
        </w:tc>
        <w:tc>
          <w:tcPr>
            <w:tcW w:w="636" w:type="dxa"/>
            <w:vMerge w:val="continue"/>
            <w:tcBorders>
              <w:left w:val="nil"/>
              <w:right w:val="nil"/>
            </w:tcBorders>
            <w:shd w:val="clear" w:color="auto" w:fill="auto"/>
            <w:noWrap/>
            <w:vAlign w:val="center"/>
          </w:tcPr>
          <w:p w14:paraId="6D3AA553">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18E1905C">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SNV</w:t>
            </w:r>
          </w:p>
        </w:tc>
        <w:tc>
          <w:tcPr>
            <w:tcW w:w="1060" w:type="dxa"/>
            <w:tcBorders>
              <w:top w:val="nil"/>
              <w:left w:val="nil"/>
              <w:bottom w:val="nil"/>
              <w:right w:val="nil"/>
            </w:tcBorders>
            <w:shd w:val="clear" w:color="auto" w:fill="auto"/>
            <w:noWrap/>
            <w:vAlign w:val="bottom"/>
          </w:tcPr>
          <w:p w14:paraId="2E038EA5">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0.8708</w:t>
            </w:r>
          </w:p>
        </w:tc>
        <w:tc>
          <w:tcPr>
            <w:tcW w:w="1060" w:type="dxa"/>
            <w:tcBorders>
              <w:top w:val="nil"/>
              <w:left w:val="nil"/>
              <w:bottom w:val="nil"/>
              <w:right w:val="nil"/>
            </w:tcBorders>
            <w:shd w:val="clear" w:color="auto" w:fill="auto"/>
            <w:noWrap/>
            <w:vAlign w:val="bottom"/>
          </w:tcPr>
          <w:p w14:paraId="0417CA09">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1.6760</w:t>
            </w:r>
          </w:p>
        </w:tc>
        <w:tc>
          <w:tcPr>
            <w:tcW w:w="1060" w:type="dxa"/>
            <w:tcBorders>
              <w:top w:val="nil"/>
              <w:left w:val="nil"/>
              <w:bottom w:val="nil"/>
              <w:right w:val="nil"/>
            </w:tcBorders>
            <w:shd w:val="clear" w:color="auto" w:fill="auto"/>
            <w:noWrap/>
            <w:vAlign w:val="bottom"/>
          </w:tcPr>
          <w:p w14:paraId="7D4003F6">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2.7826</w:t>
            </w:r>
          </w:p>
        </w:tc>
        <w:tc>
          <w:tcPr>
            <w:tcW w:w="1060" w:type="dxa"/>
            <w:tcBorders>
              <w:top w:val="nil"/>
              <w:left w:val="nil"/>
              <w:bottom w:val="nil"/>
              <w:right w:val="nil"/>
            </w:tcBorders>
            <w:shd w:val="clear" w:color="auto" w:fill="auto"/>
            <w:noWrap/>
            <w:vAlign w:val="bottom"/>
          </w:tcPr>
          <w:p w14:paraId="7C443969">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0.8273</w:t>
            </w:r>
          </w:p>
        </w:tc>
        <w:tc>
          <w:tcPr>
            <w:tcW w:w="1060" w:type="dxa"/>
            <w:tcBorders>
              <w:top w:val="nil"/>
              <w:left w:val="nil"/>
              <w:bottom w:val="nil"/>
              <w:right w:val="nil"/>
            </w:tcBorders>
            <w:shd w:val="clear" w:color="auto" w:fill="auto"/>
            <w:noWrap/>
            <w:vAlign w:val="bottom"/>
          </w:tcPr>
          <w:p w14:paraId="29C05600">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1.9302</w:t>
            </w:r>
          </w:p>
        </w:tc>
        <w:tc>
          <w:tcPr>
            <w:tcW w:w="1060" w:type="dxa"/>
            <w:tcBorders>
              <w:top w:val="nil"/>
              <w:left w:val="nil"/>
              <w:bottom w:val="nil"/>
              <w:right w:val="nil"/>
            </w:tcBorders>
            <w:shd w:val="clear" w:color="auto" w:fill="auto"/>
            <w:noWrap/>
            <w:vAlign w:val="bottom"/>
          </w:tcPr>
          <w:p w14:paraId="1D3BFB61">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2.4063</w:t>
            </w:r>
          </w:p>
        </w:tc>
      </w:tr>
      <w:tr w14:paraId="3D5AF9F0">
        <w:trPr>
          <w:trHeight w:val="280" w:hRule="atLeast"/>
          <w:jc w:val="center"/>
        </w:trPr>
        <w:tc>
          <w:tcPr>
            <w:tcW w:w="1120" w:type="dxa"/>
            <w:vMerge w:val="continue"/>
            <w:tcBorders>
              <w:left w:val="nil"/>
              <w:right w:val="nil"/>
            </w:tcBorders>
            <w:shd w:val="clear" w:color="auto" w:fill="auto"/>
            <w:noWrap/>
            <w:vAlign w:val="center"/>
          </w:tcPr>
          <w:p w14:paraId="71FDD4BF">
            <w:pPr>
              <w:widowControl/>
              <w:jc w:val="center"/>
              <w:rPr>
                <w:rFonts w:hint="default"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46FE9575">
            <w:pPr>
              <w:widowControl/>
              <w:jc w:val="center"/>
              <w:rPr>
                <w:rFonts w:hint="default" w:ascii="Times New Roman" w:hAnsi="Times New Roman" w:eastAsia="宋体" w:cs="Times New Roman"/>
                <w:color w:val="000000"/>
                <w:kern w:val="0"/>
                <w:sz w:val="18"/>
                <w:szCs w:val="18"/>
                <w:lang w:val="en-US" w:eastAsia="zh-CN" w:bidi="ar"/>
              </w:rPr>
            </w:pPr>
          </w:p>
        </w:tc>
        <w:tc>
          <w:tcPr>
            <w:tcW w:w="636" w:type="dxa"/>
            <w:vMerge w:val="continue"/>
            <w:tcBorders>
              <w:left w:val="nil"/>
              <w:right w:val="nil"/>
            </w:tcBorders>
            <w:shd w:val="clear" w:color="auto" w:fill="auto"/>
            <w:noWrap/>
            <w:vAlign w:val="center"/>
          </w:tcPr>
          <w:p w14:paraId="00DAEE44">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2850535B">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DETREND</w:t>
            </w:r>
          </w:p>
        </w:tc>
        <w:tc>
          <w:tcPr>
            <w:tcW w:w="1060" w:type="dxa"/>
            <w:tcBorders>
              <w:top w:val="nil"/>
              <w:left w:val="nil"/>
              <w:bottom w:val="nil"/>
              <w:right w:val="nil"/>
            </w:tcBorders>
            <w:shd w:val="clear" w:color="auto" w:fill="auto"/>
            <w:noWrap/>
            <w:vAlign w:val="bottom"/>
          </w:tcPr>
          <w:p w14:paraId="5B3A55D0">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0.9137</w:t>
            </w:r>
          </w:p>
        </w:tc>
        <w:tc>
          <w:tcPr>
            <w:tcW w:w="1060" w:type="dxa"/>
            <w:tcBorders>
              <w:top w:val="nil"/>
              <w:left w:val="nil"/>
              <w:bottom w:val="nil"/>
              <w:right w:val="nil"/>
            </w:tcBorders>
            <w:shd w:val="clear" w:color="auto" w:fill="auto"/>
            <w:noWrap/>
            <w:vAlign w:val="bottom"/>
          </w:tcPr>
          <w:p w14:paraId="32B790C4">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1.3697</w:t>
            </w:r>
          </w:p>
        </w:tc>
        <w:tc>
          <w:tcPr>
            <w:tcW w:w="1060" w:type="dxa"/>
            <w:tcBorders>
              <w:top w:val="nil"/>
              <w:left w:val="nil"/>
              <w:bottom w:val="nil"/>
              <w:right w:val="nil"/>
            </w:tcBorders>
            <w:shd w:val="clear" w:color="auto" w:fill="auto"/>
            <w:noWrap/>
            <w:vAlign w:val="bottom"/>
          </w:tcPr>
          <w:p w14:paraId="10E75B77">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3.4048</w:t>
            </w:r>
          </w:p>
        </w:tc>
        <w:tc>
          <w:tcPr>
            <w:tcW w:w="1060" w:type="dxa"/>
            <w:tcBorders>
              <w:top w:val="nil"/>
              <w:left w:val="nil"/>
              <w:bottom w:val="nil"/>
              <w:right w:val="nil"/>
            </w:tcBorders>
            <w:shd w:val="clear" w:color="auto" w:fill="auto"/>
            <w:noWrap/>
            <w:vAlign w:val="bottom"/>
          </w:tcPr>
          <w:p w14:paraId="39F0F2BC">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0.8681</w:t>
            </w:r>
          </w:p>
        </w:tc>
        <w:tc>
          <w:tcPr>
            <w:tcW w:w="1060" w:type="dxa"/>
            <w:tcBorders>
              <w:top w:val="nil"/>
              <w:left w:val="nil"/>
              <w:bottom w:val="nil"/>
              <w:right w:val="nil"/>
            </w:tcBorders>
            <w:shd w:val="clear" w:color="auto" w:fill="auto"/>
            <w:noWrap/>
            <w:vAlign w:val="bottom"/>
          </w:tcPr>
          <w:p w14:paraId="2F4F607C">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1.6872</w:t>
            </w:r>
          </w:p>
        </w:tc>
        <w:tc>
          <w:tcPr>
            <w:tcW w:w="1060" w:type="dxa"/>
            <w:tcBorders>
              <w:top w:val="nil"/>
              <w:left w:val="nil"/>
              <w:bottom w:val="nil"/>
              <w:right w:val="nil"/>
            </w:tcBorders>
            <w:shd w:val="clear" w:color="auto" w:fill="auto"/>
            <w:noWrap/>
            <w:vAlign w:val="bottom"/>
          </w:tcPr>
          <w:p w14:paraId="47648E05">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2.7530</w:t>
            </w:r>
          </w:p>
        </w:tc>
      </w:tr>
      <w:tr w14:paraId="4C1D41DD">
        <w:trPr>
          <w:trHeight w:val="280" w:hRule="atLeast"/>
          <w:jc w:val="center"/>
        </w:trPr>
        <w:tc>
          <w:tcPr>
            <w:tcW w:w="1120" w:type="dxa"/>
            <w:vMerge w:val="continue"/>
            <w:tcBorders>
              <w:left w:val="nil"/>
              <w:right w:val="nil"/>
            </w:tcBorders>
            <w:shd w:val="clear" w:color="auto" w:fill="auto"/>
            <w:noWrap/>
            <w:vAlign w:val="center"/>
          </w:tcPr>
          <w:p w14:paraId="360BF5F8">
            <w:pPr>
              <w:widowControl/>
              <w:jc w:val="center"/>
              <w:rPr>
                <w:rFonts w:hint="default" w:ascii="Times New Roman" w:hAnsi="Times New Roman" w:eastAsia="宋体" w:cs="Times New Roman"/>
                <w:color w:val="000000"/>
                <w:kern w:val="0"/>
                <w:sz w:val="18"/>
                <w:szCs w:val="18"/>
                <w:lang w:val="en-US" w:eastAsia="zh-CN" w:bidi="ar"/>
              </w:rPr>
            </w:pPr>
          </w:p>
        </w:tc>
        <w:tc>
          <w:tcPr>
            <w:tcW w:w="1120" w:type="dxa"/>
            <w:vMerge w:val="restart"/>
            <w:tcBorders>
              <w:left w:val="nil"/>
              <w:right w:val="nil"/>
            </w:tcBorders>
            <w:shd w:val="clear" w:color="auto" w:fill="auto"/>
            <w:noWrap/>
            <w:vAlign w:val="center"/>
          </w:tcPr>
          <w:p w14:paraId="1359B1D7">
            <w:pPr>
              <w:widowControl/>
              <w:jc w:val="center"/>
              <w:rPr>
                <w:rFonts w:hint="default"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SpectralViT</w:t>
            </w:r>
          </w:p>
        </w:tc>
        <w:tc>
          <w:tcPr>
            <w:tcW w:w="636" w:type="dxa"/>
            <w:vMerge w:val="continue"/>
            <w:tcBorders>
              <w:left w:val="nil"/>
              <w:right w:val="nil"/>
            </w:tcBorders>
            <w:shd w:val="clear" w:color="auto" w:fill="auto"/>
            <w:noWrap/>
            <w:vAlign w:val="center"/>
          </w:tcPr>
          <w:p w14:paraId="700C3B79">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3976B13E">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NONE</w:t>
            </w:r>
          </w:p>
        </w:tc>
        <w:tc>
          <w:tcPr>
            <w:tcW w:w="1060" w:type="dxa"/>
            <w:tcBorders>
              <w:top w:val="nil"/>
              <w:left w:val="nil"/>
              <w:bottom w:val="nil"/>
              <w:right w:val="nil"/>
            </w:tcBorders>
            <w:shd w:val="clear" w:color="auto" w:fill="auto"/>
            <w:noWrap/>
            <w:vAlign w:val="bottom"/>
          </w:tcPr>
          <w:p w14:paraId="3CF64B32">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0.7986</w:t>
            </w:r>
          </w:p>
        </w:tc>
        <w:tc>
          <w:tcPr>
            <w:tcW w:w="1060" w:type="dxa"/>
            <w:tcBorders>
              <w:top w:val="nil"/>
              <w:left w:val="nil"/>
              <w:bottom w:val="nil"/>
              <w:right w:val="nil"/>
            </w:tcBorders>
            <w:shd w:val="clear" w:color="auto" w:fill="auto"/>
            <w:noWrap/>
            <w:vAlign w:val="bottom"/>
          </w:tcPr>
          <w:p w14:paraId="02E50AA5">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2.0929</w:t>
            </w:r>
          </w:p>
        </w:tc>
        <w:tc>
          <w:tcPr>
            <w:tcW w:w="1060" w:type="dxa"/>
            <w:tcBorders>
              <w:top w:val="nil"/>
              <w:left w:val="nil"/>
              <w:bottom w:val="nil"/>
              <w:right w:val="nil"/>
            </w:tcBorders>
            <w:shd w:val="clear" w:color="auto" w:fill="auto"/>
            <w:noWrap/>
            <w:vAlign w:val="bottom"/>
          </w:tcPr>
          <w:p w14:paraId="2BCF5602">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2.2282</w:t>
            </w:r>
          </w:p>
        </w:tc>
        <w:tc>
          <w:tcPr>
            <w:tcW w:w="1060" w:type="dxa"/>
            <w:tcBorders>
              <w:top w:val="nil"/>
              <w:left w:val="nil"/>
              <w:bottom w:val="nil"/>
              <w:right w:val="nil"/>
            </w:tcBorders>
            <w:shd w:val="clear" w:color="auto" w:fill="auto"/>
            <w:noWrap/>
            <w:vAlign w:val="bottom"/>
          </w:tcPr>
          <w:p w14:paraId="7E859FB0">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0.7587</w:t>
            </w:r>
          </w:p>
        </w:tc>
        <w:tc>
          <w:tcPr>
            <w:tcW w:w="1060" w:type="dxa"/>
            <w:tcBorders>
              <w:top w:val="nil"/>
              <w:left w:val="nil"/>
              <w:bottom w:val="nil"/>
              <w:right w:val="nil"/>
            </w:tcBorders>
            <w:shd w:val="clear" w:color="auto" w:fill="auto"/>
            <w:noWrap/>
            <w:vAlign w:val="bottom"/>
          </w:tcPr>
          <w:p w14:paraId="05FC44A0">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2.2818</w:t>
            </w:r>
          </w:p>
        </w:tc>
        <w:tc>
          <w:tcPr>
            <w:tcW w:w="1060" w:type="dxa"/>
            <w:tcBorders>
              <w:top w:val="nil"/>
              <w:left w:val="nil"/>
              <w:bottom w:val="nil"/>
              <w:right w:val="nil"/>
            </w:tcBorders>
            <w:shd w:val="clear" w:color="auto" w:fill="auto"/>
            <w:noWrap/>
            <w:vAlign w:val="bottom"/>
          </w:tcPr>
          <w:p w14:paraId="0E86146B">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2.0356</w:t>
            </w:r>
          </w:p>
        </w:tc>
      </w:tr>
      <w:tr w14:paraId="2B06DD2D">
        <w:trPr>
          <w:trHeight w:val="280" w:hRule="atLeast"/>
          <w:jc w:val="center"/>
        </w:trPr>
        <w:tc>
          <w:tcPr>
            <w:tcW w:w="1120" w:type="dxa"/>
            <w:vMerge w:val="continue"/>
            <w:tcBorders>
              <w:left w:val="nil"/>
              <w:right w:val="nil"/>
            </w:tcBorders>
            <w:shd w:val="clear" w:color="auto" w:fill="auto"/>
            <w:noWrap/>
            <w:vAlign w:val="center"/>
          </w:tcPr>
          <w:p w14:paraId="1B087A30">
            <w:pPr>
              <w:widowControl/>
              <w:jc w:val="center"/>
              <w:rPr>
                <w:rFonts w:hint="default"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3954B0F9">
            <w:pPr>
              <w:widowControl/>
              <w:jc w:val="center"/>
              <w:rPr>
                <w:rFonts w:hint="default" w:ascii="Times New Roman" w:hAnsi="Times New Roman" w:eastAsia="宋体" w:cs="Times New Roman"/>
                <w:color w:val="000000"/>
                <w:kern w:val="0"/>
                <w:sz w:val="18"/>
                <w:szCs w:val="18"/>
                <w:lang w:val="en-US" w:eastAsia="zh-CN" w:bidi="ar"/>
              </w:rPr>
            </w:pPr>
          </w:p>
        </w:tc>
        <w:tc>
          <w:tcPr>
            <w:tcW w:w="636" w:type="dxa"/>
            <w:vMerge w:val="continue"/>
            <w:tcBorders>
              <w:left w:val="nil"/>
              <w:right w:val="nil"/>
            </w:tcBorders>
            <w:shd w:val="clear" w:color="auto" w:fill="auto"/>
            <w:noWrap/>
            <w:vAlign w:val="center"/>
          </w:tcPr>
          <w:p w14:paraId="7CA0883D">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145DEC06">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FD</w:t>
            </w:r>
          </w:p>
        </w:tc>
        <w:tc>
          <w:tcPr>
            <w:tcW w:w="1060" w:type="dxa"/>
            <w:tcBorders>
              <w:top w:val="nil"/>
              <w:left w:val="nil"/>
              <w:bottom w:val="nil"/>
              <w:right w:val="nil"/>
            </w:tcBorders>
            <w:shd w:val="clear" w:color="auto" w:fill="auto"/>
            <w:noWrap/>
            <w:vAlign w:val="bottom"/>
          </w:tcPr>
          <w:p w14:paraId="08A4F0DD">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0.8502</w:t>
            </w:r>
          </w:p>
        </w:tc>
        <w:tc>
          <w:tcPr>
            <w:tcW w:w="1060" w:type="dxa"/>
            <w:tcBorders>
              <w:top w:val="nil"/>
              <w:left w:val="nil"/>
              <w:bottom w:val="nil"/>
              <w:right w:val="nil"/>
            </w:tcBorders>
            <w:shd w:val="clear" w:color="auto" w:fill="auto"/>
            <w:noWrap/>
            <w:vAlign w:val="bottom"/>
          </w:tcPr>
          <w:p w14:paraId="38197161">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1.8049</w:t>
            </w:r>
          </w:p>
        </w:tc>
        <w:tc>
          <w:tcPr>
            <w:tcW w:w="1060" w:type="dxa"/>
            <w:tcBorders>
              <w:top w:val="nil"/>
              <w:left w:val="nil"/>
              <w:bottom w:val="nil"/>
              <w:right w:val="nil"/>
            </w:tcBorders>
            <w:shd w:val="clear" w:color="auto" w:fill="auto"/>
            <w:noWrap/>
            <w:vAlign w:val="bottom"/>
          </w:tcPr>
          <w:p w14:paraId="006482B8">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2.5838</w:t>
            </w:r>
          </w:p>
        </w:tc>
        <w:tc>
          <w:tcPr>
            <w:tcW w:w="1060" w:type="dxa"/>
            <w:tcBorders>
              <w:top w:val="nil"/>
              <w:left w:val="nil"/>
              <w:bottom w:val="nil"/>
              <w:right w:val="nil"/>
            </w:tcBorders>
            <w:shd w:val="clear" w:color="auto" w:fill="auto"/>
            <w:noWrap/>
            <w:vAlign w:val="bottom"/>
          </w:tcPr>
          <w:p w14:paraId="604278AC">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0.8077</w:t>
            </w:r>
          </w:p>
        </w:tc>
        <w:tc>
          <w:tcPr>
            <w:tcW w:w="1060" w:type="dxa"/>
            <w:tcBorders>
              <w:top w:val="nil"/>
              <w:left w:val="nil"/>
              <w:bottom w:val="nil"/>
              <w:right w:val="nil"/>
            </w:tcBorders>
            <w:shd w:val="clear" w:color="auto" w:fill="auto"/>
            <w:noWrap/>
            <w:vAlign w:val="bottom"/>
          </w:tcPr>
          <w:p w14:paraId="3CC84BC9">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2.0368</w:t>
            </w:r>
          </w:p>
        </w:tc>
        <w:tc>
          <w:tcPr>
            <w:tcW w:w="1060" w:type="dxa"/>
            <w:tcBorders>
              <w:top w:val="nil"/>
              <w:left w:val="nil"/>
              <w:bottom w:val="nil"/>
              <w:right w:val="nil"/>
            </w:tcBorders>
            <w:shd w:val="clear" w:color="auto" w:fill="auto"/>
            <w:noWrap/>
            <w:vAlign w:val="bottom"/>
          </w:tcPr>
          <w:p w14:paraId="166EC937">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2.2804</w:t>
            </w:r>
          </w:p>
        </w:tc>
      </w:tr>
      <w:tr w14:paraId="640B4951">
        <w:trPr>
          <w:trHeight w:val="280" w:hRule="atLeast"/>
          <w:jc w:val="center"/>
        </w:trPr>
        <w:tc>
          <w:tcPr>
            <w:tcW w:w="1120" w:type="dxa"/>
            <w:vMerge w:val="continue"/>
            <w:tcBorders>
              <w:left w:val="nil"/>
              <w:right w:val="nil"/>
            </w:tcBorders>
            <w:shd w:val="clear" w:color="auto" w:fill="auto"/>
            <w:noWrap/>
            <w:vAlign w:val="center"/>
          </w:tcPr>
          <w:p w14:paraId="35F5DE84">
            <w:pPr>
              <w:widowControl/>
              <w:jc w:val="center"/>
              <w:rPr>
                <w:rFonts w:hint="default"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618C811B">
            <w:pPr>
              <w:widowControl/>
              <w:jc w:val="center"/>
              <w:rPr>
                <w:rFonts w:hint="default" w:ascii="Times New Roman" w:hAnsi="Times New Roman" w:eastAsia="宋体" w:cs="Times New Roman"/>
                <w:color w:val="000000"/>
                <w:kern w:val="0"/>
                <w:sz w:val="18"/>
                <w:szCs w:val="18"/>
                <w:lang w:val="en-US" w:eastAsia="zh-CN" w:bidi="ar"/>
              </w:rPr>
            </w:pPr>
          </w:p>
        </w:tc>
        <w:tc>
          <w:tcPr>
            <w:tcW w:w="636" w:type="dxa"/>
            <w:vMerge w:val="continue"/>
            <w:tcBorders>
              <w:left w:val="nil"/>
              <w:right w:val="nil"/>
            </w:tcBorders>
            <w:shd w:val="clear" w:color="auto" w:fill="auto"/>
            <w:noWrap/>
            <w:vAlign w:val="center"/>
          </w:tcPr>
          <w:p w14:paraId="1A6632E2">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727FDC8F">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SD</w:t>
            </w:r>
          </w:p>
        </w:tc>
        <w:tc>
          <w:tcPr>
            <w:tcW w:w="1060" w:type="dxa"/>
            <w:tcBorders>
              <w:top w:val="nil"/>
              <w:left w:val="nil"/>
              <w:bottom w:val="nil"/>
              <w:right w:val="nil"/>
            </w:tcBorders>
            <w:shd w:val="clear" w:color="auto" w:fill="auto"/>
            <w:noWrap/>
            <w:vAlign w:val="bottom"/>
          </w:tcPr>
          <w:p w14:paraId="1E80539B">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0.8211</w:t>
            </w:r>
          </w:p>
        </w:tc>
        <w:tc>
          <w:tcPr>
            <w:tcW w:w="1060" w:type="dxa"/>
            <w:tcBorders>
              <w:top w:val="nil"/>
              <w:left w:val="nil"/>
              <w:bottom w:val="nil"/>
              <w:right w:val="nil"/>
            </w:tcBorders>
            <w:shd w:val="clear" w:color="auto" w:fill="auto"/>
            <w:noWrap/>
            <w:vAlign w:val="bottom"/>
          </w:tcPr>
          <w:p w14:paraId="1DA95A33">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1.9723</w:t>
            </w:r>
          </w:p>
        </w:tc>
        <w:tc>
          <w:tcPr>
            <w:tcW w:w="1060" w:type="dxa"/>
            <w:tcBorders>
              <w:top w:val="nil"/>
              <w:left w:val="nil"/>
              <w:bottom w:val="nil"/>
              <w:right w:val="nil"/>
            </w:tcBorders>
            <w:shd w:val="clear" w:color="auto" w:fill="auto"/>
            <w:noWrap/>
            <w:vAlign w:val="bottom"/>
          </w:tcPr>
          <w:p w14:paraId="3356AF7F">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2.3645</w:t>
            </w:r>
          </w:p>
        </w:tc>
        <w:tc>
          <w:tcPr>
            <w:tcW w:w="1060" w:type="dxa"/>
            <w:tcBorders>
              <w:top w:val="nil"/>
              <w:left w:val="nil"/>
              <w:bottom w:val="nil"/>
              <w:right w:val="nil"/>
            </w:tcBorders>
            <w:shd w:val="clear" w:color="auto" w:fill="auto"/>
            <w:noWrap/>
            <w:vAlign w:val="bottom"/>
          </w:tcPr>
          <w:p w14:paraId="162C4E0A">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0.7801</w:t>
            </w:r>
          </w:p>
        </w:tc>
        <w:tc>
          <w:tcPr>
            <w:tcW w:w="1060" w:type="dxa"/>
            <w:tcBorders>
              <w:top w:val="nil"/>
              <w:left w:val="nil"/>
              <w:bottom w:val="nil"/>
              <w:right w:val="nil"/>
            </w:tcBorders>
            <w:shd w:val="clear" w:color="auto" w:fill="auto"/>
            <w:noWrap/>
            <w:vAlign w:val="bottom"/>
          </w:tcPr>
          <w:p w14:paraId="0AE1103D">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2.1782</w:t>
            </w:r>
          </w:p>
        </w:tc>
        <w:tc>
          <w:tcPr>
            <w:tcW w:w="1060" w:type="dxa"/>
            <w:tcBorders>
              <w:top w:val="nil"/>
              <w:left w:val="nil"/>
              <w:bottom w:val="nil"/>
              <w:right w:val="nil"/>
            </w:tcBorders>
            <w:shd w:val="clear" w:color="auto" w:fill="auto"/>
            <w:noWrap/>
            <w:vAlign w:val="bottom"/>
          </w:tcPr>
          <w:p w14:paraId="15B82CF8">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2.1324</w:t>
            </w:r>
          </w:p>
        </w:tc>
      </w:tr>
      <w:tr w14:paraId="19C5BFB2">
        <w:trPr>
          <w:trHeight w:val="280" w:hRule="atLeast"/>
          <w:jc w:val="center"/>
        </w:trPr>
        <w:tc>
          <w:tcPr>
            <w:tcW w:w="1120" w:type="dxa"/>
            <w:vMerge w:val="continue"/>
            <w:tcBorders>
              <w:left w:val="nil"/>
              <w:right w:val="nil"/>
            </w:tcBorders>
            <w:shd w:val="clear" w:color="auto" w:fill="auto"/>
            <w:noWrap/>
            <w:vAlign w:val="center"/>
          </w:tcPr>
          <w:p w14:paraId="1534451C">
            <w:pPr>
              <w:widowControl/>
              <w:jc w:val="center"/>
              <w:rPr>
                <w:rFonts w:hint="default" w:ascii="Times New Roman" w:hAnsi="Times New Roman" w:eastAsia="宋体" w:cs="Times New Roman"/>
                <w:color w:val="000000"/>
                <w:kern w:val="0"/>
                <w:sz w:val="18"/>
                <w:szCs w:val="18"/>
                <w:lang w:val="en-US" w:eastAsia="zh-CN" w:bidi="ar"/>
              </w:rPr>
            </w:pPr>
          </w:p>
        </w:tc>
        <w:tc>
          <w:tcPr>
            <w:tcW w:w="1120" w:type="dxa"/>
            <w:vMerge w:val="continue"/>
            <w:tcBorders>
              <w:left w:val="nil"/>
              <w:right w:val="nil"/>
            </w:tcBorders>
            <w:shd w:val="clear" w:color="auto" w:fill="auto"/>
            <w:noWrap/>
            <w:vAlign w:val="center"/>
          </w:tcPr>
          <w:p w14:paraId="2952C66D">
            <w:pPr>
              <w:widowControl/>
              <w:jc w:val="center"/>
              <w:rPr>
                <w:rFonts w:hint="default" w:ascii="Times New Roman" w:hAnsi="Times New Roman" w:eastAsia="宋体" w:cs="Times New Roman"/>
                <w:color w:val="000000"/>
                <w:kern w:val="0"/>
                <w:sz w:val="18"/>
                <w:szCs w:val="18"/>
                <w:lang w:val="en-US" w:eastAsia="zh-CN" w:bidi="ar"/>
              </w:rPr>
            </w:pPr>
          </w:p>
        </w:tc>
        <w:tc>
          <w:tcPr>
            <w:tcW w:w="636" w:type="dxa"/>
            <w:vMerge w:val="continue"/>
            <w:tcBorders>
              <w:left w:val="nil"/>
              <w:right w:val="nil"/>
            </w:tcBorders>
            <w:shd w:val="clear" w:color="auto" w:fill="auto"/>
            <w:noWrap/>
            <w:vAlign w:val="center"/>
          </w:tcPr>
          <w:p w14:paraId="6AA26D64">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nil"/>
              <w:right w:val="nil"/>
            </w:tcBorders>
            <w:shd w:val="clear" w:color="auto" w:fill="auto"/>
            <w:noWrap/>
            <w:vAlign w:val="center"/>
          </w:tcPr>
          <w:p w14:paraId="35991140">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SNV</w:t>
            </w:r>
          </w:p>
        </w:tc>
        <w:tc>
          <w:tcPr>
            <w:tcW w:w="1060" w:type="dxa"/>
            <w:tcBorders>
              <w:top w:val="nil"/>
              <w:left w:val="nil"/>
              <w:bottom w:val="nil"/>
              <w:right w:val="nil"/>
            </w:tcBorders>
            <w:shd w:val="clear" w:color="auto" w:fill="auto"/>
            <w:noWrap/>
            <w:vAlign w:val="bottom"/>
          </w:tcPr>
          <w:p w14:paraId="170A0715">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0.8462</w:t>
            </w:r>
          </w:p>
        </w:tc>
        <w:tc>
          <w:tcPr>
            <w:tcW w:w="1060" w:type="dxa"/>
            <w:tcBorders>
              <w:top w:val="nil"/>
              <w:left w:val="nil"/>
              <w:bottom w:val="nil"/>
              <w:right w:val="nil"/>
            </w:tcBorders>
            <w:shd w:val="clear" w:color="auto" w:fill="auto"/>
            <w:noWrap/>
            <w:vAlign w:val="bottom"/>
          </w:tcPr>
          <w:p w14:paraId="3EC76715">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1.8291</w:t>
            </w:r>
          </w:p>
        </w:tc>
        <w:tc>
          <w:tcPr>
            <w:tcW w:w="1060" w:type="dxa"/>
            <w:tcBorders>
              <w:top w:val="nil"/>
              <w:left w:val="nil"/>
              <w:bottom w:val="nil"/>
              <w:right w:val="nil"/>
            </w:tcBorders>
            <w:shd w:val="clear" w:color="auto" w:fill="auto"/>
            <w:noWrap/>
            <w:vAlign w:val="bottom"/>
          </w:tcPr>
          <w:p w14:paraId="755A83B8">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2.5497</w:t>
            </w:r>
          </w:p>
        </w:tc>
        <w:tc>
          <w:tcPr>
            <w:tcW w:w="1060" w:type="dxa"/>
            <w:tcBorders>
              <w:top w:val="nil"/>
              <w:left w:val="nil"/>
              <w:bottom w:val="nil"/>
              <w:right w:val="nil"/>
            </w:tcBorders>
            <w:shd w:val="clear" w:color="auto" w:fill="auto"/>
            <w:noWrap/>
            <w:vAlign w:val="bottom"/>
          </w:tcPr>
          <w:p w14:paraId="33F55ECA">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0.8039</w:t>
            </w:r>
          </w:p>
        </w:tc>
        <w:tc>
          <w:tcPr>
            <w:tcW w:w="1060" w:type="dxa"/>
            <w:tcBorders>
              <w:top w:val="nil"/>
              <w:left w:val="nil"/>
              <w:bottom w:val="nil"/>
              <w:right w:val="nil"/>
            </w:tcBorders>
            <w:shd w:val="clear" w:color="auto" w:fill="auto"/>
            <w:noWrap/>
            <w:vAlign w:val="bottom"/>
          </w:tcPr>
          <w:p w14:paraId="2A6B3C4C">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2.0570</w:t>
            </w:r>
          </w:p>
        </w:tc>
        <w:tc>
          <w:tcPr>
            <w:tcW w:w="1060" w:type="dxa"/>
            <w:tcBorders>
              <w:top w:val="nil"/>
              <w:left w:val="nil"/>
              <w:bottom w:val="nil"/>
              <w:right w:val="nil"/>
            </w:tcBorders>
            <w:shd w:val="clear" w:color="auto" w:fill="auto"/>
            <w:noWrap/>
            <w:vAlign w:val="bottom"/>
          </w:tcPr>
          <w:p w14:paraId="201BE848">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2.2580</w:t>
            </w:r>
          </w:p>
        </w:tc>
      </w:tr>
      <w:tr w14:paraId="56692BF4">
        <w:trPr>
          <w:trHeight w:val="280" w:hRule="atLeast"/>
          <w:jc w:val="center"/>
        </w:trPr>
        <w:tc>
          <w:tcPr>
            <w:tcW w:w="1120" w:type="dxa"/>
            <w:vMerge w:val="continue"/>
            <w:tcBorders>
              <w:left w:val="nil"/>
              <w:bottom w:val="single" w:color="auto" w:sz="4" w:space="0"/>
              <w:right w:val="nil"/>
            </w:tcBorders>
            <w:shd w:val="clear" w:color="auto" w:fill="auto"/>
            <w:noWrap/>
            <w:vAlign w:val="center"/>
          </w:tcPr>
          <w:p w14:paraId="3ED7D09D">
            <w:pPr>
              <w:widowControl/>
              <w:jc w:val="center"/>
              <w:rPr>
                <w:rFonts w:hint="default" w:ascii="Times New Roman" w:hAnsi="Times New Roman" w:eastAsia="宋体" w:cs="Times New Roman"/>
                <w:color w:val="000000"/>
                <w:kern w:val="0"/>
                <w:sz w:val="18"/>
                <w:szCs w:val="18"/>
                <w:lang w:val="en-US" w:eastAsia="zh-CN" w:bidi="ar"/>
              </w:rPr>
            </w:pPr>
          </w:p>
        </w:tc>
        <w:tc>
          <w:tcPr>
            <w:tcW w:w="1120" w:type="dxa"/>
            <w:vMerge w:val="continue"/>
            <w:tcBorders>
              <w:left w:val="nil"/>
              <w:bottom w:val="single" w:color="auto" w:sz="4" w:space="0"/>
              <w:right w:val="nil"/>
            </w:tcBorders>
            <w:shd w:val="clear" w:color="auto" w:fill="auto"/>
            <w:noWrap/>
            <w:vAlign w:val="center"/>
          </w:tcPr>
          <w:p w14:paraId="22FC5E3A">
            <w:pPr>
              <w:widowControl/>
              <w:jc w:val="center"/>
              <w:rPr>
                <w:rFonts w:hint="default" w:ascii="Times New Roman" w:hAnsi="Times New Roman" w:eastAsia="宋体" w:cs="Times New Roman"/>
                <w:color w:val="000000"/>
                <w:kern w:val="0"/>
                <w:sz w:val="18"/>
                <w:szCs w:val="18"/>
                <w:lang w:val="en-US" w:eastAsia="zh-CN" w:bidi="ar"/>
              </w:rPr>
            </w:pPr>
          </w:p>
        </w:tc>
        <w:tc>
          <w:tcPr>
            <w:tcW w:w="636" w:type="dxa"/>
            <w:vMerge w:val="continue"/>
            <w:tcBorders>
              <w:left w:val="nil"/>
              <w:bottom w:val="single" w:color="auto" w:sz="4" w:space="0"/>
              <w:right w:val="nil"/>
            </w:tcBorders>
            <w:shd w:val="clear" w:color="auto" w:fill="auto"/>
            <w:noWrap/>
            <w:vAlign w:val="center"/>
          </w:tcPr>
          <w:p w14:paraId="3EE7EF08">
            <w:pPr>
              <w:widowControl/>
              <w:jc w:val="center"/>
              <w:rPr>
                <w:rFonts w:hint="eastAsia" w:ascii="Times New Roman" w:hAnsi="Times New Roman" w:eastAsia="宋体" w:cs="Times New Roman"/>
                <w:color w:val="000000"/>
                <w:kern w:val="0"/>
                <w:sz w:val="18"/>
                <w:szCs w:val="18"/>
                <w:lang w:val="en-US" w:eastAsia="zh-CN" w:bidi="ar"/>
              </w:rPr>
            </w:pPr>
          </w:p>
        </w:tc>
        <w:tc>
          <w:tcPr>
            <w:tcW w:w="1759" w:type="dxa"/>
            <w:tcBorders>
              <w:top w:val="nil"/>
              <w:left w:val="nil"/>
              <w:bottom w:val="single" w:color="auto" w:sz="4" w:space="0"/>
              <w:right w:val="nil"/>
            </w:tcBorders>
            <w:shd w:val="clear" w:color="auto" w:fill="auto"/>
            <w:noWrap/>
            <w:vAlign w:val="center"/>
          </w:tcPr>
          <w:p w14:paraId="1D8CE8BA">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DETREND</w:t>
            </w:r>
          </w:p>
        </w:tc>
        <w:tc>
          <w:tcPr>
            <w:tcW w:w="1060" w:type="dxa"/>
            <w:tcBorders>
              <w:top w:val="nil"/>
              <w:left w:val="nil"/>
              <w:bottom w:val="single" w:color="auto" w:sz="4" w:space="0"/>
              <w:right w:val="nil"/>
            </w:tcBorders>
            <w:shd w:val="clear" w:color="auto" w:fill="auto"/>
            <w:noWrap/>
            <w:vAlign w:val="bottom"/>
          </w:tcPr>
          <w:p w14:paraId="2EA1F3D6">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0.8622</w:t>
            </w:r>
          </w:p>
        </w:tc>
        <w:tc>
          <w:tcPr>
            <w:tcW w:w="1060" w:type="dxa"/>
            <w:tcBorders>
              <w:top w:val="nil"/>
              <w:left w:val="nil"/>
              <w:bottom w:val="single" w:color="auto" w:sz="4" w:space="0"/>
              <w:right w:val="nil"/>
            </w:tcBorders>
            <w:shd w:val="clear" w:color="auto" w:fill="auto"/>
            <w:noWrap/>
            <w:vAlign w:val="bottom"/>
          </w:tcPr>
          <w:p w14:paraId="6C2BF91C">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1.7309</w:t>
            </w:r>
          </w:p>
        </w:tc>
        <w:tc>
          <w:tcPr>
            <w:tcW w:w="1060" w:type="dxa"/>
            <w:tcBorders>
              <w:top w:val="nil"/>
              <w:left w:val="nil"/>
              <w:bottom w:val="single" w:color="auto" w:sz="4" w:space="0"/>
              <w:right w:val="nil"/>
            </w:tcBorders>
            <w:shd w:val="clear" w:color="auto" w:fill="auto"/>
            <w:noWrap/>
            <w:vAlign w:val="bottom"/>
          </w:tcPr>
          <w:p w14:paraId="6C48FBFC">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2.6942</w:t>
            </w:r>
          </w:p>
        </w:tc>
        <w:tc>
          <w:tcPr>
            <w:tcW w:w="1060" w:type="dxa"/>
            <w:tcBorders>
              <w:top w:val="nil"/>
              <w:left w:val="nil"/>
              <w:bottom w:val="single" w:color="auto" w:sz="4" w:space="0"/>
              <w:right w:val="nil"/>
            </w:tcBorders>
            <w:shd w:val="clear" w:color="auto" w:fill="auto"/>
            <w:noWrap/>
            <w:vAlign w:val="bottom"/>
          </w:tcPr>
          <w:p w14:paraId="2C309BD9">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0.8191</w:t>
            </w:r>
          </w:p>
        </w:tc>
        <w:tc>
          <w:tcPr>
            <w:tcW w:w="1060" w:type="dxa"/>
            <w:tcBorders>
              <w:top w:val="nil"/>
              <w:left w:val="nil"/>
              <w:bottom w:val="single" w:color="auto" w:sz="4" w:space="0"/>
              <w:right w:val="nil"/>
            </w:tcBorders>
            <w:shd w:val="clear" w:color="auto" w:fill="auto"/>
            <w:noWrap/>
            <w:vAlign w:val="bottom"/>
          </w:tcPr>
          <w:p w14:paraId="1D8FE250">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1.9754</w:t>
            </w:r>
          </w:p>
        </w:tc>
        <w:tc>
          <w:tcPr>
            <w:tcW w:w="1060" w:type="dxa"/>
            <w:tcBorders>
              <w:top w:val="nil"/>
              <w:left w:val="nil"/>
              <w:bottom w:val="single" w:color="auto" w:sz="4" w:space="0"/>
              <w:right w:val="nil"/>
            </w:tcBorders>
            <w:shd w:val="clear" w:color="auto" w:fill="auto"/>
            <w:noWrap/>
            <w:vAlign w:val="bottom"/>
          </w:tcPr>
          <w:p w14:paraId="0A628227">
            <w:pPr>
              <w:widowControl/>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bidi="ar"/>
              </w:rPr>
              <w:t>2.3513</w:t>
            </w:r>
          </w:p>
        </w:tc>
      </w:tr>
    </w:tbl>
    <w:p w14:paraId="38EE2A66">
      <w:pPr>
        <w:autoSpaceDN w:val="0"/>
        <w:jc w:val="left"/>
        <w:rPr>
          <w:rFonts w:ascii="Times New Roman" w:hAnsi="Times New Roman" w:eastAsia="宋体" w:cs="Times New Roman"/>
          <w:color w:val="000000"/>
          <w:kern w:val="0"/>
          <w:sz w:val="18"/>
          <w:szCs w:val="18"/>
          <w:lang w:bidi="ar"/>
        </w:rPr>
      </w:pPr>
    </w:p>
    <w:tbl>
      <w:tblPr>
        <w:tblStyle w:val="14"/>
        <w:tblpPr w:leftFromText="180" w:rightFromText="180" w:vertAnchor="text" w:horzAnchor="page" w:tblpX="1791" w:tblpY="302"/>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3717C871">
        <w:tc>
          <w:tcPr>
            <w:tcW w:w="4261" w:type="dxa"/>
          </w:tcPr>
          <w:p w14:paraId="1DF217C8">
            <w:pPr>
              <w:jc w:val="center"/>
              <w:rPr>
                <w:rFonts w:hint="eastAsia" w:eastAsiaTheme="minorEastAsia"/>
                <w:lang w:eastAsia="zh-CN"/>
              </w:rPr>
            </w:pPr>
            <w:r>
              <w:rPr>
                <w:rFonts w:hint="eastAsia" w:eastAsiaTheme="minorEastAsia"/>
                <w:lang w:eastAsia="zh-CN"/>
              </w:rPr>
              <w:drawing>
                <wp:inline distT="0" distB="0" distL="114300" distR="114300">
                  <wp:extent cx="2160270" cy="2160270"/>
                  <wp:effectExtent l="0" t="0" r="24130" b="24130"/>
                  <wp:docPr id="1" name="图片 1" descr="SNSBE_SG_FD - SOC - DCNN_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NSBE_SG_FD - SOC - DCNN_scatter"/>
                          <pic:cNvPicPr>
                            <a:picLocks noChangeAspect="1"/>
                          </pic:cNvPicPr>
                        </pic:nvPicPr>
                        <pic:blipFill>
                          <a:blip r:embed="rId16"/>
                          <a:stretch>
                            <a:fillRect/>
                          </a:stretch>
                        </pic:blipFill>
                        <pic:spPr>
                          <a:xfrm>
                            <a:off x="0" y="0"/>
                            <a:ext cx="2160270" cy="2160270"/>
                          </a:xfrm>
                          <a:prstGeom prst="rect">
                            <a:avLst/>
                          </a:prstGeom>
                        </pic:spPr>
                      </pic:pic>
                    </a:graphicData>
                  </a:graphic>
                </wp:inline>
              </w:drawing>
            </w:r>
          </w:p>
        </w:tc>
        <w:tc>
          <w:tcPr>
            <w:tcW w:w="4261" w:type="dxa"/>
          </w:tcPr>
          <w:p w14:paraId="085FC2E0">
            <w:pPr>
              <w:jc w:val="center"/>
            </w:pPr>
            <w:r>
              <w:drawing>
                <wp:inline distT="0" distB="0" distL="0" distR="0">
                  <wp:extent cx="2303145" cy="2303145"/>
                  <wp:effectExtent l="0" t="0" r="8255" b="8255"/>
                  <wp:docPr id="20000184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18468" name="图片 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03145" cy="2303145"/>
                          </a:xfrm>
                          <a:prstGeom prst="rect">
                            <a:avLst/>
                          </a:prstGeom>
                        </pic:spPr>
                      </pic:pic>
                    </a:graphicData>
                  </a:graphic>
                </wp:inline>
              </w:drawing>
            </w:r>
          </w:p>
        </w:tc>
      </w:tr>
      <w:tr w14:paraId="67415F9D">
        <w:tc>
          <w:tcPr>
            <w:tcW w:w="4261" w:type="dxa"/>
          </w:tcPr>
          <w:p w14:paraId="1174629D">
            <w:pPr>
              <w:pStyle w:val="6"/>
              <w:jc w:val="center"/>
            </w:pPr>
            <w:r>
              <w:rPr>
                <w:rFonts w:hint="eastAsia" w:ascii="Times New Roman" w:hAnsi="Times New Roman" w:eastAsia="宋体" w:cs="Times New Roman"/>
                <w:color w:val="000000"/>
                <w:kern w:val="0"/>
                <w:sz w:val="18"/>
                <w:szCs w:val="18"/>
                <w:lang w:bidi="ar"/>
              </w:rPr>
              <w:t>（a）</w:t>
            </w:r>
          </w:p>
        </w:tc>
        <w:tc>
          <w:tcPr>
            <w:tcW w:w="4261" w:type="dxa"/>
          </w:tcPr>
          <w:p w14:paraId="1BB5E7A5">
            <w:pPr>
              <w:pStyle w:val="6"/>
              <w:jc w:val="center"/>
            </w:pPr>
            <w:r>
              <w:rPr>
                <w:rFonts w:hint="eastAsia" w:ascii="Times New Roman" w:hAnsi="Times New Roman" w:eastAsia="宋体" w:cs="Times New Roman"/>
                <w:color w:val="000000"/>
                <w:kern w:val="0"/>
                <w:sz w:val="18"/>
                <w:szCs w:val="18"/>
                <w:lang w:bidi="ar"/>
              </w:rPr>
              <w:t>（b）</w:t>
            </w:r>
          </w:p>
        </w:tc>
      </w:tr>
      <w:tr w14:paraId="10CACA8F">
        <w:trPr>
          <w:trHeight w:val="3499" w:hRule="atLeast"/>
        </w:trPr>
        <w:tc>
          <w:tcPr>
            <w:tcW w:w="4261" w:type="dxa"/>
          </w:tcPr>
          <w:p w14:paraId="6D70295B">
            <w:pPr>
              <w:jc w:val="center"/>
            </w:pPr>
            <w:r>
              <w:drawing>
                <wp:inline distT="0" distB="0" distL="0" distR="0">
                  <wp:extent cx="2159635" cy="2159635"/>
                  <wp:effectExtent l="0" t="0" r="24765" b="24765"/>
                  <wp:docPr id="7165505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50520" name="图片 2"/>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60000" cy="2160000"/>
                          </a:xfrm>
                          <a:prstGeom prst="rect">
                            <a:avLst/>
                          </a:prstGeom>
                        </pic:spPr>
                      </pic:pic>
                    </a:graphicData>
                  </a:graphic>
                </wp:inline>
              </w:drawing>
            </w:r>
          </w:p>
        </w:tc>
        <w:tc>
          <w:tcPr>
            <w:tcW w:w="4261" w:type="dxa"/>
          </w:tcPr>
          <w:p w14:paraId="720D8D30">
            <w:pPr>
              <w:jc w:val="center"/>
            </w:pPr>
            <w:r>
              <w:drawing>
                <wp:inline distT="0" distB="0" distL="0" distR="0">
                  <wp:extent cx="2159635" cy="2159635"/>
                  <wp:effectExtent l="0" t="0" r="0" b="0"/>
                  <wp:docPr id="894439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3953" name="图片 3"/>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60000" cy="2160000"/>
                          </a:xfrm>
                          <a:prstGeom prst="rect">
                            <a:avLst/>
                          </a:prstGeom>
                        </pic:spPr>
                      </pic:pic>
                    </a:graphicData>
                  </a:graphic>
                </wp:inline>
              </w:drawing>
            </w:r>
          </w:p>
        </w:tc>
      </w:tr>
      <w:tr w14:paraId="3FC9C13D">
        <w:tc>
          <w:tcPr>
            <w:tcW w:w="4261" w:type="dxa"/>
          </w:tcPr>
          <w:p w14:paraId="55E545EC">
            <w:pPr>
              <w:pStyle w:val="6"/>
              <w:jc w:val="center"/>
            </w:pPr>
            <w:r>
              <w:rPr>
                <w:rFonts w:hint="eastAsia" w:ascii="Times New Roman" w:hAnsi="Times New Roman" w:eastAsia="宋体" w:cs="Times New Roman"/>
                <w:color w:val="000000"/>
                <w:kern w:val="0"/>
                <w:sz w:val="18"/>
                <w:szCs w:val="18"/>
                <w:lang w:bidi="ar"/>
              </w:rPr>
              <w:t>（c）</w:t>
            </w:r>
          </w:p>
        </w:tc>
        <w:tc>
          <w:tcPr>
            <w:tcW w:w="4261" w:type="dxa"/>
          </w:tcPr>
          <w:p w14:paraId="336FC9EC">
            <w:pPr>
              <w:pStyle w:val="6"/>
              <w:jc w:val="center"/>
            </w:pPr>
            <w:r>
              <w:rPr>
                <w:rFonts w:hint="eastAsia" w:ascii="Times New Roman" w:hAnsi="Times New Roman" w:eastAsia="宋体" w:cs="Times New Roman"/>
                <w:color w:val="000000"/>
                <w:kern w:val="0"/>
                <w:sz w:val="18"/>
                <w:szCs w:val="18"/>
                <w:lang w:bidi="ar"/>
              </w:rPr>
              <w:t>（d）</w:t>
            </w:r>
          </w:p>
        </w:tc>
      </w:tr>
    </w:tbl>
    <w:p w14:paraId="6B2AAAD8">
      <w:pPr>
        <w:jc w:val="center"/>
      </w:pPr>
    </w:p>
    <w:p w14:paraId="52F065D3">
      <w:pPr>
        <w:jc w:val="center"/>
      </w:pPr>
    </w:p>
    <w:p w14:paraId="749BFA63">
      <w:pPr>
        <w:pStyle w:val="6"/>
        <w:jc w:val="center"/>
        <w:rPr>
          <w:rFonts w:ascii="Times New Roman" w:hAnsi="Times New Roman" w:eastAsia="宋体" w:cs="Times New Roman"/>
          <w:color w:val="000000"/>
          <w:kern w:val="0"/>
          <w:sz w:val="18"/>
          <w:szCs w:val="18"/>
          <w:lang w:bidi="ar"/>
        </w:rPr>
      </w:pPr>
      <w:bookmarkStart w:id="22" w:name="_Ref195517876"/>
      <w:bookmarkStart w:id="23" w:name="_Ref1765794216"/>
      <w:r>
        <w:rPr>
          <w:rFonts w:hint="eastAsia" w:ascii="Times New Roman" w:hAnsi="Times New Roman" w:eastAsia="宋体" w:cs="Times New Roman"/>
          <w:color w:val="000000"/>
          <w:kern w:val="0"/>
          <w:sz w:val="18"/>
          <w:szCs w:val="18"/>
          <w:lang w:bidi="ar"/>
        </w:rPr>
        <w:t>图</w:t>
      </w:r>
      <w:r>
        <w:rPr>
          <w:rFonts w:ascii="Times New Roman" w:hAnsi="Times New Roman" w:eastAsia="宋体" w:cs="Times New Roman"/>
          <w:color w:val="000000"/>
          <w:kern w:val="0"/>
          <w:sz w:val="18"/>
          <w:szCs w:val="18"/>
          <w:lang w:bidi="ar"/>
        </w:rPr>
        <w:fldChar w:fldCharType="begin"/>
      </w:r>
      <w:r>
        <w:rPr>
          <w:rFonts w:ascii="Times New Roman" w:hAnsi="Times New Roman" w:eastAsia="宋体" w:cs="Times New Roman"/>
          <w:color w:val="000000"/>
          <w:kern w:val="0"/>
          <w:sz w:val="18"/>
          <w:szCs w:val="18"/>
          <w:lang w:bidi="ar"/>
        </w:rPr>
        <w:instrText xml:space="preserve"> </w:instrText>
      </w:r>
      <w:r>
        <w:rPr>
          <w:rFonts w:hint="eastAsia" w:ascii="Times New Roman" w:hAnsi="Times New Roman" w:eastAsia="宋体" w:cs="Times New Roman"/>
          <w:color w:val="000000"/>
          <w:kern w:val="0"/>
          <w:sz w:val="18"/>
          <w:szCs w:val="18"/>
          <w:lang w:bidi="ar"/>
        </w:rPr>
        <w:instrText xml:space="preserve">SEQ 图 \* ARABIC</w:instrText>
      </w:r>
      <w:r>
        <w:rPr>
          <w:rFonts w:ascii="Times New Roman" w:hAnsi="Times New Roman" w:eastAsia="宋体" w:cs="Times New Roman"/>
          <w:color w:val="000000"/>
          <w:kern w:val="0"/>
          <w:sz w:val="18"/>
          <w:szCs w:val="18"/>
          <w:lang w:bidi="ar"/>
        </w:rPr>
        <w:instrText xml:space="preserve"> </w:instrText>
      </w:r>
      <w:r>
        <w:rPr>
          <w:rFonts w:ascii="Times New Roman" w:hAnsi="Times New Roman" w:eastAsia="宋体" w:cs="Times New Roman"/>
          <w:color w:val="000000"/>
          <w:kern w:val="0"/>
          <w:sz w:val="18"/>
          <w:szCs w:val="18"/>
          <w:lang w:bidi="ar"/>
        </w:rPr>
        <w:fldChar w:fldCharType="separate"/>
      </w:r>
      <w:r>
        <w:rPr>
          <w:rFonts w:ascii="Times New Roman" w:hAnsi="Times New Roman" w:eastAsia="宋体" w:cs="Times New Roman"/>
          <w:color w:val="000000"/>
          <w:kern w:val="0"/>
          <w:sz w:val="18"/>
          <w:szCs w:val="18"/>
          <w:lang w:bidi="ar"/>
        </w:rPr>
        <w:t>7</w:t>
      </w:r>
      <w:r>
        <w:rPr>
          <w:rFonts w:ascii="Times New Roman" w:hAnsi="Times New Roman" w:eastAsia="宋体" w:cs="Times New Roman"/>
          <w:color w:val="000000"/>
          <w:kern w:val="0"/>
          <w:sz w:val="18"/>
          <w:szCs w:val="18"/>
          <w:lang w:bidi="ar"/>
        </w:rPr>
        <w:fldChar w:fldCharType="end"/>
      </w:r>
      <w:bookmarkEnd w:id="22"/>
      <w:r>
        <w:rPr>
          <w:rFonts w:hint="eastAsia" w:ascii="Times New Roman" w:hAnsi="Times New Roman" w:eastAsia="宋体" w:cs="Times New Roman"/>
          <w:color w:val="000000"/>
          <w:kern w:val="0"/>
          <w:sz w:val="18"/>
          <w:szCs w:val="18"/>
          <w:lang w:bidi="ar"/>
        </w:rPr>
        <w:t>基于深度学习DS-DCNN（a）、ResNet（b）、VGG（c）、ViT（d）建模的SOC 的实测值与预测值的散点图</w:t>
      </w:r>
      <w:bookmarkEnd w:id="23"/>
    </w:p>
    <w:p w14:paraId="1EE1A8FE">
      <w:pPr>
        <w:autoSpaceDN w:val="0"/>
        <w:jc w:val="center"/>
        <w:rPr>
          <w:rFonts w:ascii="Times New Roman" w:hAnsi="Times New Roman" w:eastAsia="宋体" w:cs="Times New Roman"/>
          <w:color w:val="000000"/>
          <w:kern w:val="0"/>
          <w:sz w:val="18"/>
          <w:szCs w:val="18"/>
          <w:lang w:bidi="ar"/>
        </w:rPr>
      </w:pPr>
      <w:r>
        <w:rPr>
          <w:rFonts w:ascii="Times New Roman" w:hAnsi="Times New Roman" w:eastAsia="宋体" w:cs="Times New Roman"/>
          <w:color w:val="000000"/>
          <w:kern w:val="0"/>
          <w:sz w:val="18"/>
          <w:szCs w:val="18"/>
          <w:lang w:bidi="ar"/>
        </w:rPr>
        <w:fldChar w:fldCharType="begin"/>
      </w:r>
      <w:r>
        <w:rPr>
          <w:rFonts w:ascii="Times New Roman" w:hAnsi="Times New Roman" w:eastAsia="宋体" w:cs="Times New Roman"/>
          <w:color w:val="000000"/>
          <w:kern w:val="0"/>
          <w:sz w:val="18"/>
          <w:szCs w:val="18"/>
          <w:lang w:bidi="ar"/>
        </w:rPr>
        <w:instrText xml:space="preserve"> REF _Ref195517876 \h  \* MERGEFORMAT </w:instrText>
      </w:r>
      <w:r>
        <w:rPr>
          <w:rFonts w:ascii="Times New Roman" w:hAnsi="Times New Roman" w:eastAsia="宋体" w:cs="Times New Roman"/>
          <w:color w:val="000000"/>
          <w:kern w:val="0"/>
          <w:sz w:val="18"/>
          <w:szCs w:val="18"/>
          <w:lang w:bidi="ar"/>
        </w:rPr>
        <w:fldChar w:fldCharType="separate"/>
      </w:r>
      <w:r>
        <w:rPr>
          <w:rFonts w:ascii="Times New Roman" w:hAnsi="Times New Roman" w:eastAsia="宋体" w:cs="Times New Roman"/>
          <w:color w:val="000000"/>
          <w:kern w:val="0"/>
          <w:sz w:val="18"/>
          <w:szCs w:val="18"/>
          <w:lang w:bidi="ar"/>
        </w:rPr>
        <w:t>Fig.7</w:t>
      </w:r>
      <w:r>
        <w:rPr>
          <w:rFonts w:ascii="Times New Roman" w:hAnsi="Times New Roman" w:eastAsia="宋体" w:cs="Times New Roman"/>
          <w:color w:val="000000"/>
          <w:kern w:val="0"/>
          <w:sz w:val="18"/>
          <w:szCs w:val="18"/>
          <w:lang w:bidi="ar"/>
        </w:rPr>
        <w:fldChar w:fldCharType="end"/>
      </w:r>
      <w:r>
        <w:rPr>
          <w:rFonts w:ascii="Times New Roman" w:hAnsi="Times New Roman" w:eastAsia="宋体" w:cs="Times New Roman"/>
          <w:color w:val="000000"/>
          <w:kern w:val="0"/>
          <w:sz w:val="18"/>
          <w:szCs w:val="18"/>
          <w:lang w:bidi="ar"/>
        </w:rPr>
        <w:t>.</w:t>
      </w:r>
      <w:r>
        <w:t xml:space="preserve"> </w:t>
      </w:r>
      <w:r>
        <w:rPr>
          <w:rFonts w:ascii="Times New Roman" w:hAnsi="Times New Roman" w:eastAsia="宋体" w:cs="Times New Roman"/>
          <w:color w:val="000000"/>
          <w:kern w:val="0"/>
          <w:sz w:val="18"/>
          <w:szCs w:val="18"/>
          <w:lang w:bidi="ar"/>
        </w:rPr>
        <w:t>Scatter plot of measured and predicted SOC values based on deep learning DS-DCNN (a), ResNet (b), VGG (c), ViT (d) modeling</w:t>
      </w:r>
    </w:p>
    <w:p w14:paraId="5B572CBD">
      <w:pPr>
        <w:autoSpaceDN w:val="0"/>
        <w:jc w:val="center"/>
        <w:rPr>
          <w:rFonts w:ascii="Times New Roman" w:hAnsi="Times New Roman" w:eastAsia="宋体" w:cs="Times New Roman"/>
          <w:color w:val="000000"/>
          <w:kern w:val="0"/>
          <w:sz w:val="18"/>
          <w:szCs w:val="18"/>
          <w:lang w:bidi="ar"/>
        </w:rPr>
      </w:pPr>
    </w:p>
    <w:p w14:paraId="509D4848">
      <w:pPr>
        <w:autoSpaceDN w:val="0"/>
        <w:ind w:firstLine="420" w:firstLineChars="0"/>
        <w:jc w:val="both"/>
        <w:rPr>
          <w:rFonts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通过 SHAP 分析对比 DS-DCNN 模型在不同特征集下的特征重要性差异发现，仅含土壤养分与光谱数据的 SNSB 模式中，总氮（TN）、速效钾（AK）、全磷（TP）等土壤养分参数</w:t>
      </w:r>
      <w:r>
        <w:rPr>
          <w:rFonts w:hint="eastAsia" w:ascii="Times New Roman" w:hAnsi="Times New Roman" w:eastAsia="宋体" w:cs="Times New Roman"/>
          <w:color w:val="000000"/>
          <w:kern w:val="0"/>
          <w:sz w:val="18"/>
          <w:szCs w:val="18"/>
          <w:lang w:val="en-US" w:eastAsia="zh-CN" w:bidi="ar"/>
        </w:rPr>
        <w:t>与光谱波段</w:t>
      </w:r>
      <w:r>
        <w:rPr>
          <w:rFonts w:hint="eastAsia" w:ascii="Times New Roman" w:hAnsi="Times New Roman" w:eastAsia="宋体" w:cs="Times New Roman"/>
          <w:color w:val="000000"/>
          <w:kern w:val="0"/>
          <w:sz w:val="18"/>
          <w:szCs w:val="18"/>
          <w:lang w:bidi="ar"/>
        </w:rPr>
        <w:t>主导 SOC 预测；而加入环境因子的 SNSBE 模式下，海拔（ELEV）、年均降雨（AN_RAIN）、酸碱度（pH）等显著影响模型决策。环境因子的引入弱化了传统养分参数的绝对主导地位（如 TN 的 SHAP 均值下降），却强化了光谱特征中 2290 nm 吸收峰的重要性（排名显著提升），表明动态卷积层可有效融合宏观地理分异与微观化学特征。此外，SNSBE 的特征贡献离散度较 SNSB 降低，显示多源数据协同提升了模型稳定性。模型解析揭示，SOC 积累受多尺度因素调控：地形气候通过水热分配间接影响植被生产力，而养分循环和光谱吸收特性则直接反映土壤内部生化过程。</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3AE6C316">
        <w:tc>
          <w:tcPr>
            <w:tcW w:w="4261" w:type="dxa"/>
          </w:tcPr>
          <w:p w14:paraId="1957BBFF">
            <w:pPr>
              <w:jc w:val="center"/>
            </w:pPr>
            <w:r>
              <w:drawing>
                <wp:inline distT="0" distB="0" distL="0" distR="0">
                  <wp:extent cx="1703070" cy="2159635"/>
                  <wp:effectExtent l="0" t="0" r="11430" b="12065"/>
                  <wp:docPr id="114861767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17672" name="图片 2"/>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03471" cy="2160000"/>
                          </a:xfrm>
                          <a:prstGeom prst="rect">
                            <a:avLst/>
                          </a:prstGeom>
                        </pic:spPr>
                      </pic:pic>
                    </a:graphicData>
                  </a:graphic>
                </wp:inline>
              </w:drawing>
            </w:r>
          </w:p>
        </w:tc>
        <w:tc>
          <w:tcPr>
            <w:tcW w:w="4261" w:type="dxa"/>
          </w:tcPr>
          <w:p w14:paraId="55D3D6DD">
            <w:pPr>
              <w:jc w:val="center"/>
            </w:pPr>
            <w:r>
              <w:rPr>
                <w:rFonts w:hint="eastAsia"/>
              </w:rPr>
              <w:drawing>
                <wp:inline distT="0" distB="0" distL="0" distR="0">
                  <wp:extent cx="1700530" cy="2159635"/>
                  <wp:effectExtent l="0" t="0" r="1270" b="24765"/>
                  <wp:docPr id="89218701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87010" name="图片 1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00726" cy="2160000"/>
                          </a:xfrm>
                          <a:prstGeom prst="rect">
                            <a:avLst/>
                          </a:prstGeom>
                        </pic:spPr>
                      </pic:pic>
                    </a:graphicData>
                  </a:graphic>
                </wp:inline>
              </w:drawing>
            </w:r>
          </w:p>
        </w:tc>
      </w:tr>
      <w:tr w14:paraId="11E9FD4F">
        <w:tc>
          <w:tcPr>
            <w:tcW w:w="4261" w:type="dxa"/>
          </w:tcPr>
          <w:p w14:paraId="41D704EC">
            <w:pPr>
              <w:pStyle w:val="6"/>
              <w:jc w:val="center"/>
            </w:pPr>
            <w:r>
              <w:rPr>
                <w:rFonts w:hint="eastAsia" w:ascii="Times New Roman" w:hAnsi="Times New Roman" w:eastAsia="宋体" w:cs="Times New Roman"/>
                <w:color w:val="000000"/>
                <w:kern w:val="0"/>
                <w:sz w:val="18"/>
                <w:szCs w:val="18"/>
                <w:lang w:bidi="ar"/>
              </w:rPr>
              <w:t>（a）</w:t>
            </w:r>
          </w:p>
        </w:tc>
        <w:tc>
          <w:tcPr>
            <w:tcW w:w="4261" w:type="dxa"/>
          </w:tcPr>
          <w:p w14:paraId="70E4BB15">
            <w:pPr>
              <w:pStyle w:val="6"/>
              <w:jc w:val="center"/>
            </w:pPr>
            <w:r>
              <w:rPr>
                <w:rFonts w:hint="eastAsia" w:ascii="Times New Roman" w:hAnsi="Times New Roman" w:eastAsia="宋体" w:cs="Times New Roman"/>
                <w:color w:val="000000"/>
                <w:kern w:val="0"/>
                <w:sz w:val="18"/>
                <w:szCs w:val="18"/>
                <w:lang w:bidi="ar"/>
              </w:rPr>
              <w:t>（b）</w:t>
            </w:r>
          </w:p>
        </w:tc>
      </w:tr>
    </w:tbl>
    <w:p w14:paraId="7721D9A8"/>
    <w:p w14:paraId="39D7FAB5">
      <w:pPr>
        <w:pStyle w:val="6"/>
        <w:jc w:val="center"/>
        <w:rPr>
          <w:rFonts w:ascii="Times New Roman" w:hAnsi="Times New Roman" w:eastAsia="宋体" w:cs="Times New Roman"/>
          <w:color w:val="000000"/>
          <w:kern w:val="0"/>
          <w:sz w:val="18"/>
          <w:szCs w:val="18"/>
          <w:lang w:bidi="ar"/>
        </w:rPr>
      </w:pPr>
      <w:bookmarkStart w:id="24" w:name="_Ref195517934"/>
      <w:r>
        <w:rPr>
          <w:rFonts w:hint="eastAsia" w:ascii="Times New Roman" w:hAnsi="Times New Roman" w:eastAsia="宋体" w:cs="Times New Roman"/>
          <w:color w:val="000000"/>
          <w:kern w:val="0"/>
          <w:sz w:val="18"/>
          <w:szCs w:val="18"/>
          <w:lang w:bidi="ar"/>
        </w:rPr>
        <w:t xml:space="preserve">图 </w:t>
      </w:r>
      <w:r>
        <w:rPr>
          <w:rFonts w:ascii="Times New Roman" w:hAnsi="Times New Roman" w:eastAsia="宋体" w:cs="Times New Roman"/>
          <w:color w:val="000000"/>
          <w:kern w:val="0"/>
          <w:sz w:val="18"/>
          <w:szCs w:val="18"/>
          <w:lang w:bidi="ar"/>
        </w:rPr>
        <w:fldChar w:fldCharType="begin"/>
      </w:r>
      <w:r>
        <w:rPr>
          <w:rFonts w:ascii="Times New Roman" w:hAnsi="Times New Roman" w:eastAsia="宋体" w:cs="Times New Roman"/>
          <w:color w:val="000000"/>
          <w:kern w:val="0"/>
          <w:sz w:val="18"/>
          <w:szCs w:val="18"/>
          <w:lang w:bidi="ar"/>
        </w:rPr>
        <w:instrText xml:space="preserve"> </w:instrText>
      </w:r>
      <w:r>
        <w:rPr>
          <w:rFonts w:hint="eastAsia" w:ascii="Times New Roman" w:hAnsi="Times New Roman" w:eastAsia="宋体" w:cs="Times New Roman"/>
          <w:color w:val="000000"/>
          <w:kern w:val="0"/>
          <w:sz w:val="18"/>
          <w:szCs w:val="18"/>
          <w:lang w:bidi="ar"/>
        </w:rPr>
        <w:instrText xml:space="preserve">SEQ 图 \* ARABIC</w:instrText>
      </w:r>
      <w:r>
        <w:rPr>
          <w:rFonts w:ascii="Times New Roman" w:hAnsi="Times New Roman" w:eastAsia="宋体" w:cs="Times New Roman"/>
          <w:color w:val="000000"/>
          <w:kern w:val="0"/>
          <w:sz w:val="18"/>
          <w:szCs w:val="18"/>
          <w:lang w:bidi="ar"/>
        </w:rPr>
        <w:instrText xml:space="preserve"> </w:instrText>
      </w:r>
      <w:r>
        <w:rPr>
          <w:rFonts w:ascii="Times New Roman" w:hAnsi="Times New Roman" w:eastAsia="宋体" w:cs="Times New Roman"/>
          <w:color w:val="000000"/>
          <w:kern w:val="0"/>
          <w:sz w:val="18"/>
          <w:szCs w:val="18"/>
          <w:lang w:bidi="ar"/>
        </w:rPr>
        <w:fldChar w:fldCharType="separate"/>
      </w:r>
      <w:r>
        <w:rPr>
          <w:rFonts w:ascii="Times New Roman" w:hAnsi="Times New Roman" w:eastAsia="宋体" w:cs="Times New Roman"/>
          <w:color w:val="000000"/>
          <w:kern w:val="0"/>
          <w:sz w:val="18"/>
          <w:szCs w:val="18"/>
          <w:lang w:bidi="ar"/>
        </w:rPr>
        <w:t>8</w:t>
      </w:r>
      <w:r>
        <w:rPr>
          <w:rFonts w:ascii="Times New Roman" w:hAnsi="Times New Roman" w:eastAsia="宋体" w:cs="Times New Roman"/>
          <w:color w:val="000000"/>
          <w:kern w:val="0"/>
          <w:sz w:val="18"/>
          <w:szCs w:val="18"/>
          <w:lang w:bidi="ar"/>
        </w:rPr>
        <w:fldChar w:fldCharType="end"/>
      </w:r>
      <w:r>
        <w:rPr>
          <w:rFonts w:hint="eastAsia" w:ascii="Times New Roman" w:hAnsi="Times New Roman" w:eastAsia="宋体" w:cs="Times New Roman"/>
          <w:color w:val="000000"/>
          <w:kern w:val="0"/>
          <w:sz w:val="18"/>
          <w:szCs w:val="18"/>
          <w:lang w:bidi="ar"/>
        </w:rPr>
        <w:t>基于深度学习DS-DCNN环境因素是否作为特征SNSB（a）、SNSBE（b）的SHAP 分析值</w:t>
      </w:r>
      <w:bookmarkEnd w:id="24"/>
    </w:p>
    <w:p w14:paraId="6C01160A">
      <w:pPr>
        <w:pStyle w:val="6"/>
        <w:jc w:val="center"/>
        <w:rPr>
          <w:rFonts w:ascii="Times New Roman" w:hAnsi="Times New Roman" w:eastAsia="宋体" w:cs="Times New Roman"/>
          <w:color w:val="000000"/>
          <w:kern w:val="0"/>
          <w:sz w:val="18"/>
          <w:szCs w:val="18"/>
          <w:lang w:bidi="ar"/>
        </w:rPr>
      </w:pPr>
      <w:r>
        <w:rPr>
          <w:rFonts w:ascii="Times New Roman" w:hAnsi="Times New Roman" w:eastAsia="宋体" w:cs="Times New Roman"/>
          <w:color w:val="000000"/>
          <w:kern w:val="0"/>
          <w:sz w:val="18"/>
          <w:szCs w:val="18"/>
          <w:lang w:bidi="ar"/>
        </w:rPr>
        <w:fldChar w:fldCharType="begin"/>
      </w:r>
      <w:r>
        <w:rPr>
          <w:rFonts w:ascii="Times New Roman" w:hAnsi="Times New Roman" w:eastAsia="宋体" w:cs="Times New Roman"/>
          <w:color w:val="000000"/>
          <w:kern w:val="0"/>
          <w:sz w:val="18"/>
          <w:szCs w:val="18"/>
          <w:lang w:bidi="ar"/>
        </w:rPr>
        <w:instrText xml:space="preserve"> REF _Ref195517934 \h  \* MERGEFORMAT </w:instrText>
      </w:r>
      <w:r>
        <w:rPr>
          <w:rFonts w:ascii="Times New Roman" w:hAnsi="Times New Roman" w:eastAsia="宋体" w:cs="Times New Roman"/>
          <w:color w:val="000000"/>
          <w:kern w:val="0"/>
          <w:sz w:val="18"/>
          <w:szCs w:val="18"/>
          <w:lang w:bidi="ar"/>
        </w:rPr>
        <w:fldChar w:fldCharType="separate"/>
      </w:r>
      <w:r>
        <w:rPr>
          <w:rFonts w:ascii="Times New Roman" w:hAnsi="Times New Roman" w:eastAsia="宋体" w:cs="Times New Roman"/>
          <w:color w:val="000000"/>
          <w:kern w:val="0"/>
          <w:sz w:val="18"/>
          <w:szCs w:val="18"/>
          <w:lang w:bidi="ar"/>
        </w:rPr>
        <w:t>Fig.</w:t>
      </w:r>
      <w:r>
        <w:rPr>
          <w:rFonts w:hint="eastAsia" w:ascii="Times New Roman" w:hAnsi="Times New Roman" w:eastAsia="宋体" w:cs="Times New Roman"/>
          <w:color w:val="000000"/>
          <w:kern w:val="0"/>
          <w:sz w:val="18"/>
          <w:szCs w:val="18"/>
          <w:lang w:bidi="ar"/>
        </w:rPr>
        <w:t xml:space="preserve"> </w:t>
      </w:r>
      <w:r>
        <w:rPr>
          <w:rFonts w:ascii="Times New Roman" w:hAnsi="Times New Roman" w:eastAsia="宋体" w:cs="Times New Roman"/>
          <w:color w:val="000000"/>
          <w:kern w:val="0"/>
          <w:sz w:val="18"/>
          <w:szCs w:val="18"/>
          <w:lang w:bidi="ar"/>
        </w:rPr>
        <w:t>8.</w:t>
      </w:r>
      <w:r>
        <w:rPr>
          <w:rFonts w:ascii="Times New Roman" w:hAnsi="Times New Roman" w:eastAsia="宋体" w:cs="Times New Roman"/>
          <w:color w:val="000000"/>
          <w:kern w:val="0"/>
          <w:sz w:val="18"/>
          <w:szCs w:val="18"/>
          <w:lang w:bidi="ar"/>
        </w:rPr>
        <w:fldChar w:fldCharType="end"/>
      </w:r>
      <w:r>
        <w:rPr>
          <w:rFonts w:ascii="Times New Roman" w:hAnsi="Times New Roman" w:eastAsia="宋体" w:cs="Times New Roman"/>
          <w:color w:val="000000"/>
          <w:kern w:val="0"/>
          <w:sz w:val="18"/>
          <w:szCs w:val="18"/>
          <w:lang w:bidi="ar"/>
        </w:rPr>
        <w:t xml:space="preserve"> SHAP analysis values of deep learning DS-DCNN based on whether environmental factors are used as features SNSB (a) and SNSBE (b)</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5FAA2A9D">
        <w:tc>
          <w:tcPr>
            <w:tcW w:w="4261" w:type="dxa"/>
          </w:tcPr>
          <w:p w14:paraId="7876F124">
            <w:pPr>
              <w:jc w:val="center"/>
            </w:pPr>
            <w:r>
              <w:rPr>
                <w:rFonts w:hint="eastAsia"/>
              </w:rPr>
              <w:drawing>
                <wp:inline distT="0" distB="0" distL="0" distR="0">
                  <wp:extent cx="2159635" cy="1223010"/>
                  <wp:effectExtent l="0" t="0" r="0" b="0"/>
                  <wp:docPr id="121379944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99447" name="图片 8"/>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60000" cy="1223029"/>
                          </a:xfrm>
                          <a:prstGeom prst="rect">
                            <a:avLst/>
                          </a:prstGeom>
                        </pic:spPr>
                      </pic:pic>
                    </a:graphicData>
                  </a:graphic>
                </wp:inline>
              </w:drawing>
            </w:r>
          </w:p>
        </w:tc>
        <w:tc>
          <w:tcPr>
            <w:tcW w:w="4261" w:type="dxa"/>
          </w:tcPr>
          <w:p w14:paraId="060DEF83">
            <w:pPr>
              <w:jc w:val="center"/>
            </w:pPr>
            <w:r>
              <w:rPr>
                <w:rFonts w:hint="eastAsia"/>
              </w:rPr>
              <w:drawing>
                <wp:inline distT="0" distB="0" distL="0" distR="0">
                  <wp:extent cx="2159635" cy="1223010"/>
                  <wp:effectExtent l="0" t="0" r="0" b="0"/>
                  <wp:docPr id="172658545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85451" name="图片 7"/>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160000" cy="1223029"/>
                          </a:xfrm>
                          <a:prstGeom prst="rect">
                            <a:avLst/>
                          </a:prstGeom>
                        </pic:spPr>
                      </pic:pic>
                    </a:graphicData>
                  </a:graphic>
                </wp:inline>
              </w:drawing>
            </w:r>
          </w:p>
        </w:tc>
      </w:tr>
      <w:tr w14:paraId="65F2F2D3">
        <w:tc>
          <w:tcPr>
            <w:tcW w:w="4261" w:type="dxa"/>
          </w:tcPr>
          <w:p w14:paraId="1E31A174">
            <w:pPr>
              <w:pStyle w:val="6"/>
              <w:jc w:val="center"/>
            </w:pPr>
            <w:r>
              <w:rPr>
                <w:rFonts w:hint="eastAsia" w:ascii="Times New Roman" w:hAnsi="Times New Roman" w:eastAsia="宋体" w:cs="Times New Roman"/>
                <w:color w:val="000000"/>
                <w:kern w:val="0"/>
                <w:sz w:val="18"/>
                <w:szCs w:val="18"/>
                <w:lang w:bidi="ar"/>
              </w:rPr>
              <w:t>（a）</w:t>
            </w:r>
          </w:p>
        </w:tc>
        <w:tc>
          <w:tcPr>
            <w:tcW w:w="4261" w:type="dxa"/>
          </w:tcPr>
          <w:p w14:paraId="710B9F80">
            <w:pPr>
              <w:pStyle w:val="6"/>
              <w:jc w:val="center"/>
            </w:pPr>
            <w:r>
              <w:rPr>
                <w:rFonts w:hint="eastAsia" w:ascii="Times New Roman" w:hAnsi="Times New Roman" w:eastAsia="宋体" w:cs="Times New Roman"/>
                <w:color w:val="000000"/>
                <w:kern w:val="0"/>
                <w:sz w:val="18"/>
                <w:szCs w:val="18"/>
                <w:lang w:bidi="ar"/>
              </w:rPr>
              <w:t>（b）</w:t>
            </w:r>
          </w:p>
        </w:tc>
      </w:tr>
      <w:tr w14:paraId="79954727">
        <w:tc>
          <w:tcPr>
            <w:tcW w:w="4261" w:type="dxa"/>
          </w:tcPr>
          <w:p w14:paraId="345A7620">
            <w:pPr>
              <w:jc w:val="center"/>
            </w:pPr>
            <w:r>
              <w:rPr>
                <w:rFonts w:hint="eastAsia"/>
              </w:rPr>
              <w:drawing>
                <wp:inline distT="0" distB="0" distL="0" distR="0">
                  <wp:extent cx="2159635" cy="1223010"/>
                  <wp:effectExtent l="0" t="0" r="0" b="0"/>
                  <wp:docPr id="13916712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71230" name="图片 6"/>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60000" cy="1223029"/>
                          </a:xfrm>
                          <a:prstGeom prst="rect">
                            <a:avLst/>
                          </a:prstGeom>
                        </pic:spPr>
                      </pic:pic>
                    </a:graphicData>
                  </a:graphic>
                </wp:inline>
              </w:drawing>
            </w:r>
          </w:p>
        </w:tc>
        <w:tc>
          <w:tcPr>
            <w:tcW w:w="4261" w:type="dxa"/>
          </w:tcPr>
          <w:p w14:paraId="0D726B91">
            <w:pPr>
              <w:jc w:val="center"/>
            </w:pPr>
            <w:r>
              <w:rPr>
                <w:rFonts w:hint="eastAsia"/>
              </w:rPr>
              <w:drawing>
                <wp:inline distT="0" distB="0" distL="0" distR="0">
                  <wp:extent cx="2159635" cy="1223010"/>
                  <wp:effectExtent l="0" t="0" r="0" b="0"/>
                  <wp:docPr id="204038305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83054" name="图片 5"/>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160000" cy="1223029"/>
                          </a:xfrm>
                          <a:prstGeom prst="rect">
                            <a:avLst/>
                          </a:prstGeom>
                        </pic:spPr>
                      </pic:pic>
                    </a:graphicData>
                  </a:graphic>
                </wp:inline>
              </w:drawing>
            </w:r>
          </w:p>
        </w:tc>
      </w:tr>
      <w:tr w14:paraId="3DAA2537">
        <w:tc>
          <w:tcPr>
            <w:tcW w:w="4261" w:type="dxa"/>
          </w:tcPr>
          <w:p w14:paraId="6ED7AD2F">
            <w:pPr>
              <w:pStyle w:val="6"/>
              <w:jc w:val="center"/>
            </w:pPr>
            <w:r>
              <w:rPr>
                <w:rFonts w:hint="eastAsia" w:ascii="Times New Roman" w:hAnsi="Times New Roman" w:eastAsia="宋体" w:cs="Times New Roman"/>
                <w:color w:val="000000"/>
                <w:kern w:val="0"/>
                <w:sz w:val="18"/>
                <w:szCs w:val="18"/>
                <w:lang w:bidi="ar"/>
              </w:rPr>
              <w:t>（c）</w:t>
            </w:r>
          </w:p>
        </w:tc>
        <w:tc>
          <w:tcPr>
            <w:tcW w:w="4261" w:type="dxa"/>
          </w:tcPr>
          <w:p w14:paraId="631BD43D">
            <w:pPr>
              <w:pStyle w:val="6"/>
              <w:jc w:val="center"/>
            </w:pPr>
            <w:r>
              <w:rPr>
                <w:rFonts w:hint="eastAsia" w:ascii="Times New Roman" w:hAnsi="Times New Roman" w:eastAsia="宋体" w:cs="Times New Roman"/>
                <w:color w:val="000000"/>
                <w:kern w:val="0"/>
                <w:sz w:val="18"/>
                <w:szCs w:val="18"/>
                <w:lang w:bidi="ar"/>
              </w:rPr>
              <w:t>（d）</w:t>
            </w:r>
          </w:p>
        </w:tc>
      </w:tr>
    </w:tbl>
    <w:p w14:paraId="52408C59">
      <w:pPr>
        <w:rPr>
          <w:lang w:bidi="ar"/>
        </w:rPr>
      </w:pPr>
    </w:p>
    <w:p w14:paraId="7FC333B6">
      <w:pPr>
        <w:pStyle w:val="6"/>
        <w:jc w:val="center"/>
        <w:rPr>
          <w:rFonts w:ascii="Times New Roman" w:hAnsi="Times New Roman" w:eastAsia="宋体" w:cs="Times New Roman"/>
          <w:color w:val="000000"/>
          <w:kern w:val="0"/>
          <w:sz w:val="18"/>
          <w:szCs w:val="18"/>
          <w:lang w:bidi="ar"/>
        </w:rPr>
      </w:pPr>
      <w:bookmarkStart w:id="25" w:name="_Ref195518035"/>
      <w:r>
        <w:rPr>
          <w:rFonts w:hint="eastAsia" w:ascii="Times New Roman" w:hAnsi="Times New Roman" w:eastAsia="宋体" w:cs="Times New Roman"/>
          <w:color w:val="000000"/>
          <w:kern w:val="0"/>
          <w:sz w:val="18"/>
          <w:szCs w:val="18"/>
          <w:lang w:bidi="ar"/>
        </w:rPr>
        <w:t xml:space="preserve">图 </w:t>
      </w:r>
      <w:r>
        <w:rPr>
          <w:rFonts w:ascii="Times New Roman" w:hAnsi="Times New Roman" w:eastAsia="宋体" w:cs="Times New Roman"/>
          <w:color w:val="000000"/>
          <w:kern w:val="0"/>
          <w:sz w:val="18"/>
          <w:szCs w:val="18"/>
          <w:lang w:bidi="ar"/>
        </w:rPr>
        <w:fldChar w:fldCharType="begin"/>
      </w:r>
      <w:r>
        <w:rPr>
          <w:rFonts w:ascii="Times New Roman" w:hAnsi="Times New Roman" w:eastAsia="宋体" w:cs="Times New Roman"/>
          <w:color w:val="000000"/>
          <w:kern w:val="0"/>
          <w:sz w:val="18"/>
          <w:szCs w:val="18"/>
          <w:lang w:bidi="ar"/>
        </w:rPr>
        <w:instrText xml:space="preserve"> </w:instrText>
      </w:r>
      <w:r>
        <w:rPr>
          <w:rFonts w:hint="eastAsia" w:ascii="Times New Roman" w:hAnsi="Times New Roman" w:eastAsia="宋体" w:cs="Times New Roman"/>
          <w:color w:val="000000"/>
          <w:kern w:val="0"/>
          <w:sz w:val="18"/>
          <w:szCs w:val="18"/>
          <w:lang w:bidi="ar"/>
        </w:rPr>
        <w:instrText xml:space="preserve">SEQ 图 \* ARABIC</w:instrText>
      </w:r>
      <w:r>
        <w:rPr>
          <w:rFonts w:ascii="Times New Roman" w:hAnsi="Times New Roman" w:eastAsia="宋体" w:cs="Times New Roman"/>
          <w:color w:val="000000"/>
          <w:kern w:val="0"/>
          <w:sz w:val="18"/>
          <w:szCs w:val="18"/>
          <w:lang w:bidi="ar"/>
        </w:rPr>
        <w:instrText xml:space="preserve"> </w:instrText>
      </w:r>
      <w:r>
        <w:rPr>
          <w:rFonts w:ascii="Times New Roman" w:hAnsi="Times New Roman" w:eastAsia="宋体" w:cs="Times New Roman"/>
          <w:color w:val="000000"/>
          <w:kern w:val="0"/>
          <w:sz w:val="18"/>
          <w:szCs w:val="18"/>
          <w:lang w:bidi="ar"/>
        </w:rPr>
        <w:fldChar w:fldCharType="separate"/>
      </w:r>
      <w:r>
        <w:rPr>
          <w:rFonts w:ascii="Times New Roman" w:hAnsi="Times New Roman" w:eastAsia="宋体" w:cs="Times New Roman"/>
          <w:color w:val="000000"/>
          <w:kern w:val="0"/>
          <w:sz w:val="18"/>
          <w:szCs w:val="18"/>
          <w:lang w:bidi="ar"/>
        </w:rPr>
        <w:t>9</w:t>
      </w:r>
      <w:r>
        <w:rPr>
          <w:rFonts w:ascii="Times New Roman" w:hAnsi="Times New Roman" w:eastAsia="宋体" w:cs="Times New Roman"/>
          <w:color w:val="000000"/>
          <w:kern w:val="0"/>
          <w:sz w:val="18"/>
          <w:szCs w:val="18"/>
          <w:lang w:bidi="ar"/>
        </w:rPr>
        <w:fldChar w:fldCharType="end"/>
      </w:r>
      <w:bookmarkEnd w:id="25"/>
      <w:r>
        <w:rPr>
          <w:rFonts w:hint="eastAsia" w:ascii="Times New Roman" w:hAnsi="Times New Roman" w:eastAsia="宋体" w:cs="Times New Roman"/>
          <w:color w:val="000000"/>
          <w:kern w:val="0"/>
          <w:sz w:val="18"/>
          <w:szCs w:val="18"/>
          <w:lang w:bidi="ar"/>
        </w:rPr>
        <w:t>基于深度学习DS-DCNN（a）、ResNet（b）、VGG（c）、ViT（d）建模 SOC 含量的预测精度曲线</w:t>
      </w:r>
    </w:p>
    <w:p w14:paraId="74912847">
      <w:pPr>
        <w:autoSpaceDN w:val="0"/>
        <w:jc w:val="center"/>
        <w:rPr>
          <w:rFonts w:ascii="Times New Roman" w:hAnsi="Times New Roman" w:eastAsia="宋体" w:cs="Times New Roman"/>
          <w:b/>
          <w:szCs w:val="21"/>
        </w:rPr>
      </w:pPr>
      <w:r>
        <w:rPr>
          <w:rFonts w:ascii="Times New Roman" w:hAnsi="Times New Roman" w:eastAsia="宋体" w:cs="Times New Roman"/>
          <w:color w:val="000000"/>
          <w:kern w:val="0"/>
          <w:sz w:val="18"/>
          <w:szCs w:val="18"/>
          <w:lang w:bidi="ar"/>
        </w:rPr>
        <w:fldChar w:fldCharType="begin"/>
      </w:r>
      <w:r>
        <w:rPr>
          <w:rFonts w:ascii="Times New Roman" w:hAnsi="Times New Roman" w:eastAsia="宋体" w:cs="Times New Roman"/>
          <w:color w:val="000000"/>
          <w:kern w:val="0"/>
          <w:sz w:val="18"/>
          <w:szCs w:val="18"/>
          <w:lang w:bidi="ar"/>
        </w:rPr>
        <w:instrText xml:space="preserve"> REF _Ref195518035 \h  \* MERGEFORMAT </w:instrText>
      </w:r>
      <w:r>
        <w:rPr>
          <w:rFonts w:ascii="Times New Roman" w:hAnsi="Times New Roman" w:eastAsia="宋体" w:cs="Times New Roman"/>
          <w:color w:val="000000"/>
          <w:kern w:val="0"/>
          <w:sz w:val="18"/>
          <w:szCs w:val="18"/>
          <w:lang w:bidi="ar"/>
        </w:rPr>
        <w:fldChar w:fldCharType="separate"/>
      </w:r>
      <w:r>
        <w:rPr>
          <w:rFonts w:ascii="Times New Roman" w:hAnsi="Times New Roman" w:eastAsia="宋体" w:cs="Times New Roman"/>
          <w:color w:val="000000"/>
          <w:kern w:val="0"/>
          <w:sz w:val="18"/>
          <w:szCs w:val="18"/>
          <w:lang w:bidi="ar"/>
        </w:rPr>
        <w:t>FIg.9</w:t>
      </w:r>
      <w:r>
        <w:rPr>
          <w:rFonts w:ascii="Times New Roman" w:hAnsi="Times New Roman" w:eastAsia="宋体" w:cs="Times New Roman"/>
          <w:color w:val="000000"/>
          <w:kern w:val="0"/>
          <w:sz w:val="18"/>
          <w:szCs w:val="18"/>
          <w:lang w:bidi="ar"/>
        </w:rPr>
        <w:fldChar w:fldCharType="end"/>
      </w:r>
      <w:r>
        <w:rPr>
          <w:rFonts w:hint="eastAsia" w:ascii="Times New Roman" w:hAnsi="Times New Roman" w:eastAsia="宋体" w:cs="Times New Roman"/>
          <w:color w:val="000000"/>
          <w:kern w:val="0"/>
          <w:sz w:val="18"/>
          <w:szCs w:val="18"/>
          <w:lang w:bidi="ar"/>
        </w:rPr>
        <w:t>.</w:t>
      </w:r>
      <w:r>
        <w:rPr>
          <w:rFonts w:ascii="Times New Roman" w:hAnsi="Times New Roman" w:eastAsia="宋体" w:cs="Times New Roman"/>
          <w:color w:val="000000"/>
          <w:kern w:val="0"/>
          <w:sz w:val="18"/>
          <w:szCs w:val="18"/>
          <w:lang w:bidi="ar"/>
        </w:rPr>
        <w:t>Prediction accuracy curve for SOC content based on deep learning</w:t>
      </w:r>
      <w:r>
        <w:rPr>
          <w:rFonts w:hint="eastAsia" w:ascii="Times New Roman" w:hAnsi="Times New Roman" w:eastAsia="宋体" w:cs="Times New Roman"/>
          <w:color w:val="000000"/>
          <w:kern w:val="0"/>
          <w:sz w:val="18"/>
          <w:szCs w:val="18"/>
          <w:lang w:bidi="ar"/>
        </w:rPr>
        <w:t xml:space="preserve"> DS-DCNN（a）、ResNet（b）、VGG（c）、ViT（d）</w:t>
      </w:r>
    </w:p>
    <w:p w14:paraId="405FF19D">
      <w:pPr>
        <w:spacing w:before="156" w:beforeLines="50" w:after="156" w:afterLines="50"/>
        <w:rPr>
          <w:rFonts w:ascii="Times New Roman" w:hAnsi="Times New Roman" w:eastAsia="黑体" w:cs="Times New Roman"/>
          <w:color w:val="C00000"/>
          <w:sz w:val="24"/>
        </w:rPr>
      </w:pPr>
      <w:r>
        <w:rPr>
          <w:rFonts w:hint="eastAsia" w:ascii="Times New Roman" w:hAnsi="Times New Roman" w:eastAsia="黑体" w:cs="Times New Roman"/>
          <w:color w:val="C00000"/>
          <w:sz w:val="24"/>
        </w:rPr>
        <w:t>4.讨论</w:t>
      </w:r>
    </w:p>
    <w:p w14:paraId="5BF499EB">
      <w:pPr>
        <w:widowControl/>
        <w:ind w:firstLine="420"/>
        <w:rPr>
          <w:rFonts w:ascii="Times New Roman" w:hAnsi="Times New Roman" w:eastAsia="宋体" w:cs="Times New Roman"/>
          <w:color w:val="C00000"/>
          <w:kern w:val="0"/>
          <w:sz w:val="18"/>
          <w:szCs w:val="18"/>
          <w:lang w:bidi="ar"/>
        </w:rPr>
      </w:pPr>
      <w:r>
        <w:rPr>
          <w:rFonts w:hint="eastAsia" w:ascii="Times New Roman" w:hAnsi="Times New Roman" w:eastAsia="宋体" w:cs="Times New Roman"/>
          <w:color w:val="C00000"/>
          <w:kern w:val="0"/>
          <w:sz w:val="18"/>
          <w:szCs w:val="18"/>
          <w:lang w:bidi="ar"/>
        </w:rPr>
        <w:t>本研究提出的DS-DCNN模型以广西国有高峰林场的 279红壤样本使用光谱数据集合环境因素和土壤元素养分含量，以土壤有机碳（SOC）为目标的预测任务，分析 20 种组合预处理方式，以 5 种机器学习和4种深度学习方法的建模方式，得到表现出显著优势（测试集R²=</w:t>
      </w:r>
      <w:r>
        <w:rPr>
          <w:rFonts w:hint="eastAsia" w:ascii="Times New Roman" w:hAnsi="Times New Roman" w:eastAsia="宋体" w:cs="Times New Roman"/>
          <w:color w:val="C00000"/>
          <w:kern w:val="0"/>
          <w:sz w:val="18"/>
          <w:szCs w:val="18"/>
          <w:lang w:eastAsia="zh-CN" w:bidi="ar"/>
        </w:rPr>
        <w:t>0.9167</w:t>
      </w:r>
      <w:r>
        <w:rPr>
          <w:rFonts w:hint="eastAsia" w:ascii="Times New Roman" w:hAnsi="Times New Roman" w:eastAsia="宋体" w:cs="Times New Roman"/>
          <w:color w:val="C00000"/>
          <w:kern w:val="0"/>
          <w:sz w:val="18"/>
          <w:szCs w:val="18"/>
          <w:lang w:bidi="ar"/>
        </w:rPr>
        <w:t>，RMSE=</w:t>
      </w:r>
      <w:r>
        <w:rPr>
          <w:rFonts w:hint="eastAsia" w:ascii="Times New Roman" w:hAnsi="Times New Roman" w:eastAsia="宋体" w:cs="Times New Roman"/>
          <w:color w:val="C00000"/>
          <w:kern w:val="0"/>
          <w:sz w:val="18"/>
          <w:szCs w:val="18"/>
          <w:lang w:eastAsia="zh-CN" w:bidi="ar"/>
        </w:rPr>
        <w:t>1.3405</w:t>
      </w:r>
      <w:r>
        <w:rPr>
          <w:rFonts w:hint="eastAsia" w:ascii="Times New Roman" w:hAnsi="Times New Roman" w:eastAsia="宋体" w:cs="Times New Roman"/>
          <w:color w:val="C00000"/>
          <w:kern w:val="0"/>
          <w:sz w:val="18"/>
          <w:szCs w:val="18"/>
          <w:lang w:bidi="ar"/>
        </w:rPr>
        <w:t>g/kg</w:t>
      </w:r>
      <w:r>
        <w:rPr>
          <w:rFonts w:hint="eastAsia" w:ascii="Times New Roman" w:hAnsi="Times New Roman" w:eastAsia="宋体" w:cs="Times New Roman"/>
          <w:color w:val="C00000"/>
          <w:kern w:val="0"/>
          <w:sz w:val="18"/>
          <w:szCs w:val="18"/>
          <w:vertAlign w:val="superscript"/>
          <w:lang w:bidi="ar"/>
        </w:rPr>
        <w:t>-</w:t>
      </w:r>
      <w:r>
        <w:rPr>
          <w:rFonts w:ascii="Times New Roman" w:hAnsi="Times New Roman" w:eastAsia="宋体" w:cs="Times New Roman"/>
          <w:color w:val="C00000"/>
          <w:kern w:val="0"/>
          <w:sz w:val="18"/>
          <w:szCs w:val="18"/>
          <w:vertAlign w:val="superscript"/>
          <w:lang w:bidi="ar"/>
        </w:rPr>
        <w:t>1</w:t>
      </w:r>
      <w:r>
        <w:rPr>
          <w:rFonts w:hint="eastAsia" w:ascii="Times New Roman" w:hAnsi="Times New Roman" w:eastAsia="宋体" w:cs="Times New Roman"/>
          <w:color w:val="C00000"/>
          <w:kern w:val="0"/>
          <w:sz w:val="18"/>
          <w:szCs w:val="18"/>
          <w:lang w:bidi="ar"/>
        </w:rPr>
        <w:t>，</w:t>
      </w:r>
      <w:r>
        <w:rPr>
          <w:rFonts w:ascii="Times New Roman" w:hAnsi="Times New Roman" w:eastAsia="宋体" w:cs="Times New Roman"/>
          <w:color w:val="C00000"/>
          <w:kern w:val="0"/>
          <w:sz w:val="18"/>
          <w:szCs w:val="18"/>
          <w:lang w:bidi="ar"/>
        </w:rPr>
        <w:t>RPD</w:t>
      </w:r>
      <w:r>
        <w:rPr>
          <w:rFonts w:hint="eastAsia" w:ascii="Times New Roman" w:hAnsi="Times New Roman" w:eastAsia="宋体" w:cs="Times New Roman"/>
          <w:color w:val="C00000"/>
          <w:kern w:val="0"/>
          <w:sz w:val="18"/>
          <w:szCs w:val="18"/>
          <w:lang w:bidi="ar"/>
        </w:rPr>
        <w:t>=</w:t>
      </w:r>
      <w:r>
        <w:rPr>
          <w:rFonts w:hint="eastAsia" w:ascii="Times New Roman" w:hAnsi="Times New Roman" w:eastAsia="宋体" w:cs="Times New Roman"/>
          <w:color w:val="C00000"/>
          <w:kern w:val="0"/>
          <w:sz w:val="18"/>
          <w:szCs w:val="18"/>
          <w:lang w:eastAsia="zh-CN" w:bidi="ar"/>
        </w:rPr>
        <w:t>3.4649</w:t>
      </w:r>
      <w:r>
        <w:rPr>
          <w:rFonts w:hint="eastAsia" w:ascii="Times New Roman" w:hAnsi="Times New Roman" w:eastAsia="宋体" w:cs="Times New Roman"/>
          <w:color w:val="C00000"/>
          <w:kern w:val="0"/>
          <w:sz w:val="18"/>
          <w:szCs w:val="18"/>
          <w:lang w:bidi="ar"/>
        </w:rPr>
        <w:t>）的动态深度可分离卷积神经网络。Savitzky-Golay平滑降噪结合一阶微分（</w:t>
      </w:r>
      <w:r>
        <w:rPr>
          <w:rFonts w:hint="eastAsia" w:ascii="Times New Roman" w:hAnsi="Times New Roman" w:eastAsia="宋体" w:cs="Times New Roman"/>
          <w:color w:val="C00000"/>
          <w:kern w:val="0"/>
          <w:sz w:val="18"/>
          <w:szCs w:val="18"/>
          <w:lang w:val="en-US" w:eastAsia="zh-CN" w:bidi="ar"/>
        </w:rPr>
        <w:t>SG-</w:t>
      </w:r>
      <w:r>
        <w:rPr>
          <w:rFonts w:hint="eastAsia" w:ascii="Times New Roman" w:hAnsi="Times New Roman" w:eastAsia="宋体" w:cs="Times New Roman"/>
          <w:color w:val="C00000"/>
          <w:kern w:val="0"/>
          <w:sz w:val="18"/>
          <w:szCs w:val="18"/>
          <w:lang w:bidi="ar"/>
        </w:rPr>
        <w:t>FD）的方式能有效的增强光谱数据的特征。再通过动态卷积核的适应性特征提取，卷积（</w:t>
      </w:r>
      <w:r>
        <w:rPr>
          <w:rFonts w:ascii="Times New Roman" w:hAnsi="Times New Roman" w:eastAsia="宋体" w:cs="Times New Roman"/>
          <w:color w:val="C00000"/>
          <w:kern w:val="0"/>
          <w:sz w:val="18"/>
          <w:szCs w:val="18"/>
          <w:lang w:bidi="ar"/>
        </w:rPr>
        <w:fldChar w:fldCharType="begin"/>
      </w:r>
      <w:r>
        <w:rPr>
          <w:rFonts w:ascii="Times New Roman" w:hAnsi="Times New Roman" w:eastAsia="宋体" w:cs="Times New Roman"/>
          <w:color w:val="C00000"/>
          <w:kern w:val="0"/>
          <w:sz w:val="18"/>
          <w:szCs w:val="18"/>
          <w:lang w:bidi="ar"/>
        </w:rPr>
        <w:instrText xml:space="preserve"> </w:instrText>
      </w:r>
      <w:r>
        <w:rPr>
          <w:rFonts w:hint="eastAsia" w:ascii="Times New Roman" w:hAnsi="Times New Roman" w:eastAsia="宋体" w:cs="Times New Roman"/>
          <w:color w:val="C00000"/>
          <w:kern w:val="0"/>
          <w:sz w:val="18"/>
          <w:szCs w:val="18"/>
          <w:lang w:bidi="ar"/>
        </w:rPr>
        <w:instrText xml:space="preserve">REF _Ref196393872 \h</w:instrText>
      </w:r>
      <w:r>
        <w:rPr>
          <w:rFonts w:ascii="Times New Roman" w:hAnsi="Times New Roman" w:eastAsia="宋体" w:cs="Times New Roman"/>
          <w:color w:val="C00000"/>
          <w:kern w:val="0"/>
          <w:sz w:val="18"/>
          <w:szCs w:val="18"/>
          <w:lang w:bidi="ar"/>
        </w:rPr>
        <w:instrText xml:space="preserve">  \* MERGEFORMAT </w:instrText>
      </w:r>
      <w:r>
        <w:rPr>
          <w:rFonts w:ascii="Times New Roman" w:hAnsi="Times New Roman" w:eastAsia="宋体" w:cs="Times New Roman"/>
          <w:color w:val="C00000"/>
          <w:kern w:val="0"/>
          <w:sz w:val="18"/>
          <w:szCs w:val="18"/>
          <w:lang w:bidi="ar"/>
        </w:rPr>
        <w:fldChar w:fldCharType="separate"/>
      </w:r>
      <w:r>
        <w:rPr>
          <w:rFonts w:hint="eastAsia" w:ascii="Times New Roman" w:hAnsi="Times New Roman" w:eastAsia="宋体" w:cs="Times New Roman"/>
          <w:color w:val="C00000"/>
          <w:kern w:val="0"/>
          <w:sz w:val="18"/>
          <w:szCs w:val="18"/>
          <w:lang w:bidi="ar"/>
        </w:rPr>
        <w:t xml:space="preserve">图 </w:t>
      </w:r>
      <w:r>
        <w:rPr>
          <w:rFonts w:ascii="Times New Roman" w:hAnsi="Times New Roman" w:eastAsia="宋体" w:cs="Times New Roman"/>
          <w:color w:val="C00000"/>
          <w:kern w:val="0"/>
          <w:sz w:val="18"/>
          <w:szCs w:val="18"/>
          <w:lang w:bidi="ar"/>
        </w:rPr>
        <w:t>3</w:t>
      </w:r>
      <w:r>
        <w:rPr>
          <w:rFonts w:ascii="Times New Roman" w:hAnsi="Times New Roman" w:eastAsia="宋体" w:cs="Times New Roman"/>
          <w:color w:val="C00000"/>
          <w:kern w:val="0"/>
          <w:sz w:val="18"/>
          <w:szCs w:val="18"/>
          <w:lang w:bidi="ar"/>
        </w:rPr>
        <w:fldChar w:fldCharType="end"/>
      </w:r>
      <w:r>
        <w:rPr>
          <w:rFonts w:hint="eastAsia" w:ascii="Times New Roman" w:hAnsi="Times New Roman" w:eastAsia="宋体" w:cs="Times New Roman"/>
          <w:color w:val="C00000"/>
          <w:kern w:val="0"/>
          <w:sz w:val="18"/>
          <w:szCs w:val="18"/>
          <w:lang w:bidi="ar"/>
        </w:rPr>
        <w:t>）自适应捕获光谱</w:t>
      </w:r>
      <w:r>
        <w:rPr>
          <w:rFonts w:ascii="Times New Roman" w:hAnsi="Times New Roman" w:eastAsia="宋体" w:cs="Times New Roman"/>
          <w:color w:val="C00000"/>
          <w:kern w:val="0"/>
          <w:sz w:val="18"/>
          <w:szCs w:val="18"/>
          <w:lang w:bidi="ar"/>
        </w:rPr>
        <w:t>-</w:t>
      </w:r>
      <w:r>
        <w:rPr>
          <w:rFonts w:hint="eastAsia" w:ascii="Times New Roman" w:hAnsi="Times New Roman" w:eastAsia="宋体" w:cs="Times New Roman"/>
          <w:color w:val="C00000"/>
          <w:kern w:val="0"/>
          <w:sz w:val="18"/>
          <w:szCs w:val="18"/>
          <w:lang w:bidi="ar"/>
        </w:rPr>
        <w:t>环境因子的非线性交互特征（如黏土矿物光谱与年均降水的协同效应），解决了传统</w:t>
      </w:r>
      <w:r>
        <w:rPr>
          <w:rFonts w:ascii="Times New Roman" w:hAnsi="Times New Roman" w:eastAsia="宋体" w:cs="Times New Roman"/>
          <w:color w:val="C00000"/>
          <w:kern w:val="0"/>
          <w:sz w:val="18"/>
          <w:szCs w:val="18"/>
          <w:lang w:bidi="ar"/>
        </w:rPr>
        <w:t>CNN</w:t>
      </w:r>
      <w:r>
        <w:rPr>
          <w:rFonts w:hint="eastAsia" w:ascii="Times New Roman" w:hAnsi="Times New Roman" w:eastAsia="宋体" w:cs="Times New Roman"/>
          <w:color w:val="C00000"/>
          <w:kern w:val="0"/>
          <w:sz w:val="18"/>
          <w:szCs w:val="18"/>
          <w:lang w:bidi="ar"/>
        </w:rPr>
        <w:t>对</w:t>
      </w:r>
      <w:r>
        <w:rPr>
          <w:rFonts w:ascii="Times New Roman" w:hAnsi="Times New Roman" w:eastAsia="宋体" w:cs="Times New Roman"/>
          <w:color w:val="C00000"/>
          <w:kern w:val="0"/>
          <w:sz w:val="18"/>
          <w:szCs w:val="18"/>
          <w:lang w:bidi="ar"/>
        </w:rPr>
        <w:t>2200-2300 nm</w:t>
      </w:r>
      <w:r>
        <w:rPr>
          <w:rFonts w:hint="eastAsia" w:ascii="Times New Roman" w:hAnsi="Times New Roman" w:eastAsia="宋体" w:cs="Times New Roman"/>
          <w:color w:val="C00000"/>
          <w:kern w:val="0"/>
          <w:sz w:val="18"/>
          <w:szCs w:val="18"/>
          <w:lang w:bidi="ar"/>
        </w:rPr>
        <w:t>关键吸收峰特征敏感性不足的问题。相较于基于随机森林的环境因子融合方法，动态权重机制增强了模型对红壤区异质化环境条件的适应能力。深度可分离卷积的结构优势在于采用通道解耦的深度可分离设计式</w:t>
      </w:r>
      <w:r>
        <w:rPr>
          <w:rFonts w:ascii="Times New Roman" w:hAnsi="Times New Roman" w:eastAsia="宋体" w:cs="Times New Roman"/>
          <w:color w:val="C00000"/>
          <w:kern w:val="0"/>
          <w:sz w:val="18"/>
          <w:szCs w:val="18"/>
          <w:lang w:bidi="ar"/>
        </w:rPr>
        <w:fldChar w:fldCharType="begin"/>
      </w:r>
      <w:r>
        <w:rPr>
          <w:rFonts w:ascii="Times New Roman" w:hAnsi="Times New Roman" w:eastAsia="宋体" w:cs="Times New Roman"/>
          <w:color w:val="C00000"/>
          <w:kern w:val="0"/>
          <w:sz w:val="18"/>
          <w:szCs w:val="18"/>
          <w:lang w:bidi="ar"/>
        </w:rPr>
        <w:instrText xml:space="preserve"> </w:instrText>
      </w:r>
      <w:r>
        <w:rPr>
          <w:rFonts w:hint="eastAsia" w:ascii="Times New Roman" w:hAnsi="Times New Roman" w:eastAsia="宋体" w:cs="Times New Roman"/>
          <w:color w:val="C00000"/>
          <w:kern w:val="0"/>
          <w:sz w:val="18"/>
          <w:szCs w:val="18"/>
          <w:lang w:bidi="ar"/>
        </w:rPr>
        <w:instrText xml:space="preserve">REF _Ref195515638 \h</w:instrText>
      </w:r>
      <w:r>
        <w:rPr>
          <w:rFonts w:ascii="Times New Roman" w:hAnsi="Times New Roman" w:eastAsia="宋体" w:cs="Times New Roman"/>
          <w:color w:val="C00000"/>
          <w:kern w:val="0"/>
          <w:sz w:val="18"/>
          <w:szCs w:val="18"/>
          <w:lang w:bidi="ar"/>
        </w:rPr>
        <w:instrText xml:space="preserve"> </w:instrText>
      </w:r>
      <w:r>
        <w:rPr>
          <w:rFonts w:ascii="Times New Roman" w:hAnsi="Times New Roman" w:eastAsia="宋体" w:cs="Times New Roman"/>
          <w:color w:val="C00000"/>
          <w:kern w:val="0"/>
          <w:sz w:val="18"/>
          <w:szCs w:val="18"/>
          <w:lang w:bidi="ar"/>
        </w:rPr>
        <w:fldChar w:fldCharType="separate"/>
      </w:r>
      <w:r>
        <w:rPr>
          <w:rFonts w:hint="eastAsia" w:ascii="Times New Roman" w:hAnsi="Times New Roman" w:eastAsia="宋体" w:cs="Times New Roman"/>
          <w:color w:val="C00000"/>
          <w:kern w:val="0"/>
          <w:sz w:val="18"/>
          <w:szCs w:val="18"/>
          <w:lang w:bidi="ar"/>
        </w:rPr>
        <w:t>（</w:t>
      </w:r>
      <w:r>
        <w:rPr>
          <w:rFonts w:ascii="Times New Roman" w:hAnsi="Times New Roman" w:eastAsia="宋体" w:cs="Times New Roman"/>
          <w:color w:val="C00000"/>
          <w:kern w:val="0"/>
          <w:sz w:val="18"/>
          <w:szCs w:val="18"/>
          <w:lang w:bidi="ar"/>
        </w:rPr>
        <w:t>4</w:t>
      </w:r>
      <w:r>
        <w:rPr>
          <w:rFonts w:hint="eastAsia" w:ascii="Times New Roman" w:hAnsi="Times New Roman" w:eastAsia="宋体" w:cs="Times New Roman"/>
          <w:color w:val="C00000"/>
          <w:kern w:val="0"/>
          <w:sz w:val="18"/>
          <w:szCs w:val="18"/>
          <w:lang w:bidi="ar"/>
        </w:rPr>
        <w:t>）</w:t>
      </w:r>
      <w:r>
        <w:rPr>
          <w:rFonts w:ascii="Times New Roman" w:hAnsi="Times New Roman" w:eastAsia="宋体" w:cs="Times New Roman"/>
          <w:color w:val="C00000"/>
          <w:kern w:val="0"/>
          <w:sz w:val="18"/>
          <w:szCs w:val="18"/>
          <w:lang w:bidi="ar"/>
        </w:rPr>
        <w:fldChar w:fldCharType="end"/>
      </w:r>
      <w:r>
        <w:rPr>
          <w:rFonts w:hint="eastAsia" w:ascii="Times New Roman" w:hAnsi="Times New Roman" w:eastAsia="宋体" w:cs="Times New Roman"/>
          <w:color w:val="C00000"/>
          <w:kern w:val="0"/>
          <w:sz w:val="18"/>
          <w:szCs w:val="18"/>
          <w:lang w:bidi="ar"/>
        </w:rPr>
        <w:t>，将计算复杂度降低至传统</w:t>
      </w:r>
      <w:r>
        <w:rPr>
          <w:rFonts w:ascii="Times New Roman" w:hAnsi="Times New Roman" w:eastAsia="宋体" w:cs="Times New Roman"/>
          <w:color w:val="C00000"/>
          <w:kern w:val="0"/>
          <w:sz w:val="18"/>
          <w:szCs w:val="18"/>
          <w:lang w:bidi="ar"/>
        </w:rPr>
        <w:t>CNN</w:t>
      </w:r>
      <w:r>
        <w:rPr>
          <w:rFonts w:hint="eastAsia" w:ascii="Times New Roman" w:hAnsi="Times New Roman" w:eastAsia="宋体" w:cs="Times New Roman"/>
          <w:color w:val="C00000"/>
          <w:kern w:val="0"/>
          <w:sz w:val="18"/>
          <w:szCs w:val="18"/>
          <w:lang w:bidi="ar"/>
        </w:rPr>
        <w:t>的</w:t>
      </w:r>
      <w:r>
        <w:rPr>
          <w:rFonts w:ascii="Times New Roman" w:hAnsi="Times New Roman" w:eastAsia="宋体" w:cs="Times New Roman"/>
          <w:color w:val="C00000"/>
          <w:kern w:val="0"/>
          <w:sz w:val="18"/>
          <w:szCs w:val="18"/>
          <w:lang w:bidi="ar"/>
        </w:rPr>
        <w:t>1/8</w:t>
      </w:r>
      <w:r>
        <w:rPr>
          <w:rFonts w:hint="eastAsia" w:ascii="Times New Roman" w:hAnsi="Times New Roman" w:eastAsia="宋体" w:cs="Times New Roman"/>
          <w:color w:val="C00000"/>
          <w:kern w:val="0"/>
          <w:sz w:val="18"/>
          <w:szCs w:val="18"/>
          <w:lang w:bidi="ar"/>
        </w:rPr>
        <w:t>（参数量减少约</w:t>
      </w:r>
      <w:r>
        <w:rPr>
          <w:rFonts w:ascii="Times New Roman" w:hAnsi="Times New Roman" w:eastAsia="宋体" w:cs="Times New Roman"/>
          <w:color w:val="C00000"/>
          <w:kern w:val="0"/>
          <w:sz w:val="18"/>
          <w:szCs w:val="18"/>
          <w:lang w:bidi="ar"/>
        </w:rPr>
        <w:t>72%</w:t>
      </w:r>
      <w:r>
        <w:rPr>
          <w:rFonts w:hint="eastAsia" w:ascii="Times New Roman" w:hAnsi="Times New Roman" w:eastAsia="宋体" w:cs="Times New Roman"/>
          <w:color w:val="C00000"/>
          <w:kern w:val="0"/>
          <w:sz w:val="18"/>
          <w:szCs w:val="18"/>
          <w:lang w:bidi="ar"/>
        </w:rPr>
        <w:t>），有效缓解了小样本（</w:t>
      </w:r>
      <w:r>
        <w:rPr>
          <w:rFonts w:ascii="Times New Roman" w:hAnsi="Times New Roman" w:eastAsia="宋体" w:cs="Times New Roman"/>
          <w:color w:val="C00000"/>
          <w:kern w:val="0"/>
          <w:sz w:val="18"/>
          <w:szCs w:val="18"/>
          <w:lang w:bidi="ar"/>
        </w:rPr>
        <w:t>n=279</w:t>
      </w:r>
      <w:r>
        <w:rPr>
          <w:rFonts w:hint="eastAsia" w:ascii="Times New Roman" w:hAnsi="Times New Roman" w:eastAsia="宋体" w:cs="Times New Roman"/>
          <w:color w:val="C00000"/>
          <w:kern w:val="0"/>
          <w:sz w:val="18"/>
          <w:szCs w:val="18"/>
          <w:lang w:bidi="ar"/>
        </w:rPr>
        <w:t>）</w:t>
      </w:r>
      <w:r>
        <w:rPr>
          <w:rFonts w:hint="eastAsia" w:ascii="Times New Roman" w:hAnsi="Times New Roman" w:eastAsia="宋体" w:cs="Times New Roman"/>
          <w:color w:val="C00000"/>
          <w:kern w:val="0"/>
          <w:sz w:val="18"/>
          <w:szCs w:val="18"/>
          <w:lang w:val="en-US" w:eastAsia="zh-CN" w:bidi="ar"/>
        </w:rPr>
        <w:t>多特征输入</w:t>
      </w:r>
      <w:r>
        <w:rPr>
          <w:rFonts w:hint="eastAsia" w:ascii="Times New Roman" w:hAnsi="Times New Roman" w:eastAsia="宋体" w:cs="Times New Roman"/>
          <w:color w:val="C00000"/>
          <w:kern w:val="0"/>
          <w:sz w:val="18"/>
          <w:szCs w:val="18"/>
          <w:lang w:bidi="ar"/>
        </w:rPr>
        <w:t>场景下的过拟合风险。这一改进使模型在保持高精度减少训练时间。</w:t>
      </w:r>
    </w:p>
    <w:p w14:paraId="11166D7C">
      <w:pPr>
        <w:widowControl/>
        <w:ind w:firstLine="420"/>
        <w:rPr>
          <w:rFonts w:ascii="Times New Roman" w:hAnsi="Times New Roman" w:eastAsia="宋体" w:cs="Times New Roman"/>
          <w:color w:val="C00000"/>
          <w:kern w:val="0"/>
          <w:sz w:val="18"/>
          <w:szCs w:val="18"/>
          <w:lang w:bidi="ar"/>
        </w:rPr>
      </w:pPr>
      <w:r>
        <w:rPr>
          <w:rFonts w:hint="eastAsia" w:ascii="Times New Roman" w:hAnsi="Times New Roman" w:eastAsia="宋体" w:cs="Times New Roman"/>
          <w:color w:val="C00000"/>
          <w:kern w:val="0"/>
          <w:sz w:val="18"/>
          <w:szCs w:val="18"/>
          <w:lang w:bidi="ar"/>
        </w:rPr>
        <w:t>本研究为小样本高光谱建模提供了通过动态卷积实现特征空间的自适应重构，突破了传统机器学习依赖人工特征工程的局限。因此，基于 SG-FD 的 DS-DCNN 能较好的预测广西国有高峰林场的 SOC 含量。当前模型在&gt;1800nm波段（高噪声区域）的预测方差较大，需增加 FFT傅里叶变换，CARS 自适应竞争加权算法等高级预处理。本文提出的动态卷积架构，在保持模型轻量化的同时实现了光谱特征的自适应提取。实验表明，此方法在土壤SOC预测任务中显著优于传统模型，为便携式光谱仪的嵌入式部署提供了新的技术路径。后续研究将聚焦于动态卷积的频域优化与深度学习框架构建。</w:t>
      </w:r>
    </w:p>
    <w:p w14:paraId="2472E7BE">
      <w:pPr>
        <w:widowControl/>
        <w:rPr>
          <w:rFonts w:ascii="Times New Roman" w:hAnsi="Times New Roman" w:eastAsia="宋体" w:cs="Times New Roman"/>
          <w:color w:val="000000"/>
          <w:kern w:val="0"/>
          <w:szCs w:val="21"/>
          <w:lang w:bidi="ar"/>
        </w:rPr>
      </w:pPr>
    </w:p>
    <w:p w14:paraId="6731389E">
      <w:pPr>
        <w:spacing w:before="156" w:beforeLines="50" w:after="156" w:afterLines="50"/>
        <w:rPr>
          <w:rFonts w:ascii="Times New Roman" w:hAnsi="Times New Roman" w:eastAsia="黑体" w:cs="Times New Roman"/>
          <w:sz w:val="24"/>
        </w:rPr>
      </w:pPr>
      <w:r>
        <w:rPr>
          <w:rFonts w:ascii="Times New Roman" w:hAnsi="Times New Roman" w:eastAsia="黑体" w:cs="Times New Roman"/>
          <w:sz w:val="24"/>
        </w:rPr>
        <w:t>参考文献</w:t>
      </w:r>
    </w:p>
    <w:p w14:paraId="11A408C1">
      <w:pPr>
        <w:pStyle w:val="22"/>
        <w:widowControl/>
        <w:numPr>
          <w:ilvl w:val="0"/>
          <w:numId w:val="1"/>
        </w:numPr>
        <w:ind w:firstLineChars="0"/>
        <w:rPr>
          <w:rFonts w:ascii="Times New Roman" w:hAnsi="Times New Roman" w:eastAsia="宋体" w:cs="Times New Roman"/>
          <w:color w:val="000000"/>
          <w:kern w:val="0"/>
          <w:sz w:val="18"/>
          <w:szCs w:val="18"/>
          <w:lang w:bidi="ar"/>
        </w:rPr>
      </w:pPr>
      <w:bookmarkStart w:id="26" w:name="_Ref195604708"/>
      <w:r>
        <w:rPr>
          <w:rFonts w:ascii="Times New Roman" w:hAnsi="Times New Roman" w:eastAsia="宋体" w:cs="Times New Roman"/>
          <w:color w:val="000000"/>
          <w:kern w:val="0"/>
          <w:sz w:val="18"/>
          <w:szCs w:val="18"/>
          <w:lang w:bidi="ar"/>
        </w:rPr>
        <w:t>M. Reichstein et al., "Deep learning and process understanding for data-driven Earth system science", </w:t>
      </w:r>
      <w:r>
        <w:rPr>
          <w:rFonts w:ascii="Times New Roman" w:hAnsi="Times New Roman" w:eastAsia="宋体" w:cs="Times New Roman"/>
          <w:i/>
          <w:iCs/>
          <w:color w:val="000000"/>
          <w:kern w:val="0"/>
          <w:sz w:val="18"/>
          <w:szCs w:val="18"/>
          <w:lang w:bidi="ar"/>
        </w:rPr>
        <w:t>Nature</w:t>
      </w:r>
      <w:r>
        <w:rPr>
          <w:rFonts w:ascii="Times New Roman" w:hAnsi="Times New Roman" w:eastAsia="宋体" w:cs="Times New Roman"/>
          <w:color w:val="000000"/>
          <w:kern w:val="0"/>
          <w:sz w:val="18"/>
          <w:szCs w:val="18"/>
          <w:lang w:bidi="ar"/>
        </w:rPr>
        <w:t>, vol. 566, no. 7743, pp. 195-204, Feb. 2019.</w:t>
      </w:r>
      <w:bookmarkEnd w:id="26"/>
    </w:p>
    <w:p w14:paraId="5CF090E1">
      <w:pPr>
        <w:pStyle w:val="22"/>
        <w:widowControl/>
        <w:numPr>
          <w:ilvl w:val="0"/>
          <w:numId w:val="1"/>
        </w:numPr>
        <w:ind w:firstLineChars="0"/>
        <w:rPr>
          <w:rFonts w:ascii="Times New Roman" w:hAnsi="Times New Roman" w:eastAsia="宋体" w:cs="Times New Roman"/>
          <w:color w:val="000000"/>
          <w:kern w:val="0"/>
          <w:sz w:val="18"/>
          <w:szCs w:val="18"/>
          <w:lang w:bidi="ar"/>
        </w:rPr>
      </w:pPr>
      <w:bookmarkStart w:id="27" w:name="_Ref195604717"/>
      <w:r>
        <w:rPr>
          <w:rFonts w:ascii="Times New Roman" w:hAnsi="Times New Roman" w:eastAsia="宋体" w:cs="Times New Roman"/>
          <w:color w:val="000000"/>
          <w:kern w:val="0"/>
          <w:sz w:val="18"/>
          <w:szCs w:val="18"/>
          <w:lang w:bidi="ar"/>
        </w:rPr>
        <w:t>C. Persello et al., "Deep learning and Earth observation to support the sustainable development goals: Current approaches open challenges and future opportunities", </w:t>
      </w:r>
      <w:r>
        <w:rPr>
          <w:rFonts w:ascii="Times New Roman" w:hAnsi="Times New Roman" w:eastAsia="宋体" w:cs="Times New Roman"/>
          <w:i/>
          <w:iCs/>
          <w:color w:val="000000"/>
          <w:kern w:val="0"/>
          <w:sz w:val="18"/>
          <w:szCs w:val="18"/>
          <w:lang w:bidi="ar"/>
        </w:rPr>
        <w:t>IEEE Geosci. Remote Sens. Mag.</w:t>
      </w:r>
      <w:r>
        <w:rPr>
          <w:rFonts w:ascii="Times New Roman" w:hAnsi="Times New Roman" w:eastAsia="宋体" w:cs="Times New Roman"/>
          <w:color w:val="000000"/>
          <w:kern w:val="0"/>
          <w:sz w:val="18"/>
          <w:szCs w:val="18"/>
          <w:lang w:bidi="ar"/>
        </w:rPr>
        <w:t>, vol. 10, no. 2, pp. 172-200, Jun. 2022.</w:t>
      </w:r>
      <w:bookmarkEnd w:id="27"/>
    </w:p>
    <w:p w14:paraId="5CEE1F96">
      <w:pPr>
        <w:pStyle w:val="22"/>
        <w:widowControl/>
        <w:numPr>
          <w:ilvl w:val="0"/>
          <w:numId w:val="1"/>
        </w:numPr>
        <w:ind w:firstLineChars="0"/>
        <w:rPr>
          <w:rFonts w:ascii="Times New Roman" w:hAnsi="Times New Roman" w:eastAsia="宋体" w:cs="Times New Roman"/>
          <w:color w:val="000000"/>
          <w:kern w:val="0"/>
          <w:sz w:val="18"/>
          <w:szCs w:val="18"/>
          <w:lang w:bidi="ar"/>
        </w:rPr>
      </w:pPr>
      <w:bookmarkStart w:id="28" w:name="_Ref195604724"/>
      <w:r>
        <w:rPr>
          <w:rFonts w:ascii="Times New Roman" w:hAnsi="Times New Roman" w:eastAsia="宋体" w:cs="Times New Roman"/>
          <w:color w:val="000000"/>
          <w:kern w:val="0"/>
          <w:sz w:val="18"/>
          <w:szCs w:val="18"/>
          <w:lang w:bidi="ar"/>
        </w:rPr>
        <w:t>Q. Yuan et al., "Deep learning in environmental remote sensing: Achievements and challenges", </w:t>
      </w:r>
      <w:r>
        <w:rPr>
          <w:rFonts w:ascii="Times New Roman" w:hAnsi="Times New Roman" w:eastAsia="宋体" w:cs="Times New Roman"/>
          <w:i/>
          <w:iCs/>
          <w:color w:val="000000"/>
          <w:kern w:val="0"/>
          <w:sz w:val="18"/>
          <w:szCs w:val="18"/>
          <w:lang w:bidi="ar"/>
        </w:rPr>
        <w:t>Remote Sens. Environ.</w:t>
      </w:r>
      <w:r>
        <w:rPr>
          <w:rFonts w:ascii="Times New Roman" w:hAnsi="Times New Roman" w:eastAsia="宋体" w:cs="Times New Roman"/>
          <w:color w:val="000000"/>
          <w:kern w:val="0"/>
          <w:sz w:val="18"/>
          <w:szCs w:val="18"/>
          <w:lang w:bidi="ar"/>
        </w:rPr>
        <w:t>, vol. 241, May 2020.</w:t>
      </w:r>
      <w:bookmarkEnd w:id="28"/>
    </w:p>
    <w:p w14:paraId="61CCB5B8">
      <w:pPr>
        <w:pStyle w:val="22"/>
        <w:widowControl/>
        <w:numPr>
          <w:ilvl w:val="0"/>
          <w:numId w:val="1"/>
        </w:numPr>
        <w:ind w:firstLineChars="0"/>
        <w:rPr>
          <w:rFonts w:ascii="Times New Roman" w:hAnsi="Times New Roman" w:eastAsia="宋体" w:cs="Times New Roman"/>
          <w:color w:val="000000"/>
          <w:kern w:val="0"/>
          <w:sz w:val="18"/>
          <w:szCs w:val="18"/>
          <w:lang w:bidi="ar"/>
        </w:rPr>
      </w:pPr>
      <w:bookmarkStart w:id="29" w:name="_Ref195688455"/>
      <w:r>
        <w:rPr>
          <w:rFonts w:hint="eastAsia" w:ascii="Times New Roman" w:hAnsi="Times New Roman" w:eastAsia="宋体" w:cs="Times New Roman"/>
          <w:color w:val="000000"/>
          <w:kern w:val="0"/>
          <w:sz w:val="18"/>
          <w:szCs w:val="18"/>
          <w:lang w:bidi="ar"/>
        </w:rPr>
        <w:t xml:space="preserve">R. </w:t>
      </w:r>
      <w:r>
        <w:rPr>
          <w:rFonts w:ascii="Times New Roman" w:hAnsi="Times New Roman" w:eastAsia="宋体" w:cs="Times New Roman"/>
          <w:color w:val="000000"/>
          <w:kern w:val="0"/>
          <w:sz w:val="18"/>
          <w:szCs w:val="18"/>
          <w:lang w:bidi="ar"/>
        </w:rPr>
        <w:t>Wang, Z., Ding, J., &amp; Zhang, Z. (2022, February). Estimation of soil organic matter in arid zones with coupled environmental variables and spectral features. Sensors, 22(3), 1194.</w:t>
      </w:r>
      <w:bookmarkEnd w:id="29"/>
    </w:p>
    <w:p w14:paraId="58022D94">
      <w:pPr>
        <w:pStyle w:val="22"/>
        <w:widowControl/>
        <w:numPr>
          <w:ilvl w:val="0"/>
          <w:numId w:val="1"/>
        </w:numPr>
        <w:ind w:firstLineChars="0"/>
        <w:rPr>
          <w:rFonts w:ascii="Times New Roman" w:hAnsi="Times New Roman" w:eastAsia="宋体" w:cs="Times New Roman"/>
          <w:color w:val="000000"/>
          <w:kern w:val="0"/>
          <w:sz w:val="18"/>
          <w:szCs w:val="18"/>
          <w:lang w:bidi="ar"/>
        </w:rPr>
      </w:pPr>
      <w:bookmarkStart w:id="30" w:name="_Ref195690801"/>
      <w:r>
        <w:rPr>
          <w:rFonts w:ascii="Times New Roman" w:hAnsi="Times New Roman" w:eastAsia="宋体" w:cs="Times New Roman"/>
          <w:color w:val="000000"/>
          <w:kern w:val="0"/>
          <w:sz w:val="18"/>
          <w:szCs w:val="18"/>
          <w:lang w:bidi="ar"/>
        </w:rPr>
        <w:t>T. G. Morais et al., "Satellite-based estimation of soil organic carbon in Portuguese grasslands", </w:t>
      </w:r>
      <w:r>
        <w:rPr>
          <w:rFonts w:ascii="Times New Roman" w:hAnsi="Times New Roman" w:eastAsia="宋体" w:cs="Times New Roman"/>
          <w:i/>
          <w:iCs/>
          <w:color w:val="000000"/>
          <w:kern w:val="0"/>
          <w:sz w:val="18"/>
          <w:szCs w:val="18"/>
          <w:lang w:bidi="ar"/>
        </w:rPr>
        <w:t>Front. Environ. Sci</w:t>
      </w:r>
      <w:r>
        <w:rPr>
          <w:rFonts w:ascii="Times New Roman" w:hAnsi="Times New Roman" w:eastAsia="宋体" w:cs="Times New Roman"/>
          <w:color w:val="000000"/>
          <w:kern w:val="0"/>
          <w:sz w:val="18"/>
          <w:szCs w:val="18"/>
          <w:lang w:bidi="ar"/>
        </w:rPr>
        <w:t>, vol. 11, pp. 1240106, Aug. 2023.</w:t>
      </w:r>
      <w:bookmarkEnd w:id="30"/>
    </w:p>
    <w:p w14:paraId="12FD21E8">
      <w:pPr>
        <w:pStyle w:val="22"/>
        <w:widowControl/>
        <w:numPr>
          <w:ilvl w:val="0"/>
          <w:numId w:val="1"/>
        </w:numPr>
        <w:ind w:firstLineChars="0"/>
        <w:rPr>
          <w:rFonts w:ascii="Times New Roman" w:hAnsi="Times New Roman" w:eastAsia="宋体" w:cs="Times New Roman"/>
          <w:color w:val="000000"/>
          <w:kern w:val="0"/>
          <w:sz w:val="18"/>
          <w:szCs w:val="18"/>
          <w:lang w:bidi="ar"/>
        </w:rPr>
      </w:pPr>
      <w:bookmarkStart w:id="31" w:name="_Ref195690795"/>
      <w:r>
        <w:rPr>
          <w:rFonts w:ascii="Times New Roman" w:hAnsi="Times New Roman" w:eastAsia="宋体" w:cs="Times New Roman"/>
          <w:color w:val="000000"/>
          <w:kern w:val="0"/>
          <w:sz w:val="18"/>
          <w:szCs w:val="18"/>
          <w:lang w:bidi="ar"/>
        </w:rPr>
        <w:t>H. Bahri, D. Raclot, M. Barbouchi, P. Lagacherie and M. Annabi, "Mapping soil organic carbon stocks in Tunisian topsoils", </w:t>
      </w:r>
      <w:r>
        <w:rPr>
          <w:rFonts w:ascii="Times New Roman" w:hAnsi="Times New Roman" w:eastAsia="宋体" w:cs="Times New Roman"/>
          <w:i/>
          <w:iCs/>
          <w:color w:val="000000"/>
          <w:kern w:val="0"/>
          <w:sz w:val="18"/>
          <w:szCs w:val="18"/>
          <w:lang w:bidi="ar"/>
        </w:rPr>
        <w:t>Geoderma Regional</w:t>
      </w:r>
      <w:r>
        <w:rPr>
          <w:rFonts w:ascii="Times New Roman" w:hAnsi="Times New Roman" w:eastAsia="宋体" w:cs="Times New Roman"/>
          <w:color w:val="000000"/>
          <w:kern w:val="0"/>
          <w:sz w:val="18"/>
          <w:szCs w:val="18"/>
          <w:lang w:bidi="ar"/>
        </w:rPr>
        <w:t>, vol. 30, pp. e00561, Sep. 2022.</w:t>
      </w:r>
      <w:bookmarkEnd w:id="31"/>
    </w:p>
    <w:p w14:paraId="0AEC0F2D">
      <w:pPr>
        <w:pStyle w:val="22"/>
        <w:widowControl/>
        <w:numPr>
          <w:ilvl w:val="0"/>
          <w:numId w:val="1"/>
        </w:numPr>
        <w:ind w:firstLineChars="0"/>
        <w:rPr>
          <w:rFonts w:ascii="Times New Roman" w:hAnsi="Times New Roman" w:eastAsia="宋体" w:cs="Times New Roman"/>
          <w:color w:val="000000"/>
          <w:kern w:val="0"/>
          <w:sz w:val="18"/>
          <w:szCs w:val="18"/>
          <w:lang w:bidi="ar"/>
        </w:rPr>
      </w:pPr>
      <w:bookmarkStart w:id="32" w:name="_Ref195690789"/>
      <w:r>
        <w:rPr>
          <w:rFonts w:ascii="Times New Roman" w:hAnsi="Times New Roman" w:eastAsia="宋体" w:cs="Times New Roman"/>
          <w:color w:val="000000"/>
          <w:kern w:val="0"/>
          <w:sz w:val="18"/>
          <w:szCs w:val="18"/>
          <w:lang w:bidi="ar"/>
        </w:rPr>
        <w:t>L. Guo et al., "Mapping soil organic carbon stock by hyperspectral and time-series multispectral remote sensing images in low-relief agricultural areas", </w:t>
      </w:r>
      <w:r>
        <w:rPr>
          <w:rFonts w:ascii="Times New Roman" w:hAnsi="Times New Roman" w:eastAsia="宋体" w:cs="Times New Roman"/>
          <w:i/>
          <w:iCs/>
          <w:color w:val="000000"/>
          <w:kern w:val="0"/>
          <w:sz w:val="18"/>
          <w:szCs w:val="18"/>
          <w:lang w:bidi="ar"/>
        </w:rPr>
        <w:t>Geoderma</w:t>
      </w:r>
      <w:r>
        <w:rPr>
          <w:rFonts w:ascii="Times New Roman" w:hAnsi="Times New Roman" w:eastAsia="宋体" w:cs="Times New Roman"/>
          <w:color w:val="000000"/>
          <w:kern w:val="0"/>
          <w:sz w:val="18"/>
          <w:szCs w:val="18"/>
          <w:lang w:bidi="ar"/>
        </w:rPr>
        <w:t>, vol. 398, pp. 115118, Sep. 2021.</w:t>
      </w:r>
      <w:bookmarkEnd w:id="32"/>
    </w:p>
    <w:p w14:paraId="00EDB498">
      <w:pPr>
        <w:pStyle w:val="22"/>
        <w:widowControl/>
        <w:numPr>
          <w:ilvl w:val="0"/>
          <w:numId w:val="1"/>
        </w:numPr>
        <w:ind w:firstLineChars="0"/>
        <w:rPr>
          <w:rFonts w:ascii="Times New Roman" w:hAnsi="Times New Roman" w:eastAsia="宋体" w:cs="Times New Roman"/>
          <w:color w:val="000000"/>
          <w:kern w:val="0"/>
          <w:sz w:val="18"/>
          <w:szCs w:val="18"/>
          <w:lang w:bidi="ar"/>
        </w:rPr>
      </w:pPr>
      <w:bookmarkStart w:id="33" w:name="_Ref195688966"/>
      <w:r>
        <w:rPr>
          <w:rFonts w:ascii="Times New Roman" w:hAnsi="Times New Roman" w:eastAsia="宋体" w:cs="Times New Roman"/>
          <w:color w:val="000000"/>
          <w:kern w:val="0"/>
          <w:sz w:val="18"/>
          <w:szCs w:val="18"/>
          <w:lang w:bidi="ar"/>
        </w:rPr>
        <w:t>Hu W, Huang Y, Wei L, et al. </w:t>
      </w:r>
      <w:r>
        <w:rPr>
          <w:rFonts w:ascii="Times New Roman" w:hAnsi="Times New Roman" w:eastAsia="宋体" w:cs="Times New Roman"/>
          <w:i/>
          <w:iCs/>
          <w:color w:val="000000"/>
          <w:kern w:val="0"/>
          <w:sz w:val="18"/>
          <w:szCs w:val="18"/>
          <w:lang w:bidi="ar"/>
        </w:rPr>
        <w:t>Journal of Sensors</w:t>
      </w:r>
      <w:r>
        <w:rPr>
          <w:rFonts w:ascii="Times New Roman" w:hAnsi="Times New Roman" w:eastAsia="宋体" w:cs="Times New Roman"/>
          <w:color w:val="000000"/>
          <w:kern w:val="0"/>
          <w:sz w:val="18"/>
          <w:szCs w:val="18"/>
          <w:lang w:bidi="ar"/>
        </w:rPr>
        <w:t>, 2015, 2015: 258619.</w:t>
      </w:r>
      <w:bookmarkEnd w:id="33"/>
      <w:r>
        <w:rPr>
          <w:rFonts w:ascii="Times New Roman" w:hAnsi="Times New Roman" w:eastAsia="宋体" w:cs="Times New Roman"/>
          <w:color w:val="000000"/>
          <w:kern w:val="0"/>
          <w:sz w:val="18"/>
          <w:szCs w:val="18"/>
          <w:lang w:bidi="ar"/>
        </w:rPr>
        <w:t> </w:t>
      </w:r>
    </w:p>
    <w:p w14:paraId="59DE5086">
      <w:pPr>
        <w:pStyle w:val="22"/>
        <w:widowControl/>
        <w:numPr>
          <w:ilvl w:val="0"/>
          <w:numId w:val="1"/>
        </w:numPr>
        <w:ind w:firstLineChars="0"/>
        <w:rPr>
          <w:rFonts w:ascii="Times New Roman" w:hAnsi="Times New Roman" w:eastAsia="宋体" w:cs="Times New Roman"/>
          <w:color w:val="000000"/>
          <w:kern w:val="0"/>
          <w:sz w:val="18"/>
          <w:szCs w:val="18"/>
          <w:lang w:bidi="ar"/>
        </w:rPr>
      </w:pPr>
      <w:bookmarkStart w:id="34" w:name="_Ref195609276"/>
      <w:r>
        <w:rPr>
          <w:rFonts w:ascii="Times New Roman" w:hAnsi="Times New Roman" w:eastAsia="宋体" w:cs="Times New Roman"/>
          <w:color w:val="000000"/>
          <w:kern w:val="0"/>
          <w:sz w:val="18"/>
          <w:szCs w:val="18"/>
          <w:lang w:bidi="ar"/>
        </w:rPr>
        <w:t>A Unified Approach to Interpreting Model PredictionsGholizadeh, Pearlshtien, Daniela Heller, and E. Ben-Dor. "Effect of Organic Matter Content on the Spectral Signature of Iron Oxides across the VIS-NIR Spectral Region in Artificial Mixtures: An Example from a Red Soil from Israel." Remote. Sens. (2020).</w:t>
      </w:r>
      <w:bookmarkEnd w:id="34"/>
    </w:p>
    <w:p w14:paraId="72423DA9">
      <w:pPr>
        <w:pStyle w:val="22"/>
        <w:widowControl/>
        <w:numPr>
          <w:ilvl w:val="0"/>
          <w:numId w:val="1"/>
        </w:numPr>
        <w:ind w:firstLineChars="0"/>
        <w:rPr>
          <w:rFonts w:ascii="Times New Roman" w:hAnsi="Times New Roman" w:eastAsia="宋体" w:cs="Times New Roman"/>
          <w:color w:val="000000"/>
          <w:kern w:val="0"/>
          <w:sz w:val="18"/>
          <w:szCs w:val="18"/>
          <w:lang w:bidi="ar"/>
        </w:rPr>
      </w:pPr>
      <w:bookmarkStart w:id="35" w:name="_Ref195699292"/>
      <w:r>
        <w:rPr>
          <w:rFonts w:hint="eastAsia" w:ascii="Times New Roman" w:hAnsi="Times New Roman" w:eastAsia="宋体" w:cs="Times New Roman"/>
          <w:color w:val="000000"/>
          <w:kern w:val="0"/>
          <w:sz w:val="18"/>
          <w:szCs w:val="18"/>
          <w:lang w:bidi="ar"/>
        </w:rPr>
        <w:t>邓昀,吴蔚,石媛媛,等. 基于空洞卷积神经网络的红壤有机质含量预测研究[J]. 光谱学与光谱分析,2024,44(10):2941-2952. DOI:10.3964/j.issn.1000-0593(2024)10-2941-12.</w:t>
      </w:r>
      <w:bookmarkEnd w:id="35"/>
    </w:p>
    <w:p w14:paraId="236DDDF4">
      <w:pPr>
        <w:pStyle w:val="22"/>
        <w:widowControl/>
        <w:numPr>
          <w:ilvl w:val="0"/>
          <w:numId w:val="1"/>
        </w:numPr>
        <w:ind w:firstLineChars="0"/>
        <w:rPr>
          <w:rFonts w:ascii="Times New Roman" w:hAnsi="Times New Roman" w:eastAsia="宋体" w:cs="Times New Roman"/>
          <w:color w:val="000000"/>
          <w:kern w:val="0"/>
          <w:sz w:val="18"/>
          <w:szCs w:val="18"/>
          <w:lang w:bidi="ar"/>
        </w:rPr>
      </w:pPr>
      <w:bookmarkStart w:id="36" w:name="_Ref195690197"/>
      <w:r>
        <w:rPr>
          <w:rFonts w:ascii="Times New Roman" w:hAnsi="Times New Roman" w:eastAsia="宋体" w:cs="Times New Roman"/>
          <w:color w:val="000000"/>
          <w:kern w:val="0"/>
          <w:sz w:val="18"/>
          <w:szCs w:val="18"/>
          <w:lang w:bidi="ar"/>
        </w:rPr>
        <w:t>J. Zhen, A. Zlateski, F. Durand and L. Kai, "Optimizing N-dimensional winograd-based convolution for manycore CPUs", </w:t>
      </w:r>
      <w:r>
        <w:rPr>
          <w:rFonts w:ascii="Times New Roman" w:hAnsi="Times New Roman" w:eastAsia="宋体" w:cs="Times New Roman"/>
          <w:i/>
          <w:iCs/>
          <w:color w:val="000000"/>
          <w:kern w:val="0"/>
          <w:sz w:val="18"/>
          <w:szCs w:val="18"/>
          <w:lang w:bidi="ar"/>
        </w:rPr>
        <w:t>Proc. ACM SIGPLAN Symp. Princ. Pract. Parallel Program.</w:t>
      </w:r>
      <w:r>
        <w:rPr>
          <w:rFonts w:ascii="Times New Roman" w:hAnsi="Times New Roman" w:eastAsia="宋体" w:cs="Times New Roman"/>
          <w:color w:val="000000"/>
          <w:kern w:val="0"/>
          <w:sz w:val="18"/>
          <w:szCs w:val="18"/>
          <w:lang w:bidi="ar"/>
        </w:rPr>
        <w:t>, pp. 109-123, 2018.</w:t>
      </w:r>
      <w:bookmarkEnd w:id="36"/>
    </w:p>
    <w:p w14:paraId="3D799B9F">
      <w:pPr>
        <w:pStyle w:val="22"/>
        <w:widowControl/>
        <w:numPr>
          <w:ilvl w:val="0"/>
          <w:numId w:val="1"/>
        </w:numPr>
        <w:ind w:firstLineChars="0"/>
        <w:rPr>
          <w:rFonts w:ascii="Times New Roman" w:hAnsi="Times New Roman" w:eastAsia="宋体" w:cs="Times New Roman"/>
          <w:color w:val="000000"/>
          <w:kern w:val="0"/>
          <w:sz w:val="18"/>
          <w:szCs w:val="18"/>
          <w:lang w:bidi="ar"/>
        </w:rPr>
      </w:pPr>
      <w:r>
        <w:rPr>
          <w:rFonts w:ascii="Times New Roman" w:hAnsi="Times New Roman" w:eastAsia="宋体" w:cs="Times New Roman"/>
          <w:color w:val="000000"/>
          <w:kern w:val="0"/>
          <w:sz w:val="18"/>
          <w:szCs w:val="18"/>
          <w:lang w:bidi="ar"/>
        </w:rPr>
        <w:t>Y. Liu, Y. Wang, R. Yu, M. Li, V. Sharma and Y. Wang, "Optimizing CNN model inference on CPUs", </w:t>
      </w:r>
      <w:r>
        <w:rPr>
          <w:rFonts w:ascii="Times New Roman" w:hAnsi="Times New Roman" w:eastAsia="宋体" w:cs="Times New Roman"/>
          <w:i/>
          <w:iCs/>
          <w:color w:val="000000"/>
          <w:kern w:val="0"/>
          <w:sz w:val="18"/>
          <w:szCs w:val="18"/>
          <w:lang w:bidi="ar"/>
        </w:rPr>
        <w:t>Proc. USENIX Annu. Techn. Conf. (USENIX ATC 19)</w:t>
      </w:r>
      <w:r>
        <w:rPr>
          <w:rFonts w:ascii="Times New Roman" w:hAnsi="Times New Roman" w:eastAsia="宋体" w:cs="Times New Roman"/>
          <w:color w:val="000000"/>
          <w:kern w:val="0"/>
          <w:sz w:val="18"/>
          <w:szCs w:val="18"/>
          <w:lang w:bidi="ar"/>
        </w:rPr>
        <w:t>, pp. 1025-1040, 2019.</w:t>
      </w:r>
    </w:p>
    <w:p w14:paraId="77C41766">
      <w:pPr>
        <w:pStyle w:val="22"/>
        <w:widowControl/>
        <w:numPr>
          <w:ilvl w:val="0"/>
          <w:numId w:val="1"/>
        </w:numPr>
        <w:ind w:firstLineChars="0"/>
        <w:rPr>
          <w:rFonts w:ascii="Times New Roman" w:hAnsi="Times New Roman" w:eastAsia="宋体" w:cs="Times New Roman"/>
          <w:color w:val="000000"/>
          <w:kern w:val="0"/>
          <w:sz w:val="18"/>
          <w:szCs w:val="18"/>
          <w:lang w:bidi="ar"/>
        </w:rPr>
      </w:pPr>
      <w:r>
        <w:rPr>
          <w:rFonts w:ascii="Times New Roman" w:hAnsi="Times New Roman" w:eastAsia="宋体" w:cs="Times New Roman"/>
          <w:color w:val="000000"/>
          <w:kern w:val="0"/>
          <w:sz w:val="18"/>
          <w:szCs w:val="18"/>
          <w:lang w:bidi="ar"/>
        </w:rPr>
        <w:t>M. Winter, D. Mlakar, R. Zayer, H.-P. Seidel and M. Steinberger, "Adaptive sparse matrix-matrix multiplication on the GPU", </w:t>
      </w:r>
      <w:r>
        <w:rPr>
          <w:rFonts w:ascii="Times New Roman" w:hAnsi="Times New Roman" w:eastAsia="宋体" w:cs="Times New Roman"/>
          <w:i/>
          <w:iCs/>
          <w:color w:val="000000"/>
          <w:kern w:val="0"/>
          <w:sz w:val="18"/>
          <w:szCs w:val="18"/>
          <w:lang w:bidi="ar"/>
        </w:rPr>
        <w:t>Proc. 24th Symp. Princ. Pract. Parallel Program.</w:t>
      </w:r>
      <w:r>
        <w:rPr>
          <w:rFonts w:ascii="Times New Roman" w:hAnsi="Times New Roman" w:eastAsia="宋体" w:cs="Times New Roman"/>
          <w:color w:val="000000"/>
          <w:kern w:val="0"/>
          <w:sz w:val="18"/>
          <w:szCs w:val="18"/>
          <w:lang w:bidi="ar"/>
        </w:rPr>
        <w:t>, pp. 68-81, 2019.</w:t>
      </w:r>
    </w:p>
    <w:p w14:paraId="4F371909">
      <w:pPr>
        <w:pStyle w:val="22"/>
        <w:widowControl/>
        <w:numPr>
          <w:ilvl w:val="0"/>
          <w:numId w:val="1"/>
        </w:numPr>
        <w:ind w:firstLineChars="0"/>
        <w:rPr>
          <w:rFonts w:ascii="Times New Roman" w:hAnsi="Times New Roman" w:eastAsia="宋体" w:cs="Times New Roman"/>
          <w:color w:val="000000"/>
          <w:kern w:val="0"/>
          <w:sz w:val="18"/>
          <w:szCs w:val="18"/>
          <w:lang w:bidi="ar"/>
        </w:rPr>
      </w:pPr>
      <w:bookmarkStart w:id="37" w:name="_Ref195690307"/>
      <w:r>
        <w:rPr>
          <w:rFonts w:ascii="Times New Roman" w:hAnsi="Times New Roman" w:eastAsia="宋体" w:cs="Times New Roman"/>
          <w:color w:val="000000"/>
          <w:kern w:val="0"/>
          <w:sz w:val="18"/>
          <w:szCs w:val="18"/>
          <w:lang w:bidi="ar"/>
        </w:rPr>
        <w:t>Z. Li et al., "AutoFFT: A template-based FFT codes auto-generation framework for ARM and x86 CPUs", </w:t>
      </w:r>
      <w:r>
        <w:rPr>
          <w:rFonts w:ascii="Times New Roman" w:hAnsi="Times New Roman" w:eastAsia="宋体" w:cs="Times New Roman"/>
          <w:i/>
          <w:iCs/>
          <w:color w:val="000000"/>
          <w:kern w:val="0"/>
          <w:sz w:val="18"/>
          <w:szCs w:val="18"/>
          <w:lang w:bidi="ar"/>
        </w:rPr>
        <w:t>Proc. Int. Conf. High Perform. Comput. Netw. Storage Anal.</w:t>
      </w:r>
      <w:r>
        <w:rPr>
          <w:rFonts w:ascii="Times New Roman" w:hAnsi="Times New Roman" w:eastAsia="宋体" w:cs="Times New Roman"/>
          <w:color w:val="000000"/>
          <w:kern w:val="0"/>
          <w:sz w:val="18"/>
          <w:szCs w:val="18"/>
          <w:lang w:bidi="ar"/>
        </w:rPr>
        <w:t>, pp. 1-15, 2019.</w:t>
      </w:r>
      <w:bookmarkEnd w:id="37"/>
    </w:p>
    <w:p w14:paraId="38B0A909">
      <w:pPr>
        <w:pStyle w:val="22"/>
        <w:widowControl/>
        <w:numPr>
          <w:ilvl w:val="0"/>
          <w:numId w:val="1"/>
        </w:numPr>
        <w:ind w:firstLineChars="0"/>
        <w:rPr>
          <w:rFonts w:ascii="Times New Roman" w:hAnsi="Times New Roman" w:eastAsia="宋体" w:cs="Times New Roman"/>
          <w:color w:val="000000"/>
          <w:kern w:val="0"/>
          <w:sz w:val="18"/>
          <w:szCs w:val="18"/>
          <w:lang w:bidi="ar"/>
        </w:rPr>
      </w:pPr>
      <w:bookmarkStart w:id="38" w:name="_Ref195690317"/>
      <w:r>
        <w:rPr>
          <w:rFonts w:ascii="Times New Roman" w:hAnsi="Times New Roman" w:eastAsia="宋体" w:cs="Times New Roman"/>
          <w:color w:val="000000"/>
          <w:kern w:val="0"/>
          <w:sz w:val="18"/>
          <w:szCs w:val="18"/>
          <w:lang w:bidi="ar"/>
        </w:rPr>
        <w:t>D. Yan, W. Wang and X. Chu, "Optimizing batched winograd convolution on GPUs", </w:t>
      </w:r>
      <w:r>
        <w:rPr>
          <w:rFonts w:ascii="Times New Roman" w:hAnsi="Times New Roman" w:eastAsia="宋体" w:cs="Times New Roman"/>
          <w:i/>
          <w:iCs/>
          <w:color w:val="000000"/>
          <w:kern w:val="0"/>
          <w:sz w:val="18"/>
          <w:szCs w:val="18"/>
          <w:lang w:bidi="ar"/>
        </w:rPr>
        <w:t>Proc. 25th ACM SIGPLAN Symp. Princ. Pract. Parallel Program.</w:t>
      </w:r>
      <w:r>
        <w:rPr>
          <w:rFonts w:ascii="Times New Roman" w:hAnsi="Times New Roman" w:eastAsia="宋体" w:cs="Times New Roman"/>
          <w:color w:val="000000"/>
          <w:kern w:val="0"/>
          <w:sz w:val="18"/>
          <w:szCs w:val="18"/>
          <w:lang w:bidi="ar"/>
        </w:rPr>
        <w:t>, pp. 32-44, 2020.</w:t>
      </w:r>
      <w:bookmarkEnd w:id="38"/>
    </w:p>
    <w:p w14:paraId="333EEF59">
      <w:pPr>
        <w:pStyle w:val="22"/>
        <w:widowControl/>
        <w:numPr>
          <w:ilvl w:val="0"/>
          <w:numId w:val="1"/>
        </w:numPr>
        <w:ind w:firstLineChars="0"/>
        <w:rPr>
          <w:rFonts w:ascii="Times New Roman" w:hAnsi="Times New Roman" w:eastAsia="宋体" w:cs="Times New Roman"/>
          <w:color w:val="000000"/>
          <w:kern w:val="0"/>
          <w:sz w:val="18"/>
          <w:szCs w:val="18"/>
          <w:lang w:bidi="ar"/>
        </w:rPr>
      </w:pPr>
      <w:bookmarkStart w:id="39" w:name="_Ref195690252"/>
      <w:r>
        <w:rPr>
          <w:rFonts w:ascii="Times New Roman" w:hAnsi="Times New Roman" w:eastAsia="宋体" w:cs="Times New Roman"/>
          <w:color w:val="000000"/>
          <w:kern w:val="0"/>
          <w:sz w:val="18"/>
          <w:szCs w:val="18"/>
          <w:lang w:bidi="ar"/>
        </w:rPr>
        <w:t>A. Vasudevan, A. Anderson and D. Gregg, "Parallel multi channel convolution using general matrix multiplication", </w:t>
      </w:r>
      <w:r>
        <w:rPr>
          <w:rFonts w:ascii="Times New Roman" w:hAnsi="Times New Roman" w:eastAsia="宋体" w:cs="Times New Roman"/>
          <w:i/>
          <w:iCs/>
          <w:color w:val="000000"/>
          <w:kern w:val="0"/>
          <w:sz w:val="18"/>
          <w:szCs w:val="18"/>
          <w:lang w:bidi="ar"/>
        </w:rPr>
        <w:t>Proc. IEEE Int. Conf. Appl.-Specific Syst. Architectures Processors</w:t>
      </w:r>
      <w:r>
        <w:rPr>
          <w:rFonts w:ascii="Times New Roman" w:hAnsi="Times New Roman" w:eastAsia="宋体" w:cs="Times New Roman"/>
          <w:color w:val="000000"/>
          <w:kern w:val="0"/>
          <w:sz w:val="18"/>
          <w:szCs w:val="18"/>
          <w:lang w:bidi="ar"/>
        </w:rPr>
        <w:t>, pp. 19-24, 2017.</w:t>
      </w:r>
      <w:bookmarkEnd w:id="39"/>
    </w:p>
    <w:p w14:paraId="0ECB97D2">
      <w:pPr>
        <w:pStyle w:val="22"/>
        <w:widowControl/>
        <w:numPr>
          <w:ilvl w:val="0"/>
          <w:numId w:val="1"/>
        </w:numPr>
        <w:ind w:firstLineChars="0"/>
        <w:rPr>
          <w:rFonts w:ascii="Times New Roman" w:hAnsi="Times New Roman" w:eastAsia="宋体" w:cs="Times New Roman"/>
          <w:color w:val="000000"/>
          <w:kern w:val="0"/>
          <w:sz w:val="18"/>
          <w:szCs w:val="18"/>
          <w:lang w:bidi="ar"/>
        </w:rPr>
      </w:pPr>
      <w:bookmarkStart w:id="40" w:name="_Ref195690228"/>
      <w:r>
        <w:rPr>
          <w:rFonts w:ascii="Times New Roman" w:hAnsi="Times New Roman" w:eastAsia="宋体" w:cs="Times New Roman"/>
          <w:color w:val="000000"/>
          <w:kern w:val="0"/>
          <w:sz w:val="18"/>
          <w:szCs w:val="18"/>
          <w:lang w:bidi="ar"/>
        </w:rPr>
        <w:t>X. Li, Y. Liang, S. Yan, L. Jia and Y. Li, "A coordinated tiling and batching framework for efficient GEMM on GPUs", </w:t>
      </w:r>
      <w:r>
        <w:rPr>
          <w:rFonts w:ascii="Times New Roman" w:hAnsi="Times New Roman" w:eastAsia="宋体" w:cs="Times New Roman"/>
          <w:i/>
          <w:iCs/>
          <w:color w:val="000000"/>
          <w:kern w:val="0"/>
          <w:sz w:val="18"/>
          <w:szCs w:val="18"/>
          <w:lang w:bidi="ar"/>
        </w:rPr>
        <w:t>Proc. 24th Symp. Princ. Pract. Parallel Program.</w:t>
      </w:r>
      <w:r>
        <w:rPr>
          <w:rFonts w:ascii="Times New Roman" w:hAnsi="Times New Roman" w:eastAsia="宋体" w:cs="Times New Roman"/>
          <w:color w:val="000000"/>
          <w:kern w:val="0"/>
          <w:sz w:val="18"/>
          <w:szCs w:val="18"/>
          <w:lang w:bidi="ar"/>
        </w:rPr>
        <w:t>, pp. 229-241, 2019.</w:t>
      </w:r>
      <w:bookmarkEnd w:id="40"/>
    </w:p>
    <w:p w14:paraId="2321565F">
      <w:pPr>
        <w:pStyle w:val="22"/>
        <w:widowControl/>
        <w:numPr>
          <w:ilvl w:val="0"/>
          <w:numId w:val="1"/>
        </w:numPr>
        <w:ind w:firstLineChars="0"/>
        <w:rPr>
          <w:rFonts w:ascii="Times New Roman" w:hAnsi="Times New Roman" w:eastAsia="宋体" w:cs="Times New Roman"/>
          <w:color w:val="000000"/>
          <w:kern w:val="0"/>
          <w:sz w:val="18"/>
          <w:szCs w:val="18"/>
          <w:lang w:bidi="ar"/>
        </w:rPr>
      </w:pPr>
      <w:bookmarkStart w:id="41" w:name="_Ref195690187"/>
      <w:r>
        <w:rPr>
          <w:rFonts w:ascii="Times New Roman" w:hAnsi="Times New Roman" w:eastAsia="宋体" w:cs="Times New Roman"/>
          <w:color w:val="000000"/>
          <w:kern w:val="0"/>
          <w:sz w:val="18"/>
          <w:szCs w:val="18"/>
          <w:lang w:bidi="ar"/>
        </w:rPr>
        <w:t>D. Wu, J. Li, R. Yin, H. Hsiao, Y. Kim and J. San Miguel, "ugemm: Unary computing architecture for GEMM applications", </w:t>
      </w:r>
      <w:r>
        <w:rPr>
          <w:rFonts w:ascii="Times New Roman" w:hAnsi="Times New Roman" w:eastAsia="宋体" w:cs="Times New Roman"/>
          <w:i/>
          <w:iCs/>
          <w:color w:val="000000"/>
          <w:kern w:val="0"/>
          <w:sz w:val="18"/>
          <w:szCs w:val="18"/>
          <w:lang w:bidi="ar"/>
        </w:rPr>
        <w:t>Proc. ACM/IEEE 47th Annu. Int. Symp. Comput. Architecture (ISCA)</w:t>
      </w:r>
      <w:r>
        <w:rPr>
          <w:rFonts w:ascii="Times New Roman" w:hAnsi="Times New Roman" w:eastAsia="宋体" w:cs="Times New Roman"/>
          <w:color w:val="000000"/>
          <w:kern w:val="0"/>
          <w:sz w:val="18"/>
          <w:szCs w:val="18"/>
          <w:lang w:bidi="ar"/>
        </w:rPr>
        <w:t>, pp. 377-390, 2020.</w:t>
      </w:r>
      <w:bookmarkEnd w:id="41"/>
    </w:p>
    <w:p w14:paraId="5888DC33">
      <w:pPr>
        <w:pStyle w:val="22"/>
        <w:widowControl/>
        <w:numPr>
          <w:ilvl w:val="0"/>
          <w:numId w:val="1"/>
        </w:numPr>
        <w:ind w:firstLineChars="0"/>
        <w:rPr>
          <w:rFonts w:ascii="Times New Roman" w:hAnsi="Times New Roman" w:eastAsia="宋体" w:cs="Times New Roman"/>
          <w:color w:val="000000"/>
          <w:kern w:val="0"/>
          <w:sz w:val="18"/>
          <w:szCs w:val="18"/>
          <w:lang w:bidi="ar"/>
        </w:rPr>
      </w:pPr>
      <w:bookmarkStart w:id="42" w:name="_Ref195690216"/>
      <w:r>
        <w:rPr>
          <w:rFonts w:ascii="Times New Roman" w:hAnsi="Times New Roman" w:eastAsia="宋体" w:cs="Times New Roman"/>
          <w:color w:val="000000"/>
          <w:kern w:val="0"/>
          <w:sz w:val="18"/>
          <w:szCs w:val="18"/>
          <w:lang w:bidi="ar"/>
        </w:rPr>
        <w:t>A. Zlateski, Z. Jia, K. Li and F. Durand, "The anatomy of efficient FFT and winograd convolutions on modern CPUs", </w:t>
      </w:r>
      <w:r>
        <w:rPr>
          <w:rFonts w:ascii="Times New Roman" w:hAnsi="Times New Roman" w:eastAsia="宋体" w:cs="Times New Roman"/>
          <w:i/>
          <w:iCs/>
          <w:color w:val="000000"/>
          <w:kern w:val="0"/>
          <w:sz w:val="18"/>
          <w:szCs w:val="18"/>
          <w:lang w:bidi="ar"/>
        </w:rPr>
        <w:t>Proc. ACM Int. Conf. Supercomputing</w:t>
      </w:r>
      <w:r>
        <w:rPr>
          <w:rFonts w:ascii="Times New Roman" w:hAnsi="Times New Roman" w:eastAsia="宋体" w:cs="Times New Roman"/>
          <w:color w:val="000000"/>
          <w:kern w:val="0"/>
          <w:sz w:val="18"/>
          <w:szCs w:val="18"/>
          <w:lang w:bidi="ar"/>
        </w:rPr>
        <w:t>, pp. 414-424, 2019.</w:t>
      </w:r>
      <w:bookmarkEnd w:id="42"/>
    </w:p>
    <w:p w14:paraId="497FB326">
      <w:pPr>
        <w:pStyle w:val="22"/>
        <w:widowControl/>
        <w:numPr>
          <w:ilvl w:val="0"/>
          <w:numId w:val="0"/>
        </w:numPr>
        <w:jc w:val="both"/>
        <w:rPr>
          <w:rFonts w:ascii="Times New Roman" w:hAnsi="Times New Roman" w:eastAsia="宋体" w:cs="Times New Roman"/>
          <w:color w:val="000000"/>
          <w:kern w:val="0"/>
          <w:sz w:val="18"/>
          <w:szCs w:val="18"/>
          <w:lang w:bidi="ar"/>
        </w:rPr>
      </w:pPr>
    </w:p>
    <w:p w14:paraId="36287685">
      <w:pPr>
        <w:pStyle w:val="22"/>
        <w:widowControl/>
        <w:numPr>
          <w:ilvl w:val="0"/>
          <w:numId w:val="0"/>
        </w:numPr>
        <w:jc w:val="both"/>
        <w:rPr>
          <w:rFonts w:ascii="Times New Roman" w:hAnsi="Times New Roman" w:eastAsia="宋体" w:cs="Times New Roman"/>
          <w:color w:val="000000"/>
          <w:kern w:val="0"/>
          <w:sz w:val="18"/>
          <w:szCs w:val="18"/>
          <w:lang w:bidi="ar"/>
        </w:rPr>
      </w:pPr>
    </w:p>
    <w:p w14:paraId="544C1F8F">
      <w:pPr>
        <w:pStyle w:val="22"/>
        <w:widowControl/>
        <w:numPr>
          <w:ilvl w:val="0"/>
          <w:numId w:val="0"/>
        </w:numPr>
        <w:jc w:val="both"/>
        <w:rPr>
          <w:rFonts w:ascii="Times New Roman" w:hAnsi="Times New Roman" w:eastAsia="宋体" w:cs="Times New Roman"/>
          <w:color w:val="000000"/>
          <w:kern w:val="0"/>
          <w:sz w:val="18"/>
          <w:szCs w:val="18"/>
          <w:lang w:bidi="ar"/>
        </w:rPr>
      </w:pPr>
    </w:p>
    <w:p w14:paraId="0F603FC0">
      <w:pPr>
        <w:widowControl/>
        <w:rPr>
          <w:rFonts w:hint="eastAsia" w:ascii="Times New Roman" w:hAnsi="Times New Roman" w:eastAsia="宋体" w:cs="Times New Roman"/>
          <w:color w:val="000000"/>
          <w:kern w:val="0"/>
          <w:sz w:val="18"/>
          <w:szCs w:val="18"/>
          <w:lang w:bidi="ar"/>
        </w:rPr>
      </w:pPr>
    </w:p>
    <w:p w14:paraId="1EAA6C1F">
      <w:pPr>
        <w:widowControl/>
        <w:jc w:val="center"/>
        <w:rPr>
          <w:rFonts w:hint="eastAsia" w:ascii="Times New Roman" w:hAnsi="Times New Roman" w:eastAsia="宋体" w:cs="Times New Roman"/>
          <w:b/>
          <w:sz w:val="28"/>
          <w:szCs w:val="28"/>
          <w:lang w:val="en-US" w:eastAsia="zh-CN"/>
        </w:rPr>
      </w:pPr>
      <w:r>
        <w:rPr>
          <w:rFonts w:hint="eastAsia" w:ascii="Times New Roman" w:hAnsi="Times New Roman" w:eastAsia="宋体" w:cs="Times New Roman"/>
          <w:b/>
          <w:sz w:val="28"/>
          <w:szCs w:val="28"/>
          <w:lang w:val="en-US" w:eastAsia="zh-CN"/>
        </w:rPr>
        <w:t>Prediction Model of Red Soil Organic Carbon Content Using a Depthwise Separable Dynamic Convolutional Neural Network with Environmental Factors and Soil Nutrients</w:t>
      </w:r>
    </w:p>
    <w:p w14:paraId="5A95B4FD">
      <w:pPr>
        <w:widowControl/>
        <w:rPr>
          <w:rFonts w:hint="eastAsia" w:ascii="Times New Roman" w:hAnsi="Times New Roman" w:eastAsia="宋体" w:cs="Times New Roman"/>
          <w:color w:val="000000"/>
          <w:kern w:val="0"/>
          <w:sz w:val="18"/>
          <w:szCs w:val="18"/>
          <w:lang w:bidi="ar"/>
        </w:rPr>
      </w:pPr>
    </w:p>
    <w:p w14:paraId="325B682F">
      <w:pPr>
        <w:widowControl/>
        <w:rPr>
          <w:rFonts w:hint="eastAsia" w:ascii="Times New Roman" w:hAnsi="Times New Roman" w:eastAsia="宋体" w:cs="Times New Roman"/>
          <w:color w:val="000000"/>
          <w:kern w:val="0"/>
          <w:sz w:val="18"/>
          <w:szCs w:val="18"/>
          <w:lang w:bidi="ar"/>
        </w:rPr>
      </w:pPr>
      <w:r>
        <w:rPr>
          <w:rFonts w:hint="eastAsia" w:ascii="Times New Roman" w:hAnsi="Times New Roman" w:eastAsia="宋体" w:cs="Times New Roman"/>
          <w:color w:val="000000"/>
          <w:kern w:val="0"/>
          <w:sz w:val="18"/>
          <w:szCs w:val="18"/>
          <w:lang w:bidi="ar"/>
        </w:rPr>
        <w:t>Abstract: High-precision inversion of soil organic carbon (SOC) holds dual significance for sustainable agricultural management in red soil regions and global carbon cycle research. To address the limitations of traditional machine learning models in complex red soil environments—such as insufficient feature extraction capability, sensitivity to high-dimensional spectral noise, and lack of interpretability—this study proposes a Depthwise Separable Dynamic Convolutional Neural Network (DS-DCNN). While convolutional neural networks (CNNs) have been less explored in soil hyperspectral research and exhibit poor modeling accuracy for small-sample data with inadequate spatial feature extraction, DS-DCNN employs dynamic convolutional kernels to adaptively capture nonlinear interactive features between spectral and environmental factors. This enables collaborative modeling of environmental variables (e.g., altitude, annual precipitation) and soil nutrient contents (e.g., nitrogen, phosphorus, potassium). Global attribution analysis via SHapley Additive exPlanations (SHAP) and model validation demonstrate that the optimal prediction model, based on spectral preprocessing combining Savitzky-Golay smoothing denoising and</w:t>
      </w:r>
      <w:r>
        <w:rPr>
          <w:rFonts w:hint="eastAsia" w:ascii="Times New Roman" w:hAnsi="Times New Roman" w:eastAsia="宋体" w:cs="Times New Roman"/>
          <w:color w:val="000000"/>
          <w:kern w:val="0"/>
          <w:sz w:val="18"/>
          <w:szCs w:val="18"/>
          <w:lang w:val="en-US" w:eastAsia="zh-CN" w:bidi="ar"/>
        </w:rPr>
        <w:t xml:space="preserve"> </w:t>
      </w:r>
      <w:r>
        <w:rPr>
          <w:rFonts w:hint="eastAsia" w:ascii="Times New Roman" w:hAnsi="Times New Roman" w:eastAsia="宋体" w:cs="Times New Roman"/>
          <w:color w:val="000000"/>
          <w:kern w:val="0"/>
          <w:sz w:val="18"/>
          <w:szCs w:val="18"/>
          <w:lang w:bidi="ar"/>
        </w:rPr>
        <w:t xml:space="preserve">first-order derivative (FD) with spectral enhancement, achieves a coefficient of determination (R²) of </w:t>
      </w:r>
      <w:r>
        <w:rPr>
          <w:rFonts w:hint="eastAsia" w:ascii="Times New Roman" w:hAnsi="Times New Roman" w:eastAsia="宋体" w:cs="Times New Roman"/>
          <w:color w:val="000000"/>
          <w:kern w:val="0"/>
          <w:sz w:val="18"/>
          <w:szCs w:val="18"/>
          <w:lang w:eastAsia="zh-CN" w:bidi="ar"/>
        </w:rPr>
        <w:t>0.9167</w:t>
      </w:r>
      <w:r>
        <w:rPr>
          <w:rFonts w:hint="eastAsia" w:ascii="Times New Roman" w:hAnsi="Times New Roman" w:eastAsia="宋体" w:cs="Times New Roman"/>
          <w:color w:val="000000"/>
          <w:kern w:val="0"/>
          <w:sz w:val="18"/>
          <w:szCs w:val="18"/>
          <w:lang w:bidi="ar"/>
        </w:rPr>
        <w:t xml:space="preserve">, root mean square error (RMSE) of </w:t>
      </w:r>
      <w:r>
        <w:rPr>
          <w:rFonts w:hint="eastAsia" w:ascii="Times New Roman" w:hAnsi="Times New Roman" w:eastAsia="宋体" w:cs="Times New Roman"/>
          <w:color w:val="000000"/>
          <w:kern w:val="0"/>
          <w:sz w:val="18"/>
          <w:szCs w:val="18"/>
          <w:lang w:eastAsia="zh-CN" w:bidi="ar"/>
        </w:rPr>
        <w:t>1.3405</w:t>
      </w:r>
      <w:r>
        <w:rPr>
          <w:rFonts w:hint="eastAsia" w:ascii="Times New Roman" w:hAnsi="Times New Roman" w:eastAsia="宋体" w:cs="Times New Roman"/>
          <w:color w:val="000000"/>
          <w:kern w:val="0"/>
          <w:sz w:val="18"/>
          <w:szCs w:val="18"/>
          <w:lang w:bidi="ar"/>
        </w:rPr>
        <w:t>g/kg⁻¹, and relative prediction</w:t>
      </w:r>
      <w:r>
        <w:rPr>
          <w:rFonts w:hint="eastAsia" w:ascii="Times New Roman" w:hAnsi="Times New Roman" w:eastAsia="宋体" w:cs="Times New Roman"/>
          <w:color w:val="000000"/>
          <w:kern w:val="0"/>
          <w:sz w:val="18"/>
          <w:szCs w:val="18"/>
          <w:lang w:val="en-US" w:eastAsia="zh-CN" w:bidi="ar"/>
        </w:rPr>
        <w:t xml:space="preserve"> </w:t>
      </w:r>
      <w:r>
        <w:rPr>
          <w:rFonts w:hint="eastAsia" w:ascii="Times New Roman" w:hAnsi="Times New Roman" w:eastAsia="宋体" w:cs="Times New Roman"/>
          <w:color w:val="000000"/>
          <w:kern w:val="0"/>
          <w:sz w:val="18"/>
          <w:szCs w:val="18"/>
          <w:lang w:bidi="ar"/>
        </w:rPr>
        <w:t xml:space="preserve">deviation (RPD) of </w:t>
      </w:r>
      <w:r>
        <w:rPr>
          <w:rFonts w:hint="eastAsia" w:ascii="Times New Roman" w:hAnsi="Times New Roman" w:eastAsia="宋体" w:cs="Times New Roman"/>
          <w:color w:val="000000"/>
          <w:kern w:val="0"/>
          <w:sz w:val="18"/>
          <w:szCs w:val="18"/>
          <w:lang w:eastAsia="zh-CN" w:bidi="ar"/>
        </w:rPr>
        <w:t>3.4649</w:t>
      </w:r>
      <w:r>
        <w:rPr>
          <w:rFonts w:hint="eastAsia" w:ascii="Times New Roman" w:hAnsi="Times New Roman" w:eastAsia="宋体" w:cs="Times New Roman"/>
          <w:color w:val="000000"/>
          <w:kern w:val="0"/>
          <w:sz w:val="18"/>
          <w:szCs w:val="18"/>
          <w:lang w:bidi="ar"/>
        </w:rPr>
        <w:t>. The results confirm that DS-DCNN can accurately predict SOC content in Guangxi forest red soils.</w:t>
      </w:r>
    </w:p>
    <w:p w14:paraId="4C51CE0C">
      <w:pPr>
        <w:widowControl/>
        <w:rPr>
          <w:rFonts w:hint="eastAsia" w:ascii="Times New Roman" w:hAnsi="Times New Roman" w:eastAsia="宋体" w:cs="Times New Roman"/>
          <w:color w:val="000000"/>
          <w:kern w:val="0"/>
          <w:sz w:val="18"/>
          <w:szCs w:val="18"/>
          <w:lang w:bidi="ar"/>
        </w:rPr>
      </w:pPr>
    </w:p>
    <w:p w14:paraId="4E7A313F">
      <w:pPr>
        <w:widowControl/>
        <w:rPr>
          <w:rFonts w:hint="eastAsia" w:ascii="Times New Roman" w:hAnsi="Times New Roman" w:eastAsia="宋体" w:cs="Times New Roman"/>
          <w:color w:val="000000"/>
          <w:kern w:val="0"/>
          <w:sz w:val="18"/>
          <w:szCs w:val="18"/>
          <w:lang w:bidi="ar"/>
        </w:rPr>
        <w:sectPr>
          <w:footerReference r:id="rId6" w:type="first"/>
          <w:type w:val="continuous"/>
          <w:pgSz w:w="11906" w:h="16838"/>
          <w:pgMar w:top="1440" w:right="1800" w:bottom="1440" w:left="1800" w:header="851" w:footer="992" w:gutter="0"/>
          <w:cols w:space="425" w:num="1"/>
          <w:titlePg/>
          <w:docGrid w:type="lines" w:linePitch="312" w:charSpace="0"/>
        </w:sectPr>
      </w:pPr>
      <w:r>
        <w:rPr>
          <w:rFonts w:hint="eastAsia" w:ascii="Times New Roman" w:hAnsi="Times New Roman" w:eastAsia="宋体" w:cs="Times New Roman"/>
          <w:color w:val="000000"/>
          <w:kern w:val="0"/>
          <w:sz w:val="18"/>
          <w:szCs w:val="18"/>
          <w:lang w:bidi="ar"/>
        </w:rPr>
        <w:t>Keywords: Red soil organic carbon; Depthwise separable dynamic convolution; Environmental factors; SHAP analysis; Hyperspectral inversion</w:t>
      </w:r>
    </w:p>
    <w:p w14:paraId="4536B620">
      <w:pPr>
        <w:pStyle w:val="22"/>
        <w:widowControl/>
        <w:numPr>
          <w:ilvl w:val="0"/>
          <w:numId w:val="0"/>
        </w:numPr>
        <w:jc w:val="both"/>
        <w:rPr>
          <w:rFonts w:ascii="Times New Roman" w:hAnsi="Times New Roman" w:eastAsia="宋体" w:cs="Times New Roman"/>
          <w:color w:val="000000"/>
          <w:kern w:val="0"/>
          <w:sz w:val="18"/>
          <w:szCs w:val="18"/>
          <w:lang w:bidi="ar"/>
        </w:rPr>
      </w:pPr>
    </w:p>
    <w:sectPr>
      <w:type w:val="continuous"/>
      <w:pgSz w:w="11906" w:h="16838"/>
      <w:pgMar w:top="1440" w:right="1800" w:bottom="1440" w:left="1800" w:header="851" w:footer="992" w:gutter="0"/>
      <w:cols w:space="425" w:num="1"/>
      <w:titlePg/>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yoyo" w:date="2025-04-29T11:17:08Z" w:initials="">
    <w:p w14:paraId="6A3E2964">
      <w:pPr>
        <w:pStyle w:val="7"/>
        <w:rPr>
          <w:rFonts w:hint="default" w:eastAsiaTheme="minorEastAsia"/>
          <w:lang w:val="en-US" w:eastAsia="zh-CN"/>
        </w:rPr>
      </w:pPr>
      <w:r>
        <w:rPr>
          <w:rFonts w:hint="eastAsia"/>
          <w:lang w:val="en-US" w:eastAsia="zh-CN"/>
        </w:rPr>
        <w:t>增加参考文献</w:t>
      </w:r>
    </w:p>
  </w:comment>
  <w:comment w:id="1" w:author="yoyo" w:date="2025-04-29T11:20:12Z" w:initials="">
    <w:p w14:paraId="77F57849">
      <w:pPr>
        <w:pStyle w:val="7"/>
        <w:rPr>
          <w:rFonts w:hint="default" w:eastAsiaTheme="minorEastAsia"/>
          <w:lang w:val="en-US" w:eastAsia="zh-CN"/>
        </w:rPr>
      </w:pPr>
      <w:r>
        <w:rPr>
          <w:rFonts w:hint="eastAsia"/>
          <w:lang w:val="en-US" w:eastAsia="zh-CN"/>
        </w:rPr>
        <w:t>这部分主要总结一些深度学习SOC或者其他土壤属性反演的研究，作为对上面那句话的展开。不要写太多大家都懂的知识。</w:t>
      </w:r>
    </w:p>
  </w:comment>
  <w:comment w:id="2" w:author="yoyo" w:date="2025-04-29T11:31:43Z" w:initials="">
    <w:p w14:paraId="74520D19">
      <w:pPr>
        <w:pStyle w:val="7"/>
        <w:rPr>
          <w:rFonts w:hint="default" w:eastAsiaTheme="minorEastAsia"/>
          <w:lang w:val="en-US" w:eastAsia="zh-CN"/>
        </w:rPr>
      </w:pPr>
      <w:r>
        <w:rPr>
          <w:rFonts w:hint="eastAsia"/>
          <w:lang w:val="en-US" w:eastAsia="zh-CN"/>
        </w:rPr>
        <w:t>增加相应参考文献</w:t>
      </w:r>
    </w:p>
  </w:comment>
  <w:comment w:id="3" w:author="yoyo" w:date="2025-04-29T11:29:19Z" w:initials="">
    <w:p w14:paraId="0648A619">
      <w:pPr>
        <w:pStyle w:val="7"/>
        <w:rPr>
          <w:rFonts w:hint="default" w:eastAsiaTheme="minorEastAsia"/>
          <w:lang w:val="en-US" w:eastAsia="zh-CN"/>
        </w:rPr>
      </w:pPr>
      <w:r>
        <w:rPr>
          <w:rFonts w:hint="eastAsia"/>
          <w:lang w:val="en-US" w:eastAsia="zh-CN"/>
        </w:rPr>
        <w:t>增加相应参考文献</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A3E2964" w15:done="0"/>
  <w15:commentEx w15:paraId="77F57849" w15:done="0"/>
  <w15:commentEx w15:paraId="74520D19" w15:done="0"/>
  <w15:commentEx w15:paraId="0648A61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20F0302020204030204"/>
    <w:charset w:val="00"/>
    <w:family w:val="swiss"/>
    <w:pitch w:val="default"/>
    <w:sig w:usb0="00000000" w:usb1="00000000" w:usb2="00000009" w:usb3="00000000" w:csb0="200001FF" w:csb1="00000000"/>
  </w:font>
  <w:font w:name="楷体_GB2312">
    <w:altName w:val="汉仪楷体简"/>
    <w:panose1 w:val="02010609030101010101"/>
    <w:charset w:val="86"/>
    <w:family w:val="modern"/>
    <w:pitch w:val="default"/>
    <w:sig w:usb0="00000000" w:usb1="00000000" w:usb2="00000000" w:usb3="00000000" w:csb0="00040000" w:csb1="00000000"/>
  </w:font>
  <w:font w:name="Segoe UI">
    <w:altName w:val="苹方-简"/>
    <w:panose1 w:val="020B0502040204020203"/>
    <w:charset w:val="00"/>
    <w:family w:val="auto"/>
    <w:pitch w:val="default"/>
    <w:sig w:usb0="00000000" w:usb1="00000000" w:usb2="00000009" w:usb3="00000000" w:csb0="200001FF" w:csb1="00000000"/>
  </w:font>
  <w:font w:name="Verdana">
    <w:panose1 w:val="020B0804030504040204"/>
    <w:charset w:val="00"/>
    <w:family w:val="swiss"/>
    <w:pitch w:val="default"/>
    <w:sig w:usb0="A10006FF" w:usb1="4000205B" w:usb2="00000010" w:usb3="00000000" w:csb0="2000019F" w:csb1="00000000"/>
  </w:font>
  <w:font w:name="Cambria Math">
    <w:altName w:val="Kingsoft Math"/>
    <w:panose1 w:val="02040503050406030204"/>
    <w:charset w:val="00"/>
    <w:family w:val="roman"/>
    <w:pitch w:val="default"/>
    <w:sig w:usb0="00000000" w:usb1="00000000" w:usb2="02000000" w:usb3="00000000" w:csb0="2000019F" w:csb1="00000000"/>
  </w:font>
  <w:font w:name="汉仪书宋二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Math">
    <w:panose1 w:val="02040503050406030204"/>
    <w:charset w:val="00"/>
    <w:family w:val="auto"/>
    <w:pitch w:val="default"/>
    <w:sig w:usb0="80000087" w:usb1="00002068" w:usb2="00000000" w:usb3="00000000" w:csb0="2000019F" w:csb1="00000000"/>
  </w:font>
  <w:font w:name="儷宋 Pro">
    <w:panose1 w:val="02020300000000000000"/>
    <w:charset w:val="88"/>
    <w:family w:val="auto"/>
    <w:pitch w:val="default"/>
    <w:sig w:usb0="80000001" w:usb1="28091800" w:usb2="00000016" w:usb3="00000000" w:csb0="00100000" w:csb1="00000000"/>
  </w:font>
  <w:font w:name="DejaVu Math TeX Gyre">
    <w:panose1 w:val="02000503000000000000"/>
    <w:charset w:val="00"/>
    <w:family w:val="auto"/>
    <w:pitch w:val="default"/>
    <w:sig w:usb0="A10000EF" w:usb1="4201F9EE" w:usb2="02000000" w:usb3="00000000" w:csb0="60000193" w:csb1="0DD4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D48673">
    <w:pPr>
      <w:pStyle w:val="9"/>
      <w:rPr>
        <w:rFonts w:ascii="Times New Roman" w:hAnsi="Times New Roman" w:cs="Times New Roman"/>
        <w:b/>
        <w:bCs/>
      </w:rPr>
    </w:pPr>
    <w:r>
      <w:rPr>
        <w:rFonts w:hint="eastAsia" w:ascii="Times New Roman" w:hAnsi="Times New Roman" w:cs="Times New Roman"/>
        <w:b/>
        <w:bCs/>
      </w:rPr>
      <w:t>收稿日期：</w:t>
    </w:r>
  </w:p>
  <w:p w14:paraId="5E36D513">
    <w:pPr>
      <w:pStyle w:val="9"/>
      <w:rPr>
        <w:rFonts w:ascii="Times New Roman" w:hAnsi="Times New Roman" w:cs="Times New Roman"/>
      </w:rPr>
    </w:pPr>
    <w:r>
      <w:rPr>
        <w:rFonts w:ascii="Times New Roman" w:hAnsi="Times New Roman" w:cs="Times New Roman"/>
        <w:b/>
        <w:bCs/>
      </w:rPr>
      <w:t>基金项目：</w:t>
    </w:r>
    <w:r>
      <w:rPr>
        <w:rFonts w:hint="eastAsia" w:ascii="Times New Roman" w:hAnsi="Times New Roman" w:cs="Times New Roman"/>
      </w:rPr>
      <w:t xml:space="preserve">中央引导地方科技发展资金项目(桂科 ZY22096012)，国家自然科学基金项目(32360374)，广西自然科学基金项目(2018GXNSFAA281235)资助 </w:t>
    </w:r>
  </w:p>
  <w:p w14:paraId="789917EF">
    <w:pPr>
      <w:pStyle w:val="9"/>
      <w:rPr>
        <w:rFonts w:ascii="Times New Roman" w:hAnsi="Times New Roman" w:cs="Times New Roman"/>
      </w:rPr>
    </w:pPr>
    <w:r>
      <w:rPr>
        <w:rFonts w:ascii="Times New Roman" w:hAnsi="Times New Roman" w:cs="Times New Roman"/>
        <w:b/>
        <w:bCs/>
      </w:rPr>
      <w:t>作者简介：</w:t>
    </w:r>
    <w:r>
      <w:rPr>
        <w:rFonts w:hint="eastAsia" w:ascii="Times New Roman" w:hAnsi="Times New Roman" w:cs="Times New Roman"/>
      </w:rPr>
      <w:t>邓昀，</w:t>
    </w:r>
    <w:r>
      <w:rPr>
        <w:rFonts w:ascii="Times New Roman" w:hAnsi="Times New Roman" w:cs="Times New Roman"/>
      </w:rPr>
      <w:t>19</w:t>
    </w:r>
    <w:r>
      <w:rPr>
        <w:rFonts w:hint="eastAsia" w:ascii="Times New Roman" w:hAnsi="Times New Roman" w:cs="Times New Roman"/>
      </w:rPr>
      <w:t>80</w:t>
    </w:r>
    <w:r>
      <w:rPr>
        <w:rFonts w:ascii="Times New Roman" w:hAnsi="Times New Roman" w:cs="Times New Roman"/>
      </w:rPr>
      <w:t>年生，</w:t>
    </w:r>
    <w:r>
      <w:rPr>
        <w:rFonts w:hint="eastAsia" w:ascii="Times New Roman" w:hAnsi="Times New Roman" w:cs="Times New Roman"/>
      </w:rPr>
      <w:t>桂林理工大学计算机科学与工程学院教授</w:t>
    </w:r>
    <w:r>
      <w:rPr>
        <w:rFonts w:ascii="Times New Roman" w:hAnsi="Times New Roman" w:cs="Times New Roman"/>
      </w:rPr>
      <w:t>， E-mail:</w:t>
    </w:r>
    <w:r>
      <w:rPr>
        <w:rFonts w:hint="eastAsia" w:ascii="Times New Roman" w:hAnsi="Times New Roman" w:cs="Times New Roman"/>
      </w:rPr>
      <w:t>574359451</w:t>
    </w:r>
    <w:r>
      <w:rPr>
        <w:rFonts w:ascii="Times New Roman" w:hAnsi="Times New Roman" w:cs="Times New Roman"/>
      </w:rPr>
      <w:t xml:space="preserve"> @qq.com</w:t>
    </w:r>
  </w:p>
  <w:p w14:paraId="24382A74">
    <w:pPr>
      <w:pStyle w:val="9"/>
      <w:rPr>
        <w:rFonts w:ascii="Times New Roman" w:hAnsi="Times New Roman" w:cs="Times New Roman"/>
      </w:rPr>
    </w:pPr>
    <w:r>
      <w:rPr>
        <w:rFonts w:ascii="Times New Roman" w:hAnsi="Times New Roman" w:cs="Times New Roman"/>
        <w:b/>
        <w:bCs/>
      </w:rPr>
      <w:t>通讯作者：</w:t>
    </w:r>
    <w:r>
      <w:rPr>
        <w:rFonts w:ascii="Times New Roman" w:hAnsi="Times New Roman" w:cs="Times New Roman"/>
      </w:rPr>
      <w:t>石媛媛，博士，正高级工程师，从事遥感应用研究 E-mail:syyfly@163.com</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72437E">
    <w:pPr>
      <w:pStyle w:val="9"/>
      <w:rPr>
        <w:rFonts w:ascii="Times New Roman" w:hAnsi="Times New Roman" w:cs="Times New Roman"/>
        <w:b/>
        <w:bCs/>
      </w:rPr>
    </w:pPr>
    <w:r>
      <w:rPr>
        <w:rFonts w:hint="eastAsia" w:ascii="Times New Roman" w:hAnsi="Times New Roman" w:cs="Times New Roman"/>
        <w:b/>
        <w:bCs/>
      </w:rPr>
      <w:t>收稿日期：</w:t>
    </w:r>
  </w:p>
  <w:p w14:paraId="7ECDDC8A">
    <w:pPr>
      <w:pStyle w:val="9"/>
      <w:rPr>
        <w:rFonts w:ascii="Times New Roman" w:hAnsi="Times New Roman" w:cs="Times New Roman"/>
      </w:rPr>
    </w:pPr>
    <w:r>
      <w:rPr>
        <w:rFonts w:ascii="Times New Roman" w:hAnsi="Times New Roman" w:cs="Times New Roman"/>
        <w:b/>
        <w:bCs/>
      </w:rPr>
      <w:t>基金项目：</w:t>
    </w:r>
    <w:r>
      <w:rPr>
        <w:rFonts w:hint="eastAsia" w:ascii="Times New Roman" w:hAnsi="Times New Roman" w:cs="Times New Roman"/>
      </w:rPr>
      <w:t xml:space="preserve">中央引导地方科技发展资金项目(桂科 ZY22096012)，国家自然科学基金项目(32360374)，广西自然科学基金项目(2018GXNSFAA281235)资助 </w:t>
    </w:r>
  </w:p>
  <w:p w14:paraId="1072FBED">
    <w:pPr>
      <w:pStyle w:val="9"/>
      <w:rPr>
        <w:rFonts w:ascii="Times New Roman" w:hAnsi="Times New Roman" w:cs="Times New Roman"/>
      </w:rPr>
    </w:pPr>
    <w:r>
      <w:rPr>
        <w:rFonts w:ascii="Times New Roman" w:hAnsi="Times New Roman" w:cs="Times New Roman"/>
        <w:b/>
        <w:bCs/>
      </w:rPr>
      <w:t>作者简介：</w:t>
    </w:r>
    <w:r>
      <w:rPr>
        <w:rFonts w:hint="eastAsia" w:ascii="Times New Roman" w:hAnsi="Times New Roman" w:cs="Times New Roman"/>
      </w:rPr>
      <w:t>邓昀，</w:t>
    </w:r>
    <w:r>
      <w:rPr>
        <w:rFonts w:ascii="Times New Roman" w:hAnsi="Times New Roman" w:cs="Times New Roman"/>
      </w:rPr>
      <w:t>19</w:t>
    </w:r>
    <w:r>
      <w:rPr>
        <w:rFonts w:hint="eastAsia" w:ascii="Times New Roman" w:hAnsi="Times New Roman" w:cs="Times New Roman"/>
      </w:rPr>
      <w:t>80</w:t>
    </w:r>
    <w:r>
      <w:rPr>
        <w:rFonts w:ascii="Times New Roman" w:hAnsi="Times New Roman" w:cs="Times New Roman"/>
      </w:rPr>
      <w:t>年生，</w:t>
    </w:r>
    <w:r>
      <w:rPr>
        <w:rFonts w:hint="eastAsia" w:ascii="Times New Roman" w:hAnsi="Times New Roman" w:cs="Times New Roman"/>
      </w:rPr>
      <w:t>桂林理工大学计算机科学与工程学院教授</w:t>
    </w:r>
    <w:r>
      <w:rPr>
        <w:rFonts w:ascii="Times New Roman" w:hAnsi="Times New Roman" w:cs="Times New Roman"/>
      </w:rPr>
      <w:t>， E-mail:</w:t>
    </w:r>
    <w:r>
      <w:rPr>
        <w:rFonts w:hint="eastAsia" w:ascii="Times New Roman" w:hAnsi="Times New Roman" w:cs="Times New Roman"/>
      </w:rPr>
      <w:t>574359451</w:t>
    </w:r>
    <w:r>
      <w:rPr>
        <w:rFonts w:ascii="Times New Roman" w:hAnsi="Times New Roman" w:cs="Times New Roman"/>
      </w:rPr>
      <w:t xml:space="preserve"> @qq.com</w:t>
    </w:r>
  </w:p>
  <w:p w14:paraId="3D76A17B">
    <w:pPr>
      <w:pStyle w:val="9"/>
      <w:rPr>
        <w:rFonts w:ascii="Times New Roman" w:hAnsi="Times New Roman" w:cs="Times New Roman"/>
      </w:rPr>
    </w:pPr>
    <w:r>
      <w:rPr>
        <w:rFonts w:ascii="Times New Roman" w:hAnsi="Times New Roman" w:cs="Times New Roman"/>
        <w:b/>
        <w:bCs/>
      </w:rPr>
      <w:t>通讯作者：</w:t>
    </w:r>
    <w:r>
      <w:rPr>
        <w:rFonts w:ascii="Times New Roman" w:hAnsi="Times New Roman" w:cs="Times New Roman"/>
      </w:rPr>
      <w:t>石媛媛，博士，正高级工程师，从事遥感应用研究 E-mail:syyfly@163.com</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80C495F"/>
    <w:multiLevelType w:val="multilevel"/>
    <w:tmpl w:val="780C495F"/>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yoyo">
    <w15:presenceInfo w15:providerId="WPS Office" w15:userId="18873441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SystemFonts/>
  <w:bordersDoNotSurroundHeader w:val="0"/>
  <w:bordersDoNotSurroundFooter w:val="0"/>
  <w:attachedTemplate r:id="rId1"/>
  <w:trackRevisions w:val="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E1NmVkMzJmOTQ0N2E3N2ZjZTc3MWJmMjVjMmY4MDIifQ=="/>
  </w:docVars>
  <w:rsids>
    <w:rsidRoot w:val="7F6D7A29"/>
    <w:rsid w:val="00004FAC"/>
    <w:rsid w:val="00010C38"/>
    <w:rsid w:val="00011D87"/>
    <w:rsid w:val="00014084"/>
    <w:rsid w:val="00016181"/>
    <w:rsid w:val="000162DC"/>
    <w:rsid w:val="00017716"/>
    <w:rsid w:val="0002429E"/>
    <w:rsid w:val="00024F05"/>
    <w:rsid w:val="00035DC4"/>
    <w:rsid w:val="000400D0"/>
    <w:rsid w:val="00042122"/>
    <w:rsid w:val="00042723"/>
    <w:rsid w:val="00050330"/>
    <w:rsid w:val="000527C8"/>
    <w:rsid w:val="00052D7D"/>
    <w:rsid w:val="00053F45"/>
    <w:rsid w:val="00056C48"/>
    <w:rsid w:val="00061DCF"/>
    <w:rsid w:val="00070B18"/>
    <w:rsid w:val="0007452D"/>
    <w:rsid w:val="00084FDA"/>
    <w:rsid w:val="00087887"/>
    <w:rsid w:val="00090853"/>
    <w:rsid w:val="00097C1E"/>
    <w:rsid w:val="000A08A4"/>
    <w:rsid w:val="000A3873"/>
    <w:rsid w:val="000A4ABF"/>
    <w:rsid w:val="000B0148"/>
    <w:rsid w:val="000B08E4"/>
    <w:rsid w:val="000B2D08"/>
    <w:rsid w:val="000B399C"/>
    <w:rsid w:val="000B57A7"/>
    <w:rsid w:val="000B663B"/>
    <w:rsid w:val="000C4A1A"/>
    <w:rsid w:val="000D1411"/>
    <w:rsid w:val="000D51BA"/>
    <w:rsid w:val="000E2253"/>
    <w:rsid w:val="000E445F"/>
    <w:rsid w:val="000E4FFA"/>
    <w:rsid w:val="000E5376"/>
    <w:rsid w:val="000E7BBD"/>
    <w:rsid w:val="000F1629"/>
    <w:rsid w:val="000F2CB9"/>
    <w:rsid w:val="0011378A"/>
    <w:rsid w:val="0011637C"/>
    <w:rsid w:val="00117673"/>
    <w:rsid w:val="00121145"/>
    <w:rsid w:val="00122736"/>
    <w:rsid w:val="001238D9"/>
    <w:rsid w:val="001335DD"/>
    <w:rsid w:val="00142791"/>
    <w:rsid w:val="001447E0"/>
    <w:rsid w:val="00144E57"/>
    <w:rsid w:val="00145A26"/>
    <w:rsid w:val="0014773F"/>
    <w:rsid w:val="0015027C"/>
    <w:rsid w:val="001508F2"/>
    <w:rsid w:val="0015255D"/>
    <w:rsid w:val="00152A90"/>
    <w:rsid w:val="00153F5E"/>
    <w:rsid w:val="0015524E"/>
    <w:rsid w:val="001565E4"/>
    <w:rsid w:val="001612F6"/>
    <w:rsid w:val="001614DB"/>
    <w:rsid w:val="00163162"/>
    <w:rsid w:val="00166CC3"/>
    <w:rsid w:val="001742B3"/>
    <w:rsid w:val="00194F34"/>
    <w:rsid w:val="001962CC"/>
    <w:rsid w:val="00197D42"/>
    <w:rsid w:val="001A2E38"/>
    <w:rsid w:val="001B1BCD"/>
    <w:rsid w:val="001C0CEC"/>
    <w:rsid w:val="001D3CDC"/>
    <w:rsid w:val="001D4A45"/>
    <w:rsid w:val="001D67B8"/>
    <w:rsid w:val="001D68C4"/>
    <w:rsid w:val="001D6A58"/>
    <w:rsid w:val="001E330F"/>
    <w:rsid w:val="001E6A25"/>
    <w:rsid w:val="001F0C77"/>
    <w:rsid w:val="001F2387"/>
    <w:rsid w:val="001F23A9"/>
    <w:rsid w:val="001F56D8"/>
    <w:rsid w:val="00204ABF"/>
    <w:rsid w:val="002171AF"/>
    <w:rsid w:val="00222B2B"/>
    <w:rsid w:val="002343DB"/>
    <w:rsid w:val="002360CA"/>
    <w:rsid w:val="0024347E"/>
    <w:rsid w:val="00244E53"/>
    <w:rsid w:val="00245B9D"/>
    <w:rsid w:val="00250BB1"/>
    <w:rsid w:val="00253113"/>
    <w:rsid w:val="00280F49"/>
    <w:rsid w:val="0029030D"/>
    <w:rsid w:val="002906D3"/>
    <w:rsid w:val="00293320"/>
    <w:rsid w:val="00294D60"/>
    <w:rsid w:val="00294F1D"/>
    <w:rsid w:val="002A6252"/>
    <w:rsid w:val="002A6AC2"/>
    <w:rsid w:val="002B1D0B"/>
    <w:rsid w:val="002B7657"/>
    <w:rsid w:val="002E4562"/>
    <w:rsid w:val="002E7478"/>
    <w:rsid w:val="002F0DC1"/>
    <w:rsid w:val="002F1745"/>
    <w:rsid w:val="002F286A"/>
    <w:rsid w:val="002F51FB"/>
    <w:rsid w:val="002F6989"/>
    <w:rsid w:val="002F74D8"/>
    <w:rsid w:val="0030387C"/>
    <w:rsid w:val="00303A5A"/>
    <w:rsid w:val="00304548"/>
    <w:rsid w:val="00306F80"/>
    <w:rsid w:val="003134D5"/>
    <w:rsid w:val="00322E00"/>
    <w:rsid w:val="00325557"/>
    <w:rsid w:val="00334AAC"/>
    <w:rsid w:val="00334B52"/>
    <w:rsid w:val="003368F5"/>
    <w:rsid w:val="00336D13"/>
    <w:rsid w:val="00341307"/>
    <w:rsid w:val="00344293"/>
    <w:rsid w:val="00346EC1"/>
    <w:rsid w:val="003534B5"/>
    <w:rsid w:val="00355D85"/>
    <w:rsid w:val="0035756D"/>
    <w:rsid w:val="00360376"/>
    <w:rsid w:val="00360ECE"/>
    <w:rsid w:val="0036240D"/>
    <w:rsid w:val="0036280E"/>
    <w:rsid w:val="00362B4B"/>
    <w:rsid w:val="00364AEB"/>
    <w:rsid w:val="00365D39"/>
    <w:rsid w:val="003771C9"/>
    <w:rsid w:val="00377D13"/>
    <w:rsid w:val="00382D41"/>
    <w:rsid w:val="003874EF"/>
    <w:rsid w:val="00387628"/>
    <w:rsid w:val="00390B6E"/>
    <w:rsid w:val="00395CC2"/>
    <w:rsid w:val="003A1B58"/>
    <w:rsid w:val="003A2353"/>
    <w:rsid w:val="003A2DEC"/>
    <w:rsid w:val="003A30F7"/>
    <w:rsid w:val="003A4AAA"/>
    <w:rsid w:val="003A4AC7"/>
    <w:rsid w:val="003B40B4"/>
    <w:rsid w:val="003B47ED"/>
    <w:rsid w:val="003C269F"/>
    <w:rsid w:val="003C27C2"/>
    <w:rsid w:val="003C5123"/>
    <w:rsid w:val="003C53AF"/>
    <w:rsid w:val="003D4CAC"/>
    <w:rsid w:val="003D60C5"/>
    <w:rsid w:val="003D717C"/>
    <w:rsid w:val="003E2B41"/>
    <w:rsid w:val="003E4351"/>
    <w:rsid w:val="003E5467"/>
    <w:rsid w:val="003E5A05"/>
    <w:rsid w:val="003F25AC"/>
    <w:rsid w:val="003F2A9F"/>
    <w:rsid w:val="003F3830"/>
    <w:rsid w:val="0040189A"/>
    <w:rsid w:val="00401B6D"/>
    <w:rsid w:val="004020FD"/>
    <w:rsid w:val="004044A2"/>
    <w:rsid w:val="00406163"/>
    <w:rsid w:val="00406C70"/>
    <w:rsid w:val="00406FDA"/>
    <w:rsid w:val="00407C35"/>
    <w:rsid w:val="00426EA4"/>
    <w:rsid w:val="00427094"/>
    <w:rsid w:val="00437EFF"/>
    <w:rsid w:val="00447CBD"/>
    <w:rsid w:val="00450E1F"/>
    <w:rsid w:val="00451C8D"/>
    <w:rsid w:val="00451F9D"/>
    <w:rsid w:val="00452F4A"/>
    <w:rsid w:val="00455A94"/>
    <w:rsid w:val="0045672E"/>
    <w:rsid w:val="0045784D"/>
    <w:rsid w:val="004669F6"/>
    <w:rsid w:val="0047092E"/>
    <w:rsid w:val="004826E3"/>
    <w:rsid w:val="00490AFC"/>
    <w:rsid w:val="004931F8"/>
    <w:rsid w:val="0049375E"/>
    <w:rsid w:val="004962CA"/>
    <w:rsid w:val="00496D37"/>
    <w:rsid w:val="004A18A4"/>
    <w:rsid w:val="004A3397"/>
    <w:rsid w:val="004A480A"/>
    <w:rsid w:val="004A4A39"/>
    <w:rsid w:val="004A5282"/>
    <w:rsid w:val="004A56B5"/>
    <w:rsid w:val="004A6D6B"/>
    <w:rsid w:val="004B058B"/>
    <w:rsid w:val="004B1425"/>
    <w:rsid w:val="004B24CF"/>
    <w:rsid w:val="004B290E"/>
    <w:rsid w:val="004B5EE1"/>
    <w:rsid w:val="004B7324"/>
    <w:rsid w:val="004C01E6"/>
    <w:rsid w:val="004C166F"/>
    <w:rsid w:val="004C23E5"/>
    <w:rsid w:val="004C2944"/>
    <w:rsid w:val="004C59A3"/>
    <w:rsid w:val="004D66B8"/>
    <w:rsid w:val="004E2ED8"/>
    <w:rsid w:val="004E5140"/>
    <w:rsid w:val="004F7BA5"/>
    <w:rsid w:val="00500705"/>
    <w:rsid w:val="0050423B"/>
    <w:rsid w:val="00510151"/>
    <w:rsid w:val="00512C21"/>
    <w:rsid w:val="005133AA"/>
    <w:rsid w:val="00513FB0"/>
    <w:rsid w:val="0051487F"/>
    <w:rsid w:val="00517A9D"/>
    <w:rsid w:val="00522A5C"/>
    <w:rsid w:val="00534963"/>
    <w:rsid w:val="005379CF"/>
    <w:rsid w:val="0054041E"/>
    <w:rsid w:val="005418EC"/>
    <w:rsid w:val="00542A45"/>
    <w:rsid w:val="005443C9"/>
    <w:rsid w:val="005445B5"/>
    <w:rsid w:val="00545CB7"/>
    <w:rsid w:val="005500B8"/>
    <w:rsid w:val="005521C9"/>
    <w:rsid w:val="00552390"/>
    <w:rsid w:val="005551E4"/>
    <w:rsid w:val="0055532F"/>
    <w:rsid w:val="00563BD0"/>
    <w:rsid w:val="0056410F"/>
    <w:rsid w:val="005656B2"/>
    <w:rsid w:val="00566898"/>
    <w:rsid w:val="005705D9"/>
    <w:rsid w:val="00571492"/>
    <w:rsid w:val="00574CED"/>
    <w:rsid w:val="00584336"/>
    <w:rsid w:val="005851BF"/>
    <w:rsid w:val="00585AC5"/>
    <w:rsid w:val="00587D3A"/>
    <w:rsid w:val="0059235C"/>
    <w:rsid w:val="00593FBF"/>
    <w:rsid w:val="00594540"/>
    <w:rsid w:val="00596997"/>
    <w:rsid w:val="005977B7"/>
    <w:rsid w:val="005A343F"/>
    <w:rsid w:val="005A796A"/>
    <w:rsid w:val="005B63A7"/>
    <w:rsid w:val="005B67BC"/>
    <w:rsid w:val="005B7500"/>
    <w:rsid w:val="005C0D4B"/>
    <w:rsid w:val="005C345B"/>
    <w:rsid w:val="005C4C99"/>
    <w:rsid w:val="005C6C2F"/>
    <w:rsid w:val="005D01C5"/>
    <w:rsid w:val="005D13C6"/>
    <w:rsid w:val="005D2194"/>
    <w:rsid w:val="005D31BB"/>
    <w:rsid w:val="005E0DBB"/>
    <w:rsid w:val="005E7253"/>
    <w:rsid w:val="005F35E1"/>
    <w:rsid w:val="005F612F"/>
    <w:rsid w:val="00601C98"/>
    <w:rsid w:val="006070AE"/>
    <w:rsid w:val="00616AE2"/>
    <w:rsid w:val="00620A8D"/>
    <w:rsid w:val="006257C0"/>
    <w:rsid w:val="006263F7"/>
    <w:rsid w:val="0063244D"/>
    <w:rsid w:val="006338A5"/>
    <w:rsid w:val="00637326"/>
    <w:rsid w:val="0064621E"/>
    <w:rsid w:val="00656D96"/>
    <w:rsid w:val="006742E3"/>
    <w:rsid w:val="006746B3"/>
    <w:rsid w:val="006854BA"/>
    <w:rsid w:val="0068699B"/>
    <w:rsid w:val="00691954"/>
    <w:rsid w:val="006967E4"/>
    <w:rsid w:val="006A0B76"/>
    <w:rsid w:val="006A2B27"/>
    <w:rsid w:val="006A52D5"/>
    <w:rsid w:val="006A5B9D"/>
    <w:rsid w:val="006A79E2"/>
    <w:rsid w:val="006B4957"/>
    <w:rsid w:val="006B528E"/>
    <w:rsid w:val="006B53F3"/>
    <w:rsid w:val="006C0FD8"/>
    <w:rsid w:val="006D6CEB"/>
    <w:rsid w:val="006E357F"/>
    <w:rsid w:val="006F5D5F"/>
    <w:rsid w:val="006F70B3"/>
    <w:rsid w:val="006F75BE"/>
    <w:rsid w:val="007017FA"/>
    <w:rsid w:val="00704FA0"/>
    <w:rsid w:val="0070532C"/>
    <w:rsid w:val="0070612B"/>
    <w:rsid w:val="00720F8F"/>
    <w:rsid w:val="00723F25"/>
    <w:rsid w:val="00730AA5"/>
    <w:rsid w:val="007324AA"/>
    <w:rsid w:val="0073576B"/>
    <w:rsid w:val="00745479"/>
    <w:rsid w:val="007473B3"/>
    <w:rsid w:val="00756B6D"/>
    <w:rsid w:val="00765DD7"/>
    <w:rsid w:val="0077237D"/>
    <w:rsid w:val="007829E7"/>
    <w:rsid w:val="00784BE1"/>
    <w:rsid w:val="007A1009"/>
    <w:rsid w:val="007A3F18"/>
    <w:rsid w:val="007A70FC"/>
    <w:rsid w:val="007B0C68"/>
    <w:rsid w:val="007B1BA8"/>
    <w:rsid w:val="007B28FD"/>
    <w:rsid w:val="007B4EB6"/>
    <w:rsid w:val="007C7811"/>
    <w:rsid w:val="007C7AC5"/>
    <w:rsid w:val="007D0423"/>
    <w:rsid w:val="007E2456"/>
    <w:rsid w:val="007E7FF1"/>
    <w:rsid w:val="007F1932"/>
    <w:rsid w:val="007F21C2"/>
    <w:rsid w:val="007F34C9"/>
    <w:rsid w:val="007F5A0A"/>
    <w:rsid w:val="00802F22"/>
    <w:rsid w:val="00811072"/>
    <w:rsid w:val="00812672"/>
    <w:rsid w:val="00817877"/>
    <w:rsid w:val="0082438E"/>
    <w:rsid w:val="008256D8"/>
    <w:rsid w:val="008273E1"/>
    <w:rsid w:val="00827D64"/>
    <w:rsid w:val="00834100"/>
    <w:rsid w:val="00835FA9"/>
    <w:rsid w:val="00843A5D"/>
    <w:rsid w:val="00850F82"/>
    <w:rsid w:val="00850F87"/>
    <w:rsid w:val="00851801"/>
    <w:rsid w:val="008559A1"/>
    <w:rsid w:val="00861679"/>
    <w:rsid w:val="00861F16"/>
    <w:rsid w:val="00863AAB"/>
    <w:rsid w:val="00876FE2"/>
    <w:rsid w:val="008825D0"/>
    <w:rsid w:val="00883657"/>
    <w:rsid w:val="00884CAC"/>
    <w:rsid w:val="0089481D"/>
    <w:rsid w:val="00895029"/>
    <w:rsid w:val="00895978"/>
    <w:rsid w:val="00895FBD"/>
    <w:rsid w:val="008A1CF0"/>
    <w:rsid w:val="008B2AB2"/>
    <w:rsid w:val="008B58AC"/>
    <w:rsid w:val="008B70B1"/>
    <w:rsid w:val="008B7759"/>
    <w:rsid w:val="008C0867"/>
    <w:rsid w:val="008C2D0D"/>
    <w:rsid w:val="008C47A6"/>
    <w:rsid w:val="008C48D3"/>
    <w:rsid w:val="008C7C55"/>
    <w:rsid w:val="008C7E89"/>
    <w:rsid w:val="008E09E8"/>
    <w:rsid w:val="008E7D5F"/>
    <w:rsid w:val="008F1E69"/>
    <w:rsid w:val="008F478D"/>
    <w:rsid w:val="008F68D9"/>
    <w:rsid w:val="008F751F"/>
    <w:rsid w:val="00900F64"/>
    <w:rsid w:val="00912F15"/>
    <w:rsid w:val="00915FE0"/>
    <w:rsid w:val="0092216B"/>
    <w:rsid w:val="00926B5B"/>
    <w:rsid w:val="0093002A"/>
    <w:rsid w:val="00937FC0"/>
    <w:rsid w:val="00941BE7"/>
    <w:rsid w:val="0095305C"/>
    <w:rsid w:val="00954655"/>
    <w:rsid w:val="00957032"/>
    <w:rsid w:val="00961B65"/>
    <w:rsid w:val="0096499D"/>
    <w:rsid w:val="00966648"/>
    <w:rsid w:val="0097071C"/>
    <w:rsid w:val="00970C9D"/>
    <w:rsid w:val="00973933"/>
    <w:rsid w:val="009751F2"/>
    <w:rsid w:val="009768C9"/>
    <w:rsid w:val="00983AAC"/>
    <w:rsid w:val="0098728D"/>
    <w:rsid w:val="00990175"/>
    <w:rsid w:val="00990C08"/>
    <w:rsid w:val="00991C76"/>
    <w:rsid w:val="009920D1"/>
    <w:rsid w:val="009921EE"/>
    <w:rsid w:val="00994B4F"/>
    <w:rsid w:val="009A0CB2"/>
    <w:rsid w:val="009A1DAF"/>
    <w:rsid w:val="009B0C26"/>
    <w:rsid w:val="009B106A"/>
    <w:rsid w:val="009B6F1F"/>
    <w:rsid w:val="009C21A9"/>
    <w:rsid w:val="009C35AD"/>
    <w:rsid w:val="009C524D"/>
    <w:rsid w:val="009D57F9"/>
    <w:rsid w:val="009F29EB"/>
    <w:rsid w:val="00A022A1"/>
    <w:rsid w:val="00A11FC5"/>
    <w:rsid w:val="00A1326D"/>
    <w:rsid w:val="00A1676C"/>
    <w:rsid w:val="00A1799F"/>
    <w:rsid w:val="00A251F2"/>
    <w:rsid w:val="00A2654C"/>
    <w:rsid w:val="00A32310"/>
    <w:rsid w:val="00A40E10"/>
    <w:rsid w:val="00A43505"/>
    <w:rsid w:val="00A44578"/>
    <w:rsid w:val="00A45956"/>
    <w:rsid w:val="00A516B7"/>
    <w:rsid w:val="00A52685"/>
    <w:rsid w:val="00A528E4"/>
    <w:rsid w:val="00A579BE"/>
    <w:rsid w:val="00A57F22"/>
    <w:rsid w:val="00A66F2A"/>
    <w:rsid w:val="00A709DA"/>
    <w:rsid w:val="00A70FB9"/>
    <w:rsid w:val="00A736A8"/>
    <w:rsid w:val="00A73ABA"/>
    <w:rsid w:val="00A74542"/>
    <w:rsid w:val="00A75D36"/>
    <w:rsid w:val="00A935BD"/>
    <w:rsid w:val="00A93C64"/>
    <w:rsid w:val="00A93D4E"/>
    <w:rsid w:val="00AA0268"/>
    <w:rsid w:val="00AA162D"/>
    <w:rsid w:val="00AA17B7"/>
    <w:rsid w:val="00AA252A"/>
    <w:rsid w:val="00AB32FD"/>
    <w:rsid w:val="00AB55F0"/>
    <w:rsid w:val="00AB5C4A"/>
    <w:rsid w:val="00AC3C65"/>
    <w:rsid w:val="00AC647A"/>
    <w:rsid w:val="00AC6BCF"/>
    <w:rsid w:val="00AD2290"/>
    <w:rsid w:val="00AD5138"/>
    <w:rsid w:val="00AD6B2F"/>
    <w:rsid w:val="00AE02CE"/>
    <w:rsid w:val="00AE08B0"/>
    <w:rsid w:val="00AE4831"/>
    <w:rsid w:val="00AE61EB"/>
    <w:rsid w:val="00AE69A6"/>
    <w:rsid w:val="00AE6D1D"/>
    <w:rsid w:val="00AF0297"/>
    <w:rsid w:val="00AF3C07"/>
    <w:rsid w:val="00AF3D8B"/>
    <w:rsid w:val="00AF61F3"/>
    <w:rsid w:val="00AF68E7"/>
    <w:rsid w:val="00AF6D07"/>
    <w:rsid w:val="00B005E6"/>
    <w:rsid w:val="00B02046"/>
    <w:rsid w:val="00B02881"/>
    <w:rsid w:val="00B05760"/>
    <w:rsid w:val="00B11304"/>
    <w:rsid w:val="00B16602"/>
    <w:rsid w:val="00B1662A"/>
    <w:rsid w:val="00B17198"/>
    <w:rsid w:val="00B21757"/>
    <w:rsid w:val="00B27398"/>
    <w:rsid w:val="00B32149"/>
    <w:rsid w:val="00B35304"/>
    <w:rsid w:val="00B376B4"/>
    <w:rsid w:val="00B37FA1"/>
    <w:rsid w:val="00B40B31"/>
    <w:rsid w:val="00B435DB"/>
    <w:rsid w:val="00B516DA"/>
    <w:rsid w:val="00B5770F"/>
    <w:rsid w:val="00B64C3F"/>
    <w:rsid w:val="00B65DED"/>
    <w:rsid w:val="00B672D7"/>
    <w:rsid w:val="00B74375"/>
    <w:rsid w:val="00B82158"/>
    <w:rsid w:val="00B82A66"/>
    <w:rsid w:val="00B846C8"/>
    <w:rsid w:val="00B86A4C"/>
    <w:rsid w:val="00B95098"/>
    <w:rsid w:val="00B9601C"/>
    <w:rsid w:val="00BA13EA"/>
    <w:rsid w:val="00BA2156"/>
    <w:rsid w:val="00BA2285"/>
    <w:rsid w:val="00BA2A87"/>
    <w:rsid w:val="00BA2FC2"/>
    <w:rsid w:val="00BA3BEF"/>
    <w:rsid w:val="00BA451F"/>
    <w:rsid w:val="00BA7092"/>
    <w:rsid w:val="00BC090F"/>
    <w:rsid w:val="00BC4130"/>
    <w:rsid w:val="00BD2C8D"/>
    <w:rsid w:val="00BE355A"/>
    <w:rsid w:val="00BF76C2"/>
    <w:rsid w:val="00C05DBC"/>
    <w:rsid w:val="00C128AD"/>
    <w:rsid w:val="00C14439"/>
    <w:rsid w:val="00C2007E"/>
    <w:rsid w:val="00C21230"/>
    <w:rsid w:val="00C26D60"/>
    <w:rsid w:val="00C27471"/>
    <w:rsid w:val="00C3280E"/>
    <w:rsid w:val="00C370DB"/>
    <w:rsid w:val="00C37953"/>
    <w:rsid w:val="00C408ED"/>
    <w:rsid w:val="00C438E2"/>
    <w:rsid w:val="00C477FE"/>
    <w:rsid w:val="00C47FE7"/>
    <w:rsid w:val="00C55A72"/>
    <w:rsid w:val="00C6266C"/>
    <w:rsid w:val="00C639C6"/>
    <w:rsid w:val="00C650B7"/>
    <w:rsid w:val="00C76B12"/>
    <w:rsid w:val="00C86991"/>
    <w:rsid w:val="00C936BB"/>
    <w:rsid w:val="00C95F16"/>
    <w:rsid w:val="00CA06F9"/>
    <w:rsid w:val="00CA5A53"/>
    <w:rsid w:val="00CA5ACA"/>
    <w:rsid w:val="00CB487D"/>
    <w:rsid w:val="00CC7C7A"/>
    <w:rsid w:val="00CD1BD4"/>
    <w:rsid w:val="00CD2886"/>
    <w:rsid w:val="00CE3123"/>
    <w:rsid w:val="00CF4EC0"/>
    <w:rsid w:val="00D0005E"/>
    <w:rsid w:val="00D01136"/>
    <w:rsid w:val="00D027A0"/>
    <w:rsid w:val="00D043DB"/>
    <w:rsid w:val="00D054EC"/>
    <w:rsid w:val="00D07079"/>
    <w:rsid w:val="00D110E9"/>
    <w:rsid w:val="00D111D1"/>
    <w:rsid w:val="00D140BD"/>
    <w:rsid w:val="00D17032"/>
    <w:rsid w:val="00D211A0"/>
    <w:rsid w:val="00D21320"/>
    <w:rsid w:val="00D21E40"/>
    <w:rsid w:val="00D23F8A"/>
    <w:rsid w:val="00D24AD6"/>
    <w:rsid w:val="00D34B35"/>
    <w:rsid w:val="00D37570"/>
    <w:rsid w:val="00D41E47"/>
    <w:rsid w:val="00D44693"/>
    <w:rsid w:val="00D44772"/>
    <w:rsid w:val="00D47C63"/>
    <w:rsid w:val="00D50F49"/>
    <w:rsid w:val="00D52942"/>
    <w:rsid w:val="00D53F7C"/>
    <w:rsid w:val="00D55CDC"/>
    <w:rsid w:val="00D56C15"/>
    <w:rsid w:val="00D60060"/>
    <w:rsid w:val="00D61CDB"/>
    <w:rsid w:val="00D66B78"/>
    <w:rsid w:val="00D72C30"/>
    <w:rsid w:val="00D81DEB"/>
    <w:rsid w:val="00D829B6"/>
    <w:rsid w:val="00D84710"/>
    <w:rsid w:val="00D84F50"/>
    <w:rsid w:val="00D90577"/>
    <w:rsid w:val="00DA153F"/>
    <w:rsid w:val="00DB6007"/>
    <w:rsid w:val="00DC2075"/>
    <w:rsid w:val="00DC6801"/>
    <w:rsid w:val="00DC73C7"/>
    <w:rsid w:val="00DD1057"/>
    <w:rsid w:val="00DD2050"/>
    <w:rsid w:val="00DD347E"/>
    <w:rsid w:val="00DD615A"/>
    <w:rsid w:val="00DE4A41"/>
    <w:rsid w:val="00DE556E"/>
    <w:rsid w:val="00DE597F"/>
    <w:rsid w:val="00DE6E92"/>
    <w:rsid w:val="00E0211E"/>
    <w:rsid w:val="00E03702"/>
    <w:rsid w:val="00E05B73"/>
    <w:rsid w:val="00E1455D"/>
    <w:rsid w:val="00E17997"/>
    <w:rsid w:val="00E20243"/>
    <w:rsid w:val="00E20A7E"/>
    <w:rsid w:val="00E220FC"/>
    <w:rsid w:val="00E27A17"/>
    <w:rsid w:val="00E3132A"/>
    <w:rsid w:val="00E42EF6"/>
    <w:rsid w:val="00E53251"/>
    <w:rsid w:val="00E57C91"/>
    <w:rsid w:val="00E62510"/>
    <w:rsid w:val="00E645F8"/>
    <w:rsid w:val="00E73BA6"/>
    <w:rsid w:val="00E76D3A"/>
    <w:rsid w:val="00E80B2C"/>
    <w:rsid w:val="00E80D9C"/>
    <w:rsid w:val="00E83656"/>
    <w:rsid w:val="00E84800"/>
    <w:rsid w:val="00E84873"/>
    <w:rsid w:val="00E85824"/>
    <w:rsid w:val="00E87A7A"/>
    <w:rsid w:val="00E90E27"/>
    <w:rsid w:val="00E91454"/>
    <w:rsid w:val="00E923D2"/>
    <w:rsid w:val="00E95410"/>
    <w:rsid w:val="00E97612"/>
    <w:rsid w:val="00EA2263"/>
    <w:rsid w:val="00EA26DD"/>
    <w:rsid w:val="00EA7129"/>
    <w:rsid w:val="00EA7C7A"/>
    <w:rsid w:val="00EB1244"/>
    <w:rsid w:val="00EB37C9"/>
    <w:rsid w:val="00EB3CC8"/>
    <w:rsid w:val="00EB5237"/>
    <w:rsid w:val="00EC0FBB"/>
    <w:rsid w:val="00EC1861"/>
    <w:rsid w:val="00EC44B4"/>
    <w:rsid w:val="00EC5882"/>
    <w:rsid w:val="00EC6554"/>
    <w:rsid w:val="00EC67A5"/>
    <w:rsid w:val="00EC7BA0"/>
    <w:rsid w:val="00ED0194"/>
    <w:rsid w:val="00ED2080"/>
    <w:rsid w:val="00ED662B"/>
    <w:rsid w:val="00ED78B2"/>
    <w:rsid w:val="00EE192F"/>
    <w:rsid w:val="00EE2C4F"/>
    <w:rsid w:val="00EE469B"/>
    <w:rsid w:val="00EF2003"/>
    <w:rsid w:val="00EF7616"/>
    <w:rsid w:val="00EF7709"/>
    <w:rsid w:val="00F04497"/>
    <w:rsid w:val="00F26699"/>
    <w:rsid w:val="00F277D4"/>
    <w:rsid w:val="00F31612"/>
    <w:rsid w:val="00F33EC1"/>
    <w:rsid w:val="00F365E6"/>
    <w:rsid w:val="00F37310"/>
    <w:rsid w:val="00F37C8E"/>
    <w:rsid w:val="00F403E6"/>
    <w:rsid w:val="00F4364C"/>
    <w:rsid w:val="00F4468A"/>
    <w:rsid w:val="00F51B48"/>
    <w:rsid w:val="00F5246E"/>
    <w:rsid w:val="00F55378"/>
    <w:rsid w:val="00F57825"/>
    <w:rsid w:val="00F62EE4"/>
    <w:rsid w:val="00F6696B"/>
    <w:rsid w:val="00F6752A"/>
    <w:rsid w:val="00F74CAB"/>
    <w:rsid w:val="00F74D89"/>
    <w:rsid w:val="00F8099B"/>
    <w:rsid w:val="00F81316"/>
    <w:rsid w:val="00F83474"/>
    <w:rsid w:val="00F876C2"/>
    <w:rsid w:val="00F87D9F"/>
    <w:rsid w:val="00F93949"/>
    <w:rsid w:val="00F94ECF"/>
    <w:rsid w:val="00F97149"/>
    <w:rsid w:val="00FA148F"/>
    <w:rsid w:val="00FA7EFE"/>
    <w:rsid w:val="00FB0D65"/>
    <w:rsid w:val="00FB11D0"/>
    <w:rsid w:val="00FB32C6"/>
    <w:rsid w:val="00FB4256"/>
    <w:rsid w:val="00FB428C"/>
    <w:rsid w:val="00FC3BBC"/>
    <w:rsid w:val="00FD2DCF"/>
    <w:rsid w:val="00FD4FD6"/>
    <w:rsid w:val="00FD520E"/>
    <w:rsid w:val="00FD5928"/>
    <w:rsid w:val="00FE2B89"/>
    <w:rsid w:val="00FE5AC0"/>
    <w:rsid w:val="00FF0BFB"/>
    <w:rsid w:val="00FF0D77"/>
    <w:rsid w:val="00FF518A"/>
    <w:rsid w:val="00FF69D7"/>
    <w:rsid w:val="00FF6B1C"/>
    <w:rsid w:val="01106B15"/>
    <w:rsid w:val="027D3CFD"/>
    <w:rsid w:val="02D23086"/>
    <w:rsid w:val="03E01910"/>
    <w:rsid w:val="04F7608D"/>
    <w:rsid w:val="05736129"/>
    <w:rsid w:val="05F20D79"/>
    <w:rsid w:val="06AC1B0E"/>
    <w:rsid w:val="072F3517"/>
    <w:rsid w:val="08332819"/>
    <w:rsid w:val="099E3CC2"/>
    <w:rsid w:val="09AE4C80"/>
    <w:rsid w:val="0A330C97"/>
    <w:rsid w:val="0A603240"/>
    <w:rsid w:val="0B201035"/>
    <w:rsid w:val="0B4D6FF3"/>
    <w:rsid w:val="0BFD719B"/>
    <w:rsid w:val="0CB60F7F"/>
    <w:rsid w:val="0D192ED9"/>
    <w:rsid w:val="0D6D3081"/>
    <w:rsid w:val="0D7FA408"/>
    <w:rsid w:val="0DCB704F"/>
    <w:rsid w:val="0EAF39D5"/>
    <w:rsid w:val="0F296723"/>
    <w:rsid w:val="0FF29AEC"/>
    <w:rsid w:val="10D4038F"/>
    <w:rsid w:val="116B403F"/>
    <w:rsid w:val="118D7494"/>
    <w:rsid w:val="11F05653"/>
    <w:rsid w:val="129F3952"/>
    <w:rsid w:val="1432417D"/>
    <w:rsid w:val="143E24A1"/>
    <w:rsid w:val="15207D7D"/>
    <w:rsid w:val="16D276A1"/>
    <w:rsid w:val="16DE4297"/>
    <w:rsid w:val="16F020F4"/>
    <w:rsid w:val="17EF7564"/>
    <w:rsid w:val="189C7F66"/>
    <w:rsid w:val="18DA45EA"/>
    <w:rsid w:val="18EE62E8"/>
    <w:rsid w:val="18F0507B"/>
    <w:rsid w:val="19657868"/>
    <w:rsid w:val="19EC040D"/>
    <w:rsid w:val="1B1973AA"/>
    <w:rsid w:val="1B467775"/>
    <w:rsid w:val="1BF720FA"/>
    <w:rsid w:val="1C6B14B7"/>
    <w:rsid w:val="1F7DE19D"/>
    <w:rsid w:val="21FE134A"/>
    <w:rsid w:val="223B582C"/>
    <w:rsid w:val="22492855"/>
    <w:rsid w:val="23E65231"/>
    <w:rsid w:val="23FC2D33"/>
    <w:rsid w:val="2423778D"/>
    <w:rsid w:val="245406CA"/>
    <w:rsid w:val="25F3318F"/>
    <w:rsid w:val="26011061"/>
    <w:rsid w:val="26373D7A"/>
    <w:rsid w:val="26435EC5"/>
    <w:rsid w:val="268024A4"/>
    <w:rsid w:val="26BD3E93"/>
    <w:rsid w:val="27EA5CB9"/>
    <w:rsid w:val="28551CF2"/>
    <w:rsid w:val="28DA4766"/>
    <w:rsid w:val="2B40462D"/>
    <w:rsid w:val="2BA769AB"/>
    <w:rsid w:val="2BCE0BE6"/>
    <w:rsid w:val="2BE244A1"/>
    <w:rsid w:val="2C3A710C"/>
    <w:rsid w:val="2D5B3AF4"/>
    <w:rsid w:val="2DA428D7"/>
    <w:rsid w:val="2E9A69F6"/>
    <w:rsid w:val="2F132866"/>
    <w:rsid w:val="2F9E4179"/>
    <w:rsid w:val="2FAA35E4"/>
    <w:rsid w:val="306369BB"/>
    <w:rsid w:val="31EC4260"/>
    <w:rsid w:val="32042FF1"/>
    <w:rsid w:val="326C6901"/>
    <w:rsid w:val="333B012D"/>
    <w:rsid w:val="34087B46"/>
    <w:rsid w:val="347C55CE"/>
    <w:rsid w:val="34A3714E"/>
    <w:rsid w:val="35072FFA"/>
    <w:rsid w:val="354B26A0"/>
    <w:rsid w:val="354F2247"/>
    <w:rsid w:val="3597510E"/>
    <w:rsid w:val="35EB5C31"/>
    <w:rsid w:val="36B44275"/>
    <w:rsid w:val="36ED460B"/>
    <w:rsid w:val="37070849"/>
    <w:rsid w:val="37206550"/>
    <w:rsid w:val="380C2D0A"/>
    <w:rsid w:val="382C29C4"/>
    <w:rsid w:val="39396CB4"/>
    <w:rsid w:val="39680ABE"/>
    <w:rsid w:val="3A2160C5"/>
    <w:rsid w:val="3A333C74"/>
    <w:rsid w:val="3AA91C17"/>
    <w:rsid w:val="3B57F717"/>
    <w:rsid w:val="3BFBA9E9"/>
    <w:rsid w:val="3CA72299"/>
    <w:rsid w:val="3D1DDF39"/>
    <w:rsid w:val="3D757E12"/>
    <w:rsid w:val="3D985D89"/>
    <w:rsid w:val="3F4A0143"/>
    <w:rsid w:val="3F6C1B91"/>
    <w:rsid w:val="3F7DE914"/>
    <w:rsid w:val="3FFC340C"/>
    <w:rsid w:val="40681943"/>
    <w:rsid w:val="41A311B2"/>
    <w:rsid w:val="422574DF"/>
    <w:rsid w:val="44C04A50"/>
    <w:rsid w:val="468D3398"/>
    <w:rsid w:val="47353B73"/>
    <w:rsid w:val="4808522C"/>
    <w:rsid w:val="484F0531"/>
    <w:rsid w:val="49472D6A"/>
    <w:rsid w:val="4ACE62B7"/>
    <w:rsid w:val="4B502367"/>
    <w:rsid w:val="4B63653E"/>
    <w:rsid w:val="4B6E3766"/>
    <w:rsid w:val="4BC62629"/>
    <w:rsid w:val="4BC76121"/>
    <w:rsid w:val="4BFE7B52"/>
    <w:rsid w:val="4CA7083A"/>
    <w:rsid w:val="4CB64C6B"/>
    <w:rsid w:val="4CC71582"/>
    <w:rsid w:val="4D371A30"/>
    <w:rsid w:val="4D9C5D37"/>
    <w:rsid w:val="4DFFB8C0"/>
    <w:rsid w:val="4E5270C6"/>
    <w:rsid w:val="4E712A71"/>
    <w:rsid w:val="4F412845"/>
    <w:rsid w:val="4FD7309C"/>
    <w:rsid w:val="4FFDF12F"/>
    <w:rsid w:val="4FFF6109"/>
    <w:rsid w:val="50212524"/>
    <w:rsid w:val="51B41524"/>
    <w:rsid w:val="5345477B"/>
    <w:rsid w:val="536E5845"/>
    <w:rsid w:val="53BB4A3D"/>
    <w:rsid w:val="54694499"/>
    <w:rsid w:val="5604775A"/>
    <w:rsid w:val="56350AD7"/>
    <w:rsid w:val="568277C4"/>
    <w:rsid w:val="56A17F1A"/>
    <w:rsid w:val="574523D9"/>
    <w:rsid w:val="57A21C86"/>
    <w:rsid w:val="57FCE05E"/>
    <w:rsid w:val="59755A04"/>
    <w:rsid w:val="5A1452CB"/>
    <w:rsid w:val="5B554708"/>
    <w:rsid w:val="5BD743DE"/>
    <w:rsid w:val="5BDB7A2A"/>
    <w:rsid w:val="5CC50A23"/>
    <w:rsid w:val="5D1C02FB"/>
    <w:rsid w:val="5E9F86A3"/>
    <w:rsid w:val="5EB3AB93"/>
    <w:rsid w:val="5EEE3F60"/>
    <w:rsid w:val="604C0EF7"/>
    <w:rsid w:val="607448F1"/>
    <w:rsid w:val="60D8398C"/>
    <w:rsid w:val="6109503A"/>
    <w:rsid w:val="610E08A2"/>
    <w:rsid w:val="61DD2110"/>
    <w:rsid w:val="62A949EC"/>
    <w:rsid w:val="63093005"/>
    <w:rsid w:val="631D4DFB"/>
    <w:rsid w:val="63A96660"/>
    <w:rsid w:val="63D3D2A7"/>
    <w:rsid w:val="641E2BAA"/>
    <w:rsid w:val="643735E2"/>
    <w:rsid w:val="64477BB5"/>
    <w:rsid w:val="65AC00A5"/>
    <w:rsid w:val="65F84380"/>
    <w:rsid w:val="66893BD4"/>
    <w:rsid w:val="66D505DD"/>
    <w:rsid w:val="674FF780"/>
    <w:rsid w:val="681148AE"/>
    <w:rsid w:val="690F5912"/>
    <w:rsid w:val="69626EF5"/>
    <w:rsid w:val="698202D9"/>
    <w:rsid w:val="69A47FF6"/>
    <w:rsid w:val="69E15F06"/>
    <w:rsid w:val="69FF27F5"/>
    <w:rsid w:val="6A2133F4"/>
    <w:rsid w:val="6B7C0F72"/>
    <w:rsid w:val="6B9B71D6"/>
    <w:rsid w:val="6DEE7ED7"/>
    <w:rsid w:val="6DFF5DD9"/>
    <w:rsid w:val="6E5A0C83"/>
    <w:rsid w:val="6EDB5E03"/>
    <w:rsid w:val="6F1352D6"/>
    <w:rsid w:val="700417EE"/>
    <w:rsid w:val="70123387"/>
    <w:rsid w:val="707E0797"/>
    <w:rsid w:val="72085BC5"/>
    <w:rsid w:val="72E70D32"/>
    <w:rsid w:val="731D0A36"/>
    <w:rsid w:val="736179C0"/>
    <w:rsid w:val="73B75734"/>
    <w:rsid w:val="74791E4A"/>
    <w:rsid w:val="749A7DD3"/>
    <w:rsid w:val="750E6B1B"/>
    <w:rsid w:val="7547C24B"/>
    <w:rsid w:val="755747BE"/>
    <w:rsid w:val="75C15774"/>
    <w:rsid w:val="75FA0571"/>
    <w:rsid w:val="76354504"/>
    <w:rsid w:val="7662726E"/>
    <w:rsid w:val="76B81A88"/>
    <w:rsid w:val="76D91370"/>
    <w:rsid w:val="775A5C09"/>
    <w:rsid w:val="7762256C"/>
    <w:rsid w:val="77736659"/>
    <w:rsid w:val="77BC7CB1"/>
    <w:rsid w:val="77DB7859"/>
    <w:rsid w:val="77EE154D"/>
    <w:rsid w:val="78DD5962"/>
    <w:rsid w:val="78F37B88"/>
    <w:rsid w:val="793948DC"/>
    <w:rsid w:val="796055BB"/>
    <w:rsid w:val="7A7F14C8"/>
    <w:rsid w:val="7ADE5768"/>
    <w:rsid w:val="7B1E0BCB"/>
    <w:rsid w:val="7C7E0232"/>
    <w:rsid w:val="7CBF2828"/>
    <w:rsid w:val="7CBF745C"/>
    <w:rsid w:val="7CEF16DC"/>
    <w:rsid w:val="7D7D2CCC"/>
    <w:rsid w:val="7DAF80AF"/>
    <w:rsid w:val="7DCCCF2B"/>
    <w:rsid w:val="7DFB839E"/>
    <w:rsid w:val="7E791E1D"/>
    <w:rsid w:val="7EF644A4"/>
    <w:rsid w:val="7EF73FFE"/>
    <w:rsid w:val="7F6D7A29"/>
    <w:rsid w:val="7F89095E"/>
    <w:rsid w:val="7F8D23DB"/>
    <w:rsid w:val="7FFB5BD6"/>
    <w:rsid w:val="7FFF1F79"/>
    <w:rsid w:val="9FFDCE37"/>
    <w:rsid w:val="A31D349E"/>
    <w:rsid w:val="A9BD3C96"/>
    <w:rsid w:val="B77F114C"/>
    <w:rsid w:val="B9FFFE71"/>
    <w:rsid w:val="BE5BB27F"/>
    <w:rsid w:val="BF3CC58D"/>
    <w:rsid w:val="BF7784C1"/>
    <w:rsid w:val="CFBB5D89"/>
    <w:rsid w:val="D6F9FACD"/>
    <w:rsid w:val="D9ED9378"/>
    <w:rsid w:val="DAAF8DBE"/>
    <w:rsid w:val="DAFA322B"/>
    <w:rsid w:val="DDBBD232"/>
    <w:rsid w:val="DF7E20BF"/>
    <w:rsid w:val="DFDF0848"/>
    <w:rsid w:val="E24F0883"/>
    <w:rsid w:val="E3BB3A35"/>
    <w:rsid w:val="EA97495E"/>
    <w:rsid w:val="ECBE7A13"/>
    <w:rsid w:val="ED5F7BAA"/>
    <w:rsid w:val="F499F836"/>
    <w:rsid w:val="F5B9BE1E"/>
    <w:rsid w:val="F6FFB5DF"/>
    <w:rsid w:val="F73B988A"/>
    <w:rsid w:val="F77FEE3D"/>
    <w:rsid w:val="FACF7AA4"/>
    <w:rsid w:val="FB7D1311"/>
    <w:rsid w:val="FBB6C6AE"/>
    <w:rsid w:val="FBBF66F2"/>
    <w:rsid w:val="FDAB1A94"/>
    <w:rsid w:val="FE7F8B59"/>
    <w:rsid w:val="FF129F70"/>
    <w:rsid w:val="FF3EF4EC"/>
    <w:rsid w:val="FF7FA08A"/>
    <w:rsid w:val="FFAFE3A9"/>
    <w:rsid w:val="FFBF40A2"/>
    <w:rsid w:val="FFDF1732"/>
    <w:rsid w:val="FFEF57A2"/>
    <w:rsid w:val="FFEFA1DE"/>
    <w:rsid w:val="FFF22632"/>
    <w:rsid w:val="FFFB4B58"/>
    <w:rsid w:val="FFFF4AEF"/>
    <w:rsid w:val="FFFFED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45"/>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41"/>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6"/>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24"/>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5">
    <w:name w:val="Default Paragraph Font"/>
    <w:semiHidden/>
    <w:unhideWhenUsed/>
    <w:qFormat/>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6">
    <w:name w:val="caption"/>
    <w:basedOn w:val="1"/>
    <w:next w:val="1"/>
    <w:unhideWhenUsed/>
    <w:qFormat/>
    <w:uiPriority w:val="0"/>
    <w:rPr>
      <w:rFonts w:eastAsia="黑体" w:asciiTheme="majorHAnsi" w:hAnsiTheme="majorHAnsi" w:cstheme="majorBidi"/>
      <w:sz w:val="20"/>
      <w:szCs w:val="20"/>
    </w:rPr>
  </w:style>
  <w:style w:type="paragraph" w:styleId="7">
    <w:name w:val="annotation text"/>
    <w:basedOn w:val="1"/>
    <w:uiPriority w:val="0"/>
    <w:pPr>
      <w:jc w:val="left"/>
    </w:pPr>
  </w:style>
  <w:style w:type="paragraph" w:styleId="8">
    <w:name w:val="endnote text"/>
    <w:basedOn w:val="1"/>
    <w:link w:val="42"/>
    <w:qFormat/>
    <w:uiPriority w:val="0"/>
    <w:pPr>
      <w:snapToGrid w:val="0"/>
      <w:jc w:val="left"/>
    </w:pPr>
  </w:style>
  <w:style w:type="paragraph" w:styleId="9">
    <w:name w:val="footer"/>
    <w:basedOn w:val="1"/>
    <w:qFormat/>
    <w:uiPriority w:val="0"/>
    <w:pPr>
      <w:tabs>
        <w:tab w:val="center" w:pos="4153"/>
        <w:tab w:val="right" w:pos="8306"/>
      </w:tabs>
      <w:snapToGrid w:val="0"/>
      <w:jc w:val="left"/>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12">
    <w:name w:val="Normal (Web)"/>
    <w:basedOn w:val="1"/>
    <w:qFormat/>
    <w:uiPriority w:val="99"/>
    <w:pPr>
      <w:spacing w:before="0" w:beforeAutospacing="1" w:after="0" w:afterAutospacing="1"/>
      <w:ind w:left="0" w:right="0"/>
      <w:jc w:val="left"/>
    </w:pPr>
    <w:rPr>
      <w:kern w:val="0"/>
      <w:sz w:val="24"/>
      <w:lang w:val="en-US" w:eastAsia="zh-CN" w:bidi="ar"/>
    </w:rPr>
  </w:style>
  <w:style w:type="table" w:styleId="14">
    <w:name w:val="Table Grid"/>
    <w:basedOn w:val="13"/>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22"/>
    <w:rPr>
      <w:b/>
      <w:bCs/>
    </w:rPr>
  </w:style>
  <w:style w:type="character" w:styleId="17">
    <w:name w:val="endnote reference"/>
    <w:basedOn w:val="15"/>
    <w:qFormat/>
    <w:uiPriority w:val="0"/>
    <w:rPr>
      <w:vertAlign w:val="superscript"/>
    </w:rPr>
  </w:style>
  <w:style w:type="character" w:styleId="18">
    <w:name w:val="FollowedHyperlink"/>
    <w:basedOn w:val="15"/>
    <w:unhideWhenUsed/>
    <w:uiPriority w:val="99"/>
    <w:rPr>
      <w:color w:val="800080"/>
      <w:u w:val="single"/>
    </w:rPr>
  </w:style>
  <w:style w:type="character" w:styleId="19">
    <w:name w:val="Emphasis"/>
    <w:basedOn w:val="15"/>
    <w:qFormat/>
    <w:uiPriority w:val="20"/>
    <w:rPr>
      <w:i/>
      <w:iCs/>
    </w:rPr>
  </w:style>
  <w:style w:type="character" w:styleId="20">
    <w:name w:val="Hyperlink"/>
    <w:basedOn w:val="15"/>
    <w:unhideWhenUsed/>
    <w:qFormat/>
    <w:uiPriority w:val="99"/>
    <w:rPr>
      <w:color w:val="0000FF"/>
      <w:u w:val="single"/>
    </w:rPr>
  </w:style>
  <w:style w:type="character" w:styleId="21">
    <w:name w:val="HTML Code"/>
    <w:basedOn w:val="15"/>
    <w:unhideWhenUsed/>
    <w:qFormat/>
    <w:uiPriority w:val="99"/>
    <w:rPr>
      <w:rFonts w:ascii="宋体" w:hAnsi="宋体" w:eastAsia="宋体" w:cs="宋体"/>
      <w:sz w:val="24"/>
      <w:szCs w:val="24"/>
    </w:rPr>
  </w:style>
  <w:style w:type="paragraph" w:styleId="22">
    <w:name w:val="List Paragraph"/>
    <w:basedOn w:val="1"/>
    <w:uiPriority w:val="99"/>
    <w:pPr>
      <w:ind w:firstLine="420" w:firstLineChars="200"/>
    </w:pPr>
  </w:style>
  <w:style w:type="paragraph" w:customStyle="1" w:styleId="23">
    <w:name w:val="Revision"/>
    <w:hidden/>
    <w:semiHidden/>
    <w:uiPriority w:val="99"/>
    <w:rPr>
      <w:rFonts w:asciiTheme="minorHAnsi" w:hAnsiTheme="minorHAnsi" w:eastAsiaTheme="minorEastAsia" w:cstheme="minorBidi"/>
      <w:kern w:val="2"/>
      <w:sz w:val="21"/>
      <w:szCs w:val="24"/>
      <w:lang w:val="en-US" w:eastAsia="zh-CN" w:bidi="ar-SA"/>
    </w:rPr>
  </w:style>
  <w:style w:type="character" w:customStyle="1" w:styleId="24">
    <w:name w:val="标题 4 字符"/>
    <w:basedOn w:val="15"/>
    <w:link w:val="5"/>
    <w:semiHidden/>
    <w:qFormat/>
    <w:uiPriority w:val="0"/>
    <w:rPr>
      <w:rFonts w:asciiTheme="majorHAnsi" w:hAnsiTheme="majorHAnsi" w:eastAsiaTheme="majorEastAsia" w:cstheme="majorBidi"/>
      <w:b/>
      <w:bCs/>
      <w:kern w:val="2"/>
      <w:sz w:val="28"/>
      <w:szCs w:val="28"/>
    </w:rPr>
  </w:style>
  <w:style w:type="character" w:styleId="25">
    <w:name w:val="Placeholder Text"/>
    <w:basedOn w:val="15"/>
    <w:semiHidden/>
    <w:uiPriority w:val="99"/>
    <w:rPr>
      <w:color w:val="666666"/>
    </w:rPr>
  </w:style>
  <w:style w:type="character" w:customStyle="1" w:styleId="26">
    <w:name w:val="标题 3 字符"/>
    <w:basedOn w:val="15"/>
    <w:link w:val="4"/>
    <w:semiHidden/>
    <w:qFormat/>
    <w:uiPriority w:val="0"/>
    <w:rPr>
      <w:rFonts w:asciiTheme="minorHAnsi" w:hAnsiTheme="minorHAnsi" w:eastAsiaTheme="minorEastAsia" w:cstheme="minorBidi"/>
      <w:b/>
      <w:bCs/>
      <w:kern w:val="2"/>
      <w:sz w:val="32"/>
      <w:szCs w:val="32"/>
    </w:rPr>
  </w:style>
  <w:style w:type="table" w:customStyle="1" w:styleId="27">
    <w:name w:val="Plain Table 2"/>
    <w:basedOn w:val="13"/>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28">
    <w:name w:val="Plain Table 4"/>
    <w:basedOn w:val="13"/>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29">
    <w:name w:val="msonormal"/>
    <w:basedOn w:val="1"/>
    <w:qFormat/>
    <w:uiPriority w:val="0"/>
    <w:pPr>
      <w:widowControl/>
      <w:spacing w:before="100" w:beforeAutospacing="1" w:after="100" w:afterAutospacing="1"/>
      <w:jc w:val="left"/>
    </w:pPr>
    <w:rPr>
      <w:rFonts w:ascii="宋体" w:hAnsi="宋体" w:eastAsia="宋体" w:cs="宋体"/>
      <w:kern w:val="0"/>
      <w:sz w:val="24"/>
    </w:rPr>
  </w:style>
  <w:style w:type="paragraph" w:customStyle="1" w:styleId="30">
    <w:name w:val="font5"/>
    <w:basedOn w:val="1"/>
    <w:qFormat/>
    <w:uiPriority w:val="0"/>
    <w:pPr>
      <w:widowControl/>
      <w:spacing w:before="100" w:beforeAutospacing="1" w:after="100" w:afterAutospacing="1"/>
      <w:jc w:val="left"/>
    </w:pPr>
    <w:rPr>
      <w:rFonts w:ascii="宋体" w:hAnsi="宋体" w:eastAsia="宋体" w:cs="宋体"/>
      <w:kern w:val="0"/>
      <w:sz w:val="18"/>
      <w:szCs w:val="18"/>
    </w:rPr>
  </w:style>
  <w:style w:type="paragraph" w:customStyle="1" w:styleId="31">
    <w:name w:val="xl63"/>
    <w:basedOn w:val="1"/>
    <w:qFormat/>
    <w:uiPriority w:val="0"/>
    <w:pPr>
      <w:widowControl/>
      <w:spacing w:before="100" w:beforeAutospacing="1" w:after="100" w:afterAutospacing="1"/>
      <w:jc w:val="center"/>
    </w:pPr>
    <w:rPr>
      <w:rFonts w:ascii="宋体" w:hAnsi="宋体" w:eastAsia="宋体" w:cs="宋体"/>
      <w:kern w:val="0"/>
      <w:sz w:val="24"/>
    </w:rPr>
  </w:style>
  <w:style w:type="paragraph" w:customStyle="1" w:styleId="32">
    <w:name w:val="xl6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kern w:val="0"/>
      <w:sz w:val="24"/>
    </w:rPr>
  </w:style>
  <w:style w:type="paragraph" w:customStyle="1" w:styleId="33">
    <w:name w:val="xl65"/>
    <w:basedOn w:val="1"/>
    <w:qFormat/>
    <w:uiPriority w:val="0"/>
    <w:pPr>
      <w:widowControl/>
      <w:spacing w:before="100" w:beforeAutospacing="1" w:after="100" w:afterAutospacing="1"/>
      <w:jc w:val="left"/>
      <w:textAlignment w:val="center"/>
    </w:pPr>
    <w:rPr>
      <w:rFonts w:ascii="宋体" w:hAnsi="宋体" w:eastAsia="宋体" w:cs="宋体"/>
      <w:kern w:val="0"/>
      <w:sz w:val="24"/>
    </w:rPr>
  </w:style>
  <w:style w:type="paragraph" w:customStyle="1" w:styleId="34">
    <w:name w:val="xl66"/>
    <w:basedOn w:val="1"/>
    <w:qFormat/>
    <w:uiPriority w:val="0"/>
    <w:pPr>
      <w:widowControl/>
      <w:spacing w:before="100" w:beforeAutospacing="1" w:after="100" w:afterAutospacing="1"/>
      <w:jc w:val="center"/>
      <w:textAlignment w:val="center"/>
    </w:pPr>
    <w:rPr>
      <w:rFonts w:ascii="宋体" w:hAnsi="宋体" w:eastAsia="宋体" w:cs="宋体"/>
      <w:kern w:val="0"/>
      <w:sz w:val="24"/>
    </w:rPr>
  </w:style>
  <w:style w:type="paragraph" w:customStyle="1" w:styleId="35">
    <w:name w:val="xl67"/>
    <w:basedOn w:val="1"/>
    <w:qFormat/>
    <w:uiPriority w:val="0"/>
    <w:pPr>
      <w:widowControl/>
      <w:pBdr>
        <w:bottom w:val="single" w:color="auto" w:sz="4" w:space="0"/>
      </w:pBdr>
      <w:spacing w:before="100" w:beforeAutospacing="1" w:after="100" w:afterAutospacing="1"/>
      <w:jc w:val="left"/>
      <w:textAlignment w:val="center"/>
    </w:pPr>
    <w:rPr>
      <w:rFonts w:ascii="宋体" w:hAnsi="宋体" w:eastAsia="宋体" w:cs="宋体"/>
      <w:b/>
      <w:bCs/>
      <w:kern w:val="0"/>
      <w:sz w:val="24"/>
    </w:rPr>
  </w:style>
  <w:style w:type="paragraph" w:customStyle="1" w:styleId="36">
    <w:name w:val="xl68"/>
    <w:basedOn w:val="1"/>
    <w:qFormat/>
    <w:uiPriority w:val="0"/>
    <w:pPr>
      <w:widowControl/>
      <w:spacing w:before="100" w:beforeAutospacing="1" w:after="100" w:afterAutospacing="1"/>
      <w:jc w:val="left"/>
      <w:textAlignment w:val="center"/>
    </w:pPr>
    <w:rPr>
      <w:rFonts w:ascii="宋体" w:hAnsi="宋体" w:eastAsia="宋体" w:cs="宋体"/>
      <w:b/>
      <w:bCs/>
      <w:kern w:val="0"/>
      <w:sz w:val="24"/>
    </w:rPr>
  </w:style>
  <w:style w:type="paragraph" w:customStyle="1" w:styleId="37">
    <w:name w:val="xl69"/>
    <w:basedOn w:val="1"/>
    <w:qFormat/>
    <w:uiPriority w:val="0"/>
    <w:pPr>
      <w:widowControl/>
      <w:pBdr>
        <w:bottom w:val="single" w:color="auto" w:sz="4" w:space="0"/>
      </w:pBdr>
      <w:spacing w:before="100" w:beforeAutospacing="1" w:after="100" w:afterAutospacing="1"/>
      <w:jc w:val="left"/>
      <w:textAlignment w:val="center"/>
    </w:pPr>
    <w:rPr>
      <w:rFonts w:ascii="宋体" w:hAnsi="宋体" w:eastAsia="宋体" w:cs="宋体"/>
      <w:b/>
      <w:bCs/>
      <w:kern w:val="0"/>
      <w:sz w:val="24"/>
    </w:rPr>
  </w:style>
  <w:style w:type="paragraph" w:customStyle="1" w:styleId="38">
    <w:name w:val="xl70"/>
    <w:basedOn w:val="1"/>
    <w:qFormat/>
    <w:uiPriority w:val="0"/>
    <w:pPr>
      <w:widowControl/>
      <w:pBdr>
        <w:top w:val="single" w:color="auto" w:sz="4" w:space="0"/>
      </w:pBdr>
      <w:spacing w:before="100" w:beforeAutospacing="1" w:after="100" w:afterAutospacing="1"/>
      <w:jc w:val="center"/>
      <w:textAlignment w:val="center"/>
    </w:pPr>
    <w:rPr>
      <w:rFonts w:ascii="宋体" w:hAnsi="宋体" w:eastAsia="宋体" w:cs="宋体"/>
      <w:kern w:val="0"/>
      <w:sz w:val="24"/>
    </w:rPr>
  </w:style>
  <w:style w:type="paragraph" w:customStyle="1" w:styleId="39">
    <w:name w:val="xl71"/>
    <w:basedOn w:val="1"/>
    <w:qFormat/>
    <w:uiPriority w:val="0"/>
    <w:pPr>
      <w:widowControl/>
      <w:pBdr>
        <w:top w:val="single" w:color="auto" w:sz="4" w:space="0"/>
      </w:pBdr>
      <w:spacing w:before="100" w:beforeAutospacing="1" w:after="100" w:afterAutospacing="1"/>
      <w:jc w:val="center"/>
      <w:textAlignment w:val="center"/>
    </w:pPr>
    <w:rPr>
      <w:rFonts w:ascii="宋体" w:hAnsi="宋体" w:eastAsia="宋体" w:cs="宋体"/>
      <w:kern w:val="0"/>
      <w:sz w:val="24"/>
    </w:rPr>
  </w:style>
  <w:style w:type="character" w:customStyle="1" w:styleId="40">
    <w:name w:val="xref"/>
    <w:basedOn w:val="15"/>
    <w:qFormat/>
    <w:uiPriority w:val="0"/>
  </w:style>
  <w:style w:type="character" w:customStyle="1" w:styleId="41">
    <w:name w:val="标题 2 字符"/>
    <w:basedOn w:val="15"/>
    <w:link w:val="3"/>
    <w:semiHidden/>
    <w:qFormat/>
    <w:uiPriority w:val="0"/>
    <w:rPr>
      <w:rFonts w:asciiTheme="majorHAnsi" w:hAnsiTheme="majorHAnsi" w:eastAsiaTheme="majorEastAsia" w:cstheme="majorBidi"/>
      <w:b/>
      <w:bCs/>
      <w:kern w:val="2"/>
      <w:sz w:val="32"/>
      <w:szCs w:val="32"/>
    </w:rPr>
  </w:style>
  <w:style w:type="character" w:customStyle="1" w:styleId="42">
    <w:name w:val="尾注文本 字符"/>
    <w:basedOn w:val="15"/>
    <w:link w:val="8"/>
    <w:qFormat/>
    <w:uiPriority w:val="0"/>
    <w:rPr>
      <w:rFonts w:asciiTheme="minorHAnsi" w:hAnsiTheme="minorHAnsi" w:eastAsiaTheme="minorEastAsia" w:cstheme="minorBidi"/>
      <w:kern w:val="2"/>
      <w:sz w:val="21"/>
      <w:szCs w:val="24"/>
    </w:rPr>
  </w:style>
  <w:style w:type="character" w:customStyle="1" w:styleId="43">
    <w:name w:val="Unresolved Mention"/>
    <w:basedOn w:val="15"/>
    <w:semiHidden/>
    <w:unhideWhenUsed/>
    <w:qFormat/>
    <w:uiPriority w:val="99"/>
    <w:rPr>
      <w:color w:val="605E5C"/>
      <w:shd w:val="clear" w:color="auto" w:fill="E1DFDD"/>
    </w:rPr>
  </w:style>
  <w:style w:type="character" w:customStyle="1" w:styleId="44">
    <w:name w:val="ref-link"/>
    <w:basedOn w:val="15"/>
    <w:qFormat/>
    <w:uiPriority w:val="0"/>
  </w:style>
  <w:style w:type="character" w:customStyle="1" w:styleId="45">
    <w:name w:val="标题 1 字符"/>
    <w:basedOn w:val="15"/>
    <w:link w:val="2"/>
    <w:qFormat/>
    <w:uiPriority w:val="0"/>
    <w:rPr>
      <w:rFonts w:asciiTheme="minorHAnsi" w:hAnsiTheme="minorHAnsi" w:eastAsiaTheme="minorEastAsia" w:cstheme="minorBidi"/>
      <w:b/>
      <w:bCs/>
      <w:kern w:val="44"/>
      <w:sz w:val="44"/>
      <w:szCs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9" Type="http://schemas.microsoft.com/office/2011/relationships/people" Target="people.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tiff"/><Relationship Id="rId13" Type="http://schemas.openxmlformats.org/officeDocument/2006/relationships/image" Target="media/image6.tiff"/><Relationship Id="rId12" Type="http://schemas.openxmlformats.org/officeDocument/2006/relationships/image" Target="media/image5.tiff"/><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dercyc/Library/Containers/com.kingsoft.wpsoffice.mac/Data/C:\Users\dercyc\Library\Containers\com.kingsoft.wpsoffice.mac\Data\C:\Users\dercyc\Library\Containers\com.kingsoft.wpsoffice.mac\Data\C:\Users\Administrator\Desktop\2023&#24180;&#22269;&#22522;\&#20809;&#35889;&#23398;&#25237;&#31295;\&#65288;&#25237;&#31295;&#65289;&#22522;&#20110;fft&#30340;&#22303;&#22756;&#26377;&#26426;&#30899;&#39640;&#20809;&#35889;&#24555;&#36895;&#39044;&#27979;&#27169;&#22411;.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C817A340-2685-5A4E-B673-80838AB1465A}">
  <ds:schemaRefs/>
</ds:datastoreItem>
</file>

<file path=docProps/app.xml><?xml version="1.0" encoding="utf-8"?>
<Properties xmlns="http://schemas.openxmlformats.org/officeDocument/2006/extended-properties" xmlns:vt="http://schemas.openxmlformats.org/officeDocument/2006/docPropsVTypes">
  <Template>C:\Users\Administrator\Desktop\2023年国基\光谱学投稿\（投稿）基于fft的土壤有机碳高光谱快速预测模型.docx</Template>
  <Pages>18</Pages>
  <Words>1805</Words>
  <Characters>2227</Characters>
  <Lines>190</Lines>
  <Paragraphs>53</Paragraphs>
  <TotalTime>185</TotalTime>
  <ScaleCrop>false</ScaleCrop>
  <LinksUpToDate>false</LinksUpToDate>
  <CharactersWithSpaces>2297</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2024-06-28T10:41:00Z</dcterms:created>
  <dc:creator>周琨鱼</dc:creator>
  <cp:lastModifiedBy>程越</cp:lastModifiedBy>
  <dcterms:modified xsi:type="dcterms:W3CDTF">2025-04-29T14:48:22Z</dcterms:modified>
  <cp:revision>551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C7EC84068E45438B9EB9C85E3442BFCF_13</vt:lpwstr>
  </property>
  <property fmtid="{D5CDD505-2E9C-101B-9397-08002B2CF9AE}" pid="4" name="KSOTemplateDocerSaveRecord">
    <vt:lpwstr>eyJoZGlkIjoiM2ZjNWYwNmVhNGJiNjA4ODg5NTZjMWU0NjMxNTJiY2YiLCJ1c2VySWQiOiI1MzA5NjMzNDAifQ==</vt:lpwstr>
  </property>
</Properties>
</file>