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0E316">
      <w:pPr>
        <w:widowControl/>
        <w:jc w:val="center"/>
        <w:rPr>
          <w:rFonts w:hint="default" w:ascii="Times New Roman" w:hAnsi="Times New Roman" w:eastAsia="宋体" w:cs="Times New Roman"/>
          <w:b/>
          <w:sz w:val="28"/>
          <w:szCs w:val="28"/>
          <w:lang w:val="en-US" w:eastAsia="zh-CN"/>
        </w:rPr>
      </w:pPr>
      <w:r>
        <w:rPr>
          <w:rFonts w:ascii="Times New Roman" w:hAnsi="Times New Roman" w:eastAsia="宋体" w:cs="Times New Roman"/>
          <w:b/>
          <w:sz w:val="28"/>
          <w:szCs w:val="28"/>
        </w:rPr>
        <w:br w:type="textWrapping"/>
      </w:r>
      <w:r>
        <w:rPr>
          <w:rFonts w:hint="eastAsia" w:ascii="Times New Roman" w:hAnsi="Times New Roman" w:eastAsia="宋体" w:cs="Times New Roman"/>
          <w:b/>
          <w:sz w:val="28"/>
          <w:szCs w:val="28"/>
          <w:lang w:val="en-US" w:eastAsia="zh-CN"/>
        </w:rPr>
        <w:t>基于</w:t>
      </w:r>
      <w:r>
        <w:rPr>
          <w:rFonts w:hint="eastAsia" w:ascii="Times New Roman" w:hAnsi="Times New Roman" w:eastAsia="宋体" w:cs="Times New Roman"/>
          <w:b/>
          <w:sz w:val="28"/>
          <w:szCs w:val="28"/>
        </w:rPr>
        <w:t>深度</w:t>
      </w:r>
      <w:r>
        <w:rPr>
          <w:rFonts w:hint="eastAsia" w:ascii="Times New Roman" w:hAnsi="Times New Roman" w:eastAsia="宋体" w:cs="Times New Roman"/>
          <w:b/>
          <w:sz w:val="28"/>
          <w:szCs w:val="28"/>
          <w:lang w:val="en-US" w:eastAsia="zh-CN"/>
        </w:rPr>
        <w:t>学习的</w:t>
      </w:r>
      <w:r>
        <w:rPr>
          <w:rFonts w:hint="eastAsia" w:ascii="Times New Roman" w:hAnsi="Times New Roman" w:eastAsia="宋体" w:cs="Times New Roman"/>
          <w:b/>
          <w:sz w:val="28"/>
          <w:szCs w:val="28"/>
        </w:rPr>
        <w:t>森林</w:t>
      </w:r>
      <w:r>
        <w:rPr>
          <w:rFonts w:hint="eastAsia" w:ascii="Times New Roman" w:hAnsi="Times New Roman" w:eastAsia="宋体" w:cs="Times New Roman"/>
          <w:b/>
          <w:sz w:val="28"/>
          <w:szCs w:val="28"/>
          <w:lang w:val="en-US" w:eastAsia="zh-CN"/>
        </w:rPr>
        <w:t>红</w:t>
      </w:r>
      <w:r>
        <w:rPr>
          <w:rFonts w:hint="eastAsia" w:ascii="Times New Roman" w:hAnsi="Times New Roman" w:eastAsia="宋体" w:cs="Times New Roman"/>
          <w:b/>
          <w:sz w:val="28"/>
          <w:szCs w:val="28"/>
        </w:rPr>
        <w:t>壤有机碳建模及环境驱动</w:t>
      </w:r>
      <w:r>
        <w:rPr>
          <w:rFonts w:hint="eastAsia" w:ascii="Times New Roman" w:hAnsi="Times New Roman" w:eastAsia="宋体" w:cs="Times New Roman"/>
          <w:b/>
          <w:sz w:val="28"/>
          <w:szCs w:val="28"/>
          <w:lang w:val="en-US" w:eastAsia="zh-CN"/>
        </w:rPr>
        <w:t>SHAP</w:t>
      </w:r>
      <w:r>
        <w:rPr>
          <w:rFonts w:hint="eastAsia" w:ascii="Times New Roman" w:hAnsi="Times New Roman" w:eastAsia="宋体" w:cs="Times New Roman"/>
          <w:b/>
          <w:sz w:val="28"/>
          <w:szCs w:val="28"/>
        </w:rPr>
        <w:t>分析</w:t>
      </w:r>
    </w:p>
    <w:p w14:paraId="1CDA77EF">
      <w:pPr>
        <w:widowControl/>
        <w:jc w:val="center"/>
        <w:rPr>
          <w:rFonts w:ascii="Times New Roman" w:hAnsi="Times New Roman" w:eastAsia="楷体_GB2312" w:cs="Times New Roman"/>
          <w:sz w:val="16"/>
          <w:szCs w:val="16"/>
        </w:rPr>
      </w:pPr>
      <w:r>
        <w:rPr>
          <w:rFonts w:hint="eastAsia" w:ascii="Times New Roman" w:hAnsi="Times New Roman" w:eastAsia="楷体_GB2312" w:cs="Times New Roman"/>
          <w:sz w:val="16"/>
          <w:szCs w:val="16"/>
        </w:rPr>
        <w:t>1.广西嵌入式技术与智能系统重点实验室，广西 桂林 541006</w:t>
      </w:r>
    </w:p>
    <w:p w14:paraId="24BB3EBB">
      <w:pPr>
        <w:widowControl/>
        <w:jc w:val="center"/>
        <w:rPr>
          <w:rFonts w:ascii="Times New Roman" w:hAnsi="Times New Roman" w:eastAsia="楷体_GB2312" w:cs="Times New Roman"/>
          <w:sz w:val="16"/>
          <w:szCs w:val="16"/>
        </w:rPr>
      </w:pPr>
      <w:r>
        <w:rPr>
          <w:rFonts w:hint="eastAsia" w:ascii="Times New Roman" w:hAnsi="Times New Roman" w:eastAsia="楷体_GB2312" w:cs="Times New Roman"/>
          <w:sz w:val="16"/>
          <w:szCs w:val="16"/>
        </w:rPr>
        <w:t>2.桂林理工大学信息科学与工程学院，广西 桂林 541006</w:t>
      </w:r>
    </w:p>
    <w:p w14:paraId="180CF708">
      <w:pPr>
        <w:widowControl/>
        <w:jc w:val="center"/>
        <w:rPr>
          <w:rFonts w:ascii="Times New Roman" w:hAnsi="Times New Roman" w:eastAsia="楷体_GB2312" w:cs="Times New Roman"/>
          <w:sz w:val="16"/>
          <w:szCs w:val="16"/>
        </w:rPr>
      </w:pPr>
      <w:r>
        <w:rPr>
          <w:rFonts w:hint="eastAsia" w:ascii="Times New Roman" w:hAnsi="Times New Roman" w:eastAsia="楷体_GB2312" w:cs="Times New Roman"/>
          <w:sz w:val="16"/>
          <w:szCs w:val="16"/>
        </w:rPr>
        <w:t>3.广西壮族自治区林业科学研究院，广西 南宁 530002</w:t>
      </w:r>
    </w:p>
    <w:p w14:paraId="4907591A">
      <w:pPr>
        <w:widowControl/>
        <w:rPr>
          <w:rFonts w:ascii="Times New Roman" w:hAnsi="Times New Roman" w:eastAsia="楷体_GB2312" w:cs="Times New Roman"/>
          <w:szCs w:val="21"/>
        </w:rPr>
      </w:pPr>
    </w:p>
    <w:p w14:paraId="7780D285">
      <w:pPr>
        <w:pStyle w:val="4"/>
        <w:keepNext/>
        <w:keepLines/>
        <w:widowControl w:val="0"/>
        <w:suppressLineNumbers w:val="0"/>
        <w:pBdr>
          <w:top w:val="none" w:color="auto" w:sz="0" w:space="0"/>
          <w:left w:val="none" w:color="auto" w:sz="0" w:space="0"/>
          <w:right w:val="none" w:color="auto" w:sz="0" w:space="0"/>
        </w:pBdr>
        <w:shd w:val="clear" w:fill="FDFDFE"/>
        <w:spacing w:before="0" w:beforeAutospacing="0" w:after="120" w:afterAutospacing="0" w:line="240" w:lineRule="auto"/>
        <w:ind w:left="0" w:right="0"/>
        <w:rPr>
          <w:rFonts w:hint="eastAsia" w:ascii="Times New Roman" w:hAnsi="Times New Roman" w:eastAsia="宋体" w:cs="Times New Roman"/>
          <w:b w:val="0"/>
          <w:bCs w:val="0"/>
          <w:i w:val="0"/>
          <w:iCs w:val="0"/>
          <w:caps w:val="0"/>
          <w:color w:val="000000"/>
          <w:spacing w:val="0"/>
          <w:kern w:val="0"/>
          <w:sz w:val="18"/>
          <w:szCs w:val="18"/>
          <w:lang w:bidi="ar"/>
        </w:rPr>
      </w:pPr>
      <w:r>
        <w:rPr>
          <w:rFonts w:ascii="Times New Roman" w:hAnsi="Times New Roman" w:eastAsia="黑体" w:cs="Times New Roman"/>
          <w:color w:val="000000"/>
          <w:kern w:val="0"/>
          <w:sz w:val="18"/>
          <w:szCs w:val="18"/>
          <w:lang w:bidi="ar"/>
        </w:rPr>
        <w:t>摘要：</w:t>
      </w:r>
      <w:r>
        <w:rPr>
          <w:rFonts w:hint="eastAsia" w:ascii="Times New Roman" w:hAnsi="Times New Roman" w:eastAsia="黑体" w:cs="Times New Roman"/>
          <w:color w:val="000000"/>
          <w:kern w:val="0"/>
          <w:sz w:val="18"/>
          <w:szCs w:val="18"/>
          <w:lang w:eastAsia="zh-CN" w:bidi="ar"/>
        </w:rPr>
        <w:t>【</w:t>
      </w:r>
      <w:r>
        <w:rPr>
          <w:rFonts w:hint="eastAsia" w:ascii="Times New Roman" w:hAnsi="Times New Roman" w:eastAsia="黑体" w:cs="Times New Roman"/>
          <w:color w:val="000000"/>
          <w:kern w:val="0"/>
          <w:sz w:val="18"/>
          <w:szCs w:val="18"/>
          <w:lang w:val="en-US" w:eastAsia="zh-CN" w:bidi="ar"/>
        </w:rPr>
        <w:t>目的</w:t>
      </w:r>
      <w:r>
        <w:rPr>
          <w:rFonts w:hint="eastAsia" w:ascii="Times New Roman" w:hAnsi="Times New Roman" w:eastAsia="黑体" w:cs="Times New Roman"/>
          <w:color w:val="000000"/>
          <w:kern w:val="0"/>
          <w:sz w:val="18"/>
          <w:szCs w:val="18"/>
          <w:lang w:eastAsia="zh-CN" w:bidi="ar"/>
        </w:rPr>
        <w:t>】</w:t>
      </w:r>
      <w:r>
        <w:rPr>
          <w:rFonts w:hint="eastAsia" w:ascii="Times New Roman" w:hAnsi="Times New Roman" w:eastAsia="宋体" w:cs="Times New Roman"/>
          <w:b w:val="0"/>
          <w:bCs w:val="0"/>
          <w:i w:val="0"/>
          <w:iCs w:val="0"/>
          <w:caps w:val="0"/>
          <w:color w:val="000000"/>
          <w:spacing w:val="0"/>
          <w:kern w:val="0"/>
          <w:sz w:val="18"/>
          <w:szCs w:val="18"/>
          <w:shd w:val="clear" w:fill="FDFDFE"/>
          <w:lang w:bidi="ar"/>
        </w:rPr>
        <w:t>本研究针对土壤有机碳（SOC）高光谱反演建模中的关键技术瓶颈，系统整合森林生态系统环境驱动因子与高光谱数据，构建了基于多源数据融合的深度学习预测模型。</w:t>
      </w:r>
      <w:r>
        <w:rPr>
          <w:rFonts w:hint="eastAsia" w:ascii="Times New Roman" w:hAnsi="Times New Roman" w:eastAsia="宋体" w:cs="Times New Roman"/>
          <w:b w:val="0"/>
          <w:bCs w:val="0"/>
          <w:i w:val="0"/>
          <w:iCs w:val="0"/>
          <w:caps w:val="0"/>
          <w:color w:val="000000"/>
          <w:spacing w:val="0"/>
          <w:kern w:val="0"/>
          <w:sz w:val="18"/>
          <w:szCs w:val="18"/>
          <w:shd w:val="clear"/>
          <w:lang w:eastAsia="zh-CN" w:bidi="ar"/>
        </w:rPr>
        <w:t>【</w:t>
      </w:r>
      <w:r>
        <w:rPr>
          <w:rFonts w:hint="eastAsia" w:ascii="Times New Roman" w:hAnsi="Times New Roman" w:eastAsia="宋体" w:cs="Times New Roman"/>
          <w:b w:val="0"/>
          <w:bCs w:val="0"/>
          <w:i w:val="0"/>
          <w:iCs w:val="0"/>
          <w:caps w:val="0"/>
          <w:color w:val="000000"/>
          <w:spacing w:val="0"/>
          <w:kern w:val="0"/>
          <w:sz w:val="18"/>
          <w:szCs w:val="18"/>
          <w:shd w:val="clear"/>
          <w:lang w:val="en-US" w:eastAsia="zh-CN" w:bidi="ar"/>
        </w:rPr>
        <w:t>方法</w:t>
      </w:r>
      <w:r>
        <w:rPr>
          <w:rFonts w:hint="eastAsia" w:ascii="Times New Roman" w:hAnsi="Times New Roman" w:eastAsia="宋体" w:cs="Times New Roman"/>
          <w:b w:val="0"/>
          <w:bCs w:val="0"/>
          <w:i w:val="0"/>
          <w:iCs w:val="0"/>
          <w:caps w:val="0"/>
          <w:color w:val="000000"/>
          <w:spacing w:val="0"/>
          <w:kern w:val="0"/>
          <w:sz w:val="18"/>
          <w:szCs w:val="18"/>
          <w:shd w:val="clear"/>
          <w:lang w:eastAsia="zh-CN" w:bidi="ar"/>
        </w:rPr>
        <w:t>】</w:t>
      </w:r>
      <w:r>
        <w:rPr>
          <w:rFonts w:hint="eastAsia" w:ascii="Times New Roman" w:hAnsi="Times New Roman" w:eastAsia="宋体" w:cs="Times New Roman"/>
          <w:b w:val="0"/>
          <w:bCs w:val="0"/>
          <w:i w:val="0"/>
          <w:iCs w:val="0"/>
          <w:caps w:val="0"/>
          <w:color w:val="000000"/>
          <w:spacing w:val="0"/>
          <w:kern w:val="0"/>
          <w:sz w:val="18"/>
          <w:szCs w:val="18"/>
          <w:shd w:val="clear" w:fill="FDFDFE"/>
          <w:lang w:bidi="ar"/>
        </w:rPr>
        <w:t>研究采用广西高峰林场279个土壤样本，结合土壤养分、地形、气候等环境因子，通过Savitzky-Golay平滑结合一阶微分（SG-FD）等组合预处理方式，提出动态深度可分离卷积神经网络（DS-DCNN）架构。</w:t>
      </w:r>
      <w:r>
        <w:rPr>
          <w:rFonts w:hint="eastAsia" w:ascii="Times New Roman" w:hAnsi="Times New Roman" w:eastAsia="宋体" w:cs="Times New Roman"/>
          <w:b w:val="0"/>
          <w:bCs w:val="0"/>
          <w:i w:val="0"/>
          <w:iCs w:val="0"/>
          <w:caps w:val="0"/>
          <w:color w:val="000000"/>
          <w:spacing w:val="0"/>
          <w:kern w:val="0"/>
          <w:sz w:val="18"/>
          <w:szCs w:val="18"/>
          <w:shd w:val="clear"/>
          <w:lang w:eastAsia="zh-CN" w:bidi="ar"/>
        </w:rPr>
        <w:t>【</w:t>
      </w:r>
      <w:r>
        <w:rPr>
          <w:rFonts w:hint="eastAsia" w:ascii="Times New Roman" w:hAnsi="Times New Roman" w:eastAsia="宋体" w:cs="Times New Roman"/>
          <w:b w:val="0"/>
          <w:bCs w:val="0"/>
          <w:i w:val="0"/>
          <w:iCs w:val="0"/>
          <w:caps w:val="0"/>
          <w:color w:val="000000"/>
          <w:spacing w:val="0"/>
          <w:kern w:val="0"/>
          <w:sz w:val="18"/>
          <w:szCs w:val="18"/>
          <w:shd w:val="clear"/>
          <w:lang w:val="en-US" w:eastAsia="zh-CN" w:bidi="ar"/>
        </w:rPr>
        <w:t>结果</w:t>
      </w:r>
      <w:r>
        <w:rPr>
          <w:rFonts w:hint="eastAsia" w:ascii="Times New Roman" w:hAnsi="Times New Roman" w:eastAsia="宋体" w:cs="Times New Roman"/>
          <w:b w:val="0"/>
          <w:bCs w:val="0"/>
          <w:i w:val="0"/>
          <w:iCs w:val="0"/>
          <w:caps w:val="0"/>
          <w:color w:val="000000"/>
          <w:spacing w:val="0"/>
          <w:kern w:val="0"/>
          <w:sz w:val="18"/>
          <w:szCs w:val="18"/>
          <w:shd w:val="clear"/>
          <w:lang w:eastAsia="zh-CN" w:bidi="ar"/>
        </w:rPr>
        <w:t>】</w:t>
      </w:r>
      <w:r>
        <w:rPr>
          <w:rFonts w:hint="eastAsia" w:ascii="Times New Roman" w:hAnsi="Times New Roman" w:eastAsia="宋体" w:cs="Times New Roman"/>
          <w:b w:val="0"/>
          <w:bCs w:val="0"/>
          <w:i w:val="0"/>
          <w:iCs w:val="0"/>
          <w:caps w:val="0"/>
          <w:color w:val="000000"/>
          <w:spacing w:val="0"/>
          <w:kern w:val="0"/>
          <w:sz w:val="18"/>
          <w:szCs w:val="18"/>
          <w:shd w:val="clear" w:fill="FDFDFE"/>
          <w:lang w:bidi="ar"/>
        </w:rPr>
        <w:t>实验结果表明，DS-DCNN模型在测试集上的R²达到0.9167，RMSE为1.0195 g/kg，显著优于传统机器学习模型（如Ridge回归的R²=0.8666）。通过SHAP可解释性分析发现，海拔、年均降雨等环境因子对SOC预测的全局贡献度分别为12.1%和9.7%，而2290 nm光谱吸收峰的贡献度提升至43.7%，揭示了环境因子与光谱特征的协同作用机制。</w:t>
      </w:r>
      <w:r>
        <w:rPr>
          <w:rFonts w:hint="eastAsia" w:ascii="Times New Roman" w:hAnsi="Times New Roman" w:eastAsia="宋体" w:cs="Times New Roman"/>
          <w:b w:val="0"/>
          <w:bCs w:val="0"/>
          <w:i w:val="0"/>
          <w:iCs w:val="0"/>
          <w:caps w:val="0"/>
          <w:color w:val="000000"/>
          <w:spacing w:val="0"/>
          <w:kern w:val="0"/>
          <w:sz w:val="18"/>
          <w:szCs w:val="18"/>
          <w:shd w:val="clear"/>
          <w:lang w:eastAsia="zh-CN" w:bidi="ar"/>
        </w:rPr>
        <w:t>【</w:t>
      </w:r>
      <w:r>
        <w:rPr>
          <w:rFonts w:hint="eastAsia" w:ascii="Times New Roman" w:hAnsi="Times New Roman" w:eastAsia="宋体" w:cs="Times New Roman"/>
          <w:b w:val="0"/>
          <w:bCs w:val="0"/>
          <w:i w:val="0"/>
          <w:iCs w:val="0"/>
          <w:caps w:val="0"/>
          <w:color w:val="000000"/>
          <w:spacing w:val="0"/>
          <w:kern w:val="0"/>
          <w:sz w:val="18"/>
          <w:szCs w:val="18"/>
          <w:shd w:val="clear"/>
          <w:lang w:val="en-US" w:eastAsia="zh-CN" w:bidi="ar"/>
        </w:rPr>
        <w:t>结论</w:t>
      </w:r>
      <w:r>
        <w:rPr>
          <w:rFonts w:hint="eastAsia" w:ascii="Times New Roman" w:hAnsi="Times New Roman" w:eastAsia="宋体" w:cs="Times New Roman"/>
          <w:b w:val="0"/>
          <w:bCs w:val="0"/>
          <w:i w:val="0"/>
          <w:iCs w:val="0"/>
          <w:caps w:val="0"/>
          <w:color w:val="000000"/>
          <w:spacing w:val="0"/>
          <w:kern w:val="0"/>
          <w:sz w:val="18"/>
          <w:szCs w:val="18"/>
          <w:shd w:val="clear"/>
          <w:lang w:eastAsia="zh-CN" w:bidi="ar"/>
        </w:rPr>
        <w:t>】</w:t>
      </w:r>
      <w:r>
        <w:rPr>
          <w:rFonts w:hint="eastAsia" w:ascii="Times New Roman" w:hAnsi="Times New Roman" w:eastAsia="宋体" w:cs="Times New Roman"/>
          <w:b w:val="0"/>
          <w:bCs w:val="0"/>
          <w:i w:val="0"/>
          <w:iCs w:val="0"/>
          <w:caps w:val="0"/>
          <w:color w:val="000000"/>
          <w:spacing w:val="0"/>
          <w:kern w:val="0"/>
          <w:sz w:val="18"/>
          <w:szCs w:val="18"/>
          <w:shd w:val="clear" w:fill="FDFDFE"/>
          <w:lang w:bidi="ar"/>
        </w:rPr>
        <w:t>研究证实，多源数据融合的深度学习模型可显著提升SOC预测精度，并揭示环境因子与SOC空间异质性的内在关联，为森林生态系统碳循环的高精度监测提供了新方法。</w:t>
      </w:r>
    </w:p>
    <w:p w14:paraId="179D9435">
      <w:pPr>
        <w:widowControl/>
        <w:rPr>
          <w:rFonts w:hint="eastAsia" w:ascii="Times New Roman" w:hAnsi="Times New Roman" w:eastAsia="宋体" w:cs="Times New Roman"/>
          <w:color w:val="000000"/>
          <w:kern w:val="0"/>
          <w:sz w:val="18"/>
          <w:szCs w:val="18"/>
          <w:lang w:eastAsia="zh-CN" w:bidi="ar"/>
        </w:rPr>
      </w:pPr>
      <w:bookmarkStart w:id="0" w:name="OLE_LINK2"/>
      <w:r>
        <w:rPr>
          <w:rFonts w:ascii="Times New Roman" w:hAnsi="Times New Roman" w:eastAsia="黑体" w:cs="Times New Roman"/>
          <w:color w:val="000000"/>
          <w:kern w:val="0"/>
          <w:sz w:val="18"/>
          <w:szCs w:val="18"/>
          <w:lang w:bidi="ar"/>
        </w:rPr>
        <w:t>关键词：</w:t>
      </w:r>
      <w:bookmarkEnd w:id="0"/>
      <w:ins w:id="17" w:author="程越" w:date="2025-05-15T16:57:26Z">
        <w:bookmarkStart w:id="1" w:name="OLE_LINK1"/>
        <w:r>
          <w:rPr>
            <w:rFonts w:hint="eastAsia" w:ascii="Times New Roman" w:hAnsi="Times New Roman" w:eastAsia="黑体" w:cs="Times New Roman"/>
            <w:color w:val="000000"/>
            <w:kern w:val="0"/>
            <w:sz w:val="18"/>
            <w:szCs w:val="18"/>
            <w:lang w:val="en-US" w:eastAsia="zh-CN" w:bidi="ar"/>
          </w:rPr>
          <w:t>森林</w:t>
        </w:r>
      </w:ins>
      <w:r>
        <w:rPr>
          <w:rFonts w:hint="eastAsia" w:ascii="Times New Roman" w:hAnsi="Times New Roman" w:eastAsia="宋体" w:cs="Times New Roman"/>
          <w:color w:val="000000"/>
          <w:kern w:val="0"/>
          <w:sz w:val="18"/>
          <w:szCs w:val="18"/>
          <w:lang w:bidi="ar"/>
        </w:rPr>
        <w:t>红壤有机碳；</w:t>
      </w:r>
      <w:ins w:id="18" w:author="程越" w:date="2025-05-15T16:57:40Z">
        <w:r>
          <w:rPr>
            <w:rFonts w:hint="eastAsia" w:ascii="Times New Roman" w:hAnsi="Times New Roman" w:eastAsia="宋体" w:cs="Times New Roman"/>
            <w:color w:val="000000"/>
            <w:kern w:val="0"/>
            <w:sz w:val="18"/>
            <w:szCs w:val="18"/>
            <w:lang w:bidi="ar"/>
          </w:rPr>
          <w:t>动态</w:t>
        </w:r>
      </w:ins>
      <w:r>
        <w:rPr>
          <w:rFonts w:hint="eastAsia" w:ascii="Times New Roman" w:hAnsi="Times New Roman" w:eastAsia="宋体" w:cs="Times New Roman"/>
          <w:color w:val="000000"/>
          <w:kern w:val="0"/>
          <w:sz w:val="18"/>
          <w:szCs w:val="18"/>
          <w:lang w:bidi="ar"/>
        </w:rPr>
        <w:t>深度可分离</w:t>
      </w:r>
      <w:del w:id="19" w:author="程越" w:date="2025-05-15T16:57:40Z">
        <w:r>
          <w:rPr>
            <w:rFonts w:hint="eastAsia" w:ascii="Times New Roman" w:hAnsi="Times New Roman" w:eastAsia="宋体" w:cs="Times New Roman"/>
            <w:color w:val="000000"/>
            <w:kern w:val="0"/>
            <w:sz w:val="18"/>
            <w:szCs w:val="18"/>
            <w:lang w:bidi="ar"/>
          </w:rPr>
          <w:delText>动态</w:delText>
        </w:r>
      </w:del>
      <w:r>
        <w:rPr>
          <w:rFonts w:hint="eastAsia" w:ascii="Times New Roman" w:hAnsi="Times New Roman" w:eastAsia="宋体" w:cs="Times New Roman"/>
          <w:color w:val="000000"/>
          <w:kern w:val="0"/>
          <w:sz w:val="18"/>
          <w:szCs w:val="18"/>
          <w:lang w:bidi="ar"/>
        </w:rPr>
        <w:t>卷积；</w:t>
      </w:r>
      <w:r>
        <w:rPr>
          <w:rFonts w:hint="eastAsia" w:ascii="Times New Roman" w:hAnsi="Times New Roman" w:eastAsia="宋体" w:cs="Times New Roman"/>
          <w:color w:val="000000"/>
          <w:kern w:val="0"/>
          <w:sz w:val="18"/>
          <w:szCs w:val="18"/>
          <w:lang w:val="en-US" w:eastAsia="zh-CN" w:bidi="ar"/>
        </w:rPr>
        <w:t>多源数据融合</w:t>
      </w:r>
      <w:r>
        <w:rPr>
          <w:rFonts w:hint="eastAsia" w:ascii="Times New Roman" w:hAnsi="Times New Roman" w:eastAsia="宋体" w:cs="Times New Roman"/>
          <w:color w:val="000000"/>
          <w:kern w:val="0"/>
          <w:sz w:val="18"/>
          <w:szCs w:val="18"/>
          <w:lang w:bidi="ar"/>
        </w:rPr>
        <w:t>；SHAP分析</w:t>
      </w:r>
      <w:r>
        <w:rPr>
          <w:rFonts w:hint="eastAsia" w:ascii="Times New Roman" w:hAnsi="Times New Roman" w:eastAsia="宋体" w:cs="Times New Roman"/>
          <w:color w:val="000000"/>
          <w:kern w:val="0"/>
          <w:sz w:val="18"/>
          <w:szCs w:val="18"/>
          <w:lang w:eastAsia="zh-CN" w:bidi="ar"/>
        </w:rPr>
        <w:t>；</w:t>
      </w:r>
    </w:p>
    <w:bookmarkEnd w:id="1"/>
    <w:p w14:paraId="3E392F25">
      <w:pPr>
        <w:spacing w:before="156" w:beforeLines="50" w:after="156" w:afterLines="50"/>
        <w:rPr>
          <w:rFonts w:ascii="Times New Roman" w:hAnsi="Times New Roman" w:eastAsia="黑体" w:cs="Times New Roman"/>
          <w:sz w:val="24"/>
        </w:rPr>
      </w:pPr>
    </w:p>
    <w:p w14:paraId="53BD275B">
      <w:pPr>
        <w:spacing w:before="156" w:beforeLines="50" w:after="156" w:afterLines="50"/>
        <w:rPr>
          <w:rFonts w:ascii="Times New Roman" w:hAnsi="Times New Roman" w:eastAsia="黑体" w:cs="Times New Roman"/>
          <w:sz w:val="24"/>
        </w:rPr>
      </w:pPr>
      <w:r>
        <w:rPr>
          <w:rFonts w:hint="eastAsia" w:ascii="Times New Roman" w:hAnsi="Times New Roman" w:eastAsia="黑体" w:cs="Times New Roman"/>
          <w:sz w:val="24"/>
        </w:rPr>
        <w:t>引  言</w:t>
      </w:r>
    </w:p>
    <w:p w14:paraId="5E3BB497">
      <w:pPr>
        <w:keepNext w:val="0"/>
        <w:keepLines w:val="0"/>
        <w:widowControl/>
        <w:suppressLineNumbers w:val="0"/>
        <w:ind w:firstLine="420" w:firstLineChars="0"/>
        <w:jc w:val="left"/>
        <w:rPr>
          <w:rFonts w:hint="eastAsia" w:ascii="Times New Roman" w:hAnsi="Times New Roman" w:eastAsia="宋体" w:cs="Times New Roman"/>
          <w:color w:val="auto"/>
          <w:kern w:val="0"/>
          <w:sz w:val="18"/>
          <w:szCs w:val="18"/>
          <w:lang w:val="en-US" w:eastAsia="zh-CN" w:bidi="ar"/>
        </w:rPr>
      </w:pPr>
      <w:ins w:id="20" w:author="程越" w:date="2025-05-15T16:37:58Z">
        <w:r>
          <w:rPr>
            <w:rFonts w:hint="eastAsia" w:ascii="Times New Roman" w:hAnsi="Times New Roman" w:eastAsia="宋体" w:cs="Times New Roman"/>
            <w:i w:val="0"/>
            <w:iCs w:val="0"/>
            <w:caps w:val="0"/>
            <w:color w:val="000000"/>
            <w:spacing w:val="0"/>
            <w:kern w:val="0"/>
            <w:sz w:val="18"/>
            <w:szCs w:val="18"/>
            <w:shd w:val="clear" w:fill="auto"/>
            <w:lang w:bidi="ar"/>
          </w:rPr>
          <w:t>近年来，土壤有机碳（SOC）的高光谱反演模型构建及其机理研究已成为环境遥感与土壤碳循环领域的前沿热点。高光谱数据预处理、波段选择和建模方法作为当前 SOC 高光谱预测建模的关键技术，有效克服了高光谱数据因信息量大而导致的冗余问题，显著提升了光谱建模精度</w:t>
        </w:r>
      </w:ins>
      <w:ins w:id="21" w:author="程越" w:date="2025-05-15T16:38:36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22"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begin"/>
        </w:r>
      </w:ins>
      <w:ins w:id="23" w:author="程越" w:date="2025-05-15T16:38:36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24"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instrText xml:space="preserve"> REF _Ref1863420198 \r \h </w:instrText>
        </w:r>
      </w:ins>
      <w:ins w:id="25" w:author="程越" w:date="2025-05-15T16:38:36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26"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separate"/>
        </w:r>
      </w:ins>
      <w:ins w:id="27" w:author="程越" w:date="2025-05-15T16:38:36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28"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t>[1]</w:t>
        </w:r>
      </w:ins>
      <w:ins w:id="29" w:author="程越" w:date="2025-05-15T16:38:36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30"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end"/>
        </w:r>
      </w:ins>
      <w:ins w:id="31" w:author="程越" w:date="2025-05-15T16:38:38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32"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begin"/>
        </w:r>
      </w:ins>
      <w:ins w:id="33" w:author="程越" w:date="2025-05-15T16:38:38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34"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instrText xml:space="preserve"> REF _Ref1863453812 \r \h </w:instrText>
        </w:r>
      </w:ins>
      <w:ins w:id="35" w:author="程越" w:date="2025-05-15T16:38:38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36"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separate"/>
        </w:r>
      </w:ins>
      <w:ins w:id="37" w:author="程越" w:date="2025-05-15T16:38:38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38"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t>[2]</w:t>
        </w:r>
      </w:ins>
      <w:ins w:id="39" w:author="程越" w:date="2025-05-15T16:38:38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40"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end"/>
        </w:r>
      </w:ins>
      <w:ins w:id="41" w:author="程越" w:date="2025-05-15T16:38:39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42"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begin"/>
        </w:r>
      </w:ins>
      <w:ins w:id="43" w:author="程越" w:date="2025-05-15T16:38:39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44"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instrText xml:space="preserve"> REF _Ref1863487426 \r \h </w:instrText>
        </w:r>
      </w:ins>
      <w:ins w:id="45" w:author="程越" w:date="2025-05-15T16:38:39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46"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separate"/>
        </w:r>
      </w:ins>
      <w:ins w:id="47" w:author="程越" w:date="2025-05-15T16:38:39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48"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t>[3]</w:t>
        </w:r>
      </w:ins>
      <w:ins w:id="49" w:author="程越" w:date="2025-05-15T16:38:39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50" w:author="程越" w:date="2025-05-15T16:38:44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end"/>
        </w:r>
      </w:ins>
      <w:ins w:id="51" w:author="程越" w:date="2025-05-15T16:37:58Z">
        <w:r>
          <w:rPr>
            <w:rFonts w:hint="eastAsia" w:ascii="Times New Roman" w:hAnsi="Times New Roman" w:eastAsia="宋体" w:cs="Times New Roman"/>
            <w:i w:val="0"/>
            <w:iCs w:val="0"/>
            <w:caps w:val="0"/>
            <w:color w:val="000000"/>
            <w:spacing w:val="0"/>
            <w:kern w:val="0"/>
            <w:sz w:val="18"/>
            <w:szCs w:val="18"/>
            <w:shd w:val="clear" w:fill="auto"/>
            <w:lang w:bidi="ar"/>
          </w:rPr>
          <w:t>。然而，现有方法在动态监测土壤碳储量及支撑精准农业管理方面仍存在局限性，难以充分满足实际应用需求</w:t>
        </w:r>
      </w:ins>
      <w:ins w:id="52" w:author="程越" w:date="2025-05-15T16:39:00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53"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begin"/>
        </w:r>
      </w:ins>
      <w:ins w:id="54" w:author="程越" w:date="2025-05-15T16:39:00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55"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instrText xml:space="preserve"> REF _Ref652442025 \r \h </w:instrText>
        </w:r>
      </w:ins>
      <w:ins w:id="56" w:author="程越" w:date="2025-05-15T16:39:00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57"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separate"/>
        </w:r>
      </w:ins>
      <w:ins w:id="58" w:author="程越" w:date="2025-05-15T16:39:00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59"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t>[4]</w:t>
        </w:r>
      </w:ins>
      <w:ins w:id="60" w:author="程越" w:date="2025-05-15T16:39:00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61"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end"/>
        </w:r>
      </w:ins>
      <w:ins w:id="62" w:author="程越" w:date="2025-05-15T16:39:04Z">
        <w:r>
          <w:rPr>
            <w:rFonts w:hint="eastAsia" w:ascii="Times New Roman" w:hAnsi="Times New Roman" w:eastAsia="宋体" w:cs="Times New Roman"/>
            <w:i w:val="0"/>
            <w:iCs w:val="0"/>
            <w:caps w:val="0"/>
            <w:color w:val="000000"/>
            <w:spacing w:val="0"/>
            <w:kern w:val="0"/>
            <w:sz w:val="18"/>
            <w:szCs w:val="18"/>
            <w:shd w:val="clear" w:fill="auto"/>
            <w:vertAlign w:val="superscript"/>
            <w:lang w:val="en-US" w:eastAsia="zh-CN" w:bidi="ar"/>
            <w:rPrChange w:id="63" w:author="程越" w:date="2025-05-15T16:39:25Z">
              <w:rPr>
                <w:rFonts w:hint="eastAsia" w:ascii="Times New Roman" w:hAnsi="Times New Roman" w:eastAsia="宋体" w:cs="Times New Roman"/>
                <w:i w:val="0"/>
                <w:iCs w:val="0"/>
                <w:caps w:val="0"/>
                <w:color w:val="000000"/>
                <w:spacing w:val="0"/>
                <w:kern w:val="0"/>
                <w:sz w:val="18"/>
                <w:szCs w:val="18"/>
                <w:shd w:val="clear" w:fill="auto"/>
                <w:lang w:val="en-US" w:eastAsia="zh-CN" w:bidi="ar"/>
              </w:rPr>
            </w:rPrChange>
          </w:rPr>
          <w:t>-</w:t>
        </w:r>
      </w:ins>
      <w:ins w:id="64" w:author="程越" w:date="2025-05-15T16:39:02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65"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begin"/>
        </w:r>
      </w:ins>
      <w:ins w:id="66" w:author="程越" w:date="2025-05-15T16:39:02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67"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instrText xml:space="preserve"> REF _Ref652509253 \r \h </w:instrText>
        </w:r>
      </w:ins>
      <w:ins w:id="68" w:author="程越" w:date="2025-05-15T16:39:02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69"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separate"/>
        </w:r>
      </w:ins>
      <w:ins w:id="70" w:author="程越" w:date="2025-05-15T16:39:02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71"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t>[11]</w:t>
        </w:r>
      </w:ins>
      <w:ins w:id="72" w:author="程越" w:date="2025-05-15T16:39:02Z">
        <w:r>
          <w:rPr>
            <w:rFonts w:hint="eastAsia" w:ascii="Times New Roman" w:hAnsi="Times New Roman" w:eastAsia="宋体" w:cs="Times New Roman"/>
            <w:i w:val="0"/>
            <w:iCs w:val="0"/>
            <w:caps w:val="0"/>
            <w:color w:val="000000"/>
            <w:spacing w:val="0"/>
            <w:kern w:val="0"/>
            <w:sz w:val="18"/>
            <w:szCs w:val="18"/>
            <w:shd w:val="clear" w:fill="auto"/>
            <w:vertAlign w:val="superscript"/>
            <w:lang w:eastAsia="zh-CN" w:bidi="ar"/>
            <w:rPrChange w:id="73" w:author="程越" w:date="2025-05-15T16:39:25Z">
              <w:rPr>
                <w:rFonts w:hint="eastAsia" w:ascii="Times New Roman" w:hAnsi="Times New Roman" w:eastAsia="宋体" w:cs="Times New Roman"/>
                <w:i w:val="0"/>
                <w:iCs w:val="0"/>
                <w:caps w:val="0"/>
                <w:color w:val="000000"/>
                <w:spacing w:val="0"/>
                <w:kern w:val="0"/>
                <w:sz w:val="18"/>
                <w:szCs w:val="18"/>
                <w:shd w:val="clear" w:fill="auto"/>
                <w:lang w:eastAsia="zh-CN" w:bidi="ar"/>
              </w:rPr>
            </w:rPrChange>
          </w:rPr>
          <w:fldChar w:fldCharType="end"/>
        </w:r>
      </w:ins>
      <w:ins w:id="74" w:author="程越" w:date="2025-05-15T16:37:58Z">
        <w:r>
          <w:rPr>
            <w:rFonts w:hint="eastAsia" w:ascii="Times New Roman" w:hAnsi="Times New Roman" w:eastAsia="宋体" w:cs="Times New Roman"/>
            <w:i w:val="0"/>
            <w:iCs w:val="0"/>
            <w:caps w:val="0"/>
            <w:color w:val="000000"/>
            <w:spacing w:val="0"/>
            <w:kern w:val="0"/>
            <w:sz w:val="18"/>
            <w:szCs w:val="18"/>
            <w:shd w:val="clear" w:fill="auto"/>
            <w:lang w:bidi="ar"/>
          </w:rPr>
          <w:t>。</w:t>
        </w:r>
      </w:ins>
      <w:r>
        <w:rPr>
          <w:rFonts w:hint="eastAsia" w:ascii="Times New Roman" w:hAnsi="Times New Roman" w:eastAsia="宋体" w:cs="Times New Roman"/>
          <w:color w:val="auto"/>
          <w:kern w:val="0"/>
          <w:sz w:val="18"/>
          <w:szCs w:val="18"/>
          <w:lang w:val="en-US" w:eastAsia="zh-CN" w:bidi="ar"/>
        </w:rPr>
        <w:t xml:space="preserve">近十年来，可见光 - 近红外（Vis-NIR）高光谱技术凭借快速无损、多参数反演的优势，成为 SOC 定量估算的研究热点 </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_Ref652761358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[5]</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vertAlign w:val="superscript"/>
          <w:lang w:val="en-US" w:eastAsia="zh-CN" w:bidi="ar"/>
        </w:rPr>
        <w:t>-</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_Ref652828586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[9]</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lang w:val="en-US" w:eastAsia="zh-CN" w:bidi="ar"/>
        </w:rPr>
        <w:t>。早期研究中，偏最小二乘回归（PLSR）、支持向量机（SVM）、随机森林（RF）等传统机器学习算法被广泛应用于 SOC 高光谱建</w:t>
      </w:r>
      <w:bookmarkStart w:id="60" w:name="_GoBack"/>
      <w:bookmarkEnd w:id="60"/>
      <w:r>
        <w:rPr>
          <w:rFonts w:hint="eastAsia" w:ascii="Times New Roman" w:hAnsi="Times New Roman" w:eastAsia="宋体" w:cs="Times New Roman"/>
          <w:color w:val="auto"/>
          <w:kern w:val="0"/>
          <w:sz w:val="18"/>
          <w:szCs w:val="18"/>
          <w:lang w:val="en-US" w:eastAsia="zh-CN" w:bidi="ar"/>
        </w:rPr>
        <w:t>模。例如，朱传梅等</w:t>
      </w:r>
      <w:r>
        <w:rPr>
          <w:rFonts w:hint="eastAsia" w:ascii="Times New Roman" w:hAnsi="Times New Roman" w:eastAsia="宋体" w:cs="Times New Roman"/>
          <w:color w:val="auto"/>
          <w:kern w:val="0"/>
          <w:sz w:val="18"/>
          <w:szCs w:val="18"/>
          <w:vertAlign w:val="superscript"/>
          <w:lang w:val="en-US" w:eastAsia="zh-CN" w:bidi="ar"/>
        </w:rPr>
        <w:t xml:space="preserve"> </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_Ref652442025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[4]</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lang w:val="en-US" w:eastAsia="zh-CN" w:bidi="ar"/>
        </w:rPr>
        <w:t>基于光谱指数与 SVM 模型，在农田土壤有机质反演中取得了 R²=0.82 的预测精度；吴俊等</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_Ref653467252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[6]</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lang w:val="en-US" w:eastAsia="zh-CN" w:bidi="ar"/>
        </w:rPr>
        <w:t xml:space="preserve">结合竞争性自适应重加权采样（CARS）与 BP 神经网络（BPNN），在江西省土壤 SOC 预测中实现 R²=0.89、RMSE=1.72 g/kg 的高精度估算。这类方法通过特征选择（如 CARS、SPA）或光谱预处理（如 Savitzky-Golay 滤波）优化输入变量，在一定程度上提升了模型性能 </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_Ref652761358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[5]</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vertAlign w:val="superscript"/>
          <w:lang w:val="en-US" w:eastAsia="zh-CN" w:bidi="ar"/>
        </w:rPr>
        <w:t>-</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_Ref653803392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[10]</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lang w:val="en-US" w:eastAsia="zh-CN" w:bidi="ar"/>
        </w:rPr>
        <w:t>。然而，传统算法依赖人工设计光谱特征或经验参数，对复杂非线性关系的拟合能力有限，且在高维光谱数据中易陷入 “维数灾难”</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_Ref652509253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[11]</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lang w:val="en-US" w:eastAsia="zh-CN" w:bidi="ar"/>
        </w:rPr>
        <w:t xml:space="preserve">。深度学习的发展为突破上述瓶颈提供了新路径。卷积神经网络（CNN）能够通过多层卷积操作自动提取光谱数据的局部特征与隐含关联，在红壤有机质估算中展现出优于传统模型的性能 </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_Ref656542933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[8]</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vertAlign w:val="superscript"/>
          <w:lang w:val="en-US" w:eastAsia="zh-CN" w:bidi="ar"/>
        </w:rPr>
        <w:t>-</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_Ref656795038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[13]</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lang w:val="en-US" w:eastAsia="zh-CN" w:bidi="ar"/>
        </w:rPr>
        <w:t xml:space="preserve">。钟亮等 </w:t>
      </w:r>
      <w:r>
        <w:rPr>
          <w:rFonts w:hint="eastAsia" w:ascii="Times New Roman" w:hAnsi="Times New Roman" w:eastAsia="宋体" w:cs="Times New Roman"/>
          <w:color w:val="auto"/>
          <w:kern w:val="0"/>
          <w:sz w:val="18"/>
          <w:szCs w:val="18"/>
          <w:lang w:val="en-US" w:eastAsia="zh-CN" w:bidi="ar"/>
        </w:rPr>
        <w:fldChar w:fldCharType="begin"/>
      </w:r>
      <w:r>
        <w:rPr>
          <w:rFonts w:hint="eastAsia" w:ascii="Times New Roman" w:hAnsi="Times New Roman" w:eastAsia="宋体" w:cs="Times New Roman"/>
          <w:color w:val="auto"/>
          <w:kern w:val="0"/>
          <w:sz w:val="18"/>
          <w:szCs w:val="18"/>
          <w:lang w:val="en-US" w:eastAsia="zh-CN" w:bidi="ar"/>
        </w:rPr>
        <w:instrText xml:space="preserve"> REF _Ref654341216 \r \h </w:instrText>
      </w:r>
      <w:r>
        <w:rPr>
          <w:rFonts w:hint="eastAsia" w:ascii="Times New Roman" w:hAnsi="Times New Roman" w:eastAsia="宋体" w:cs="Times New Roman"/>
          <w:color w:val="auto"/>
          <w:kern w:val="0"/>
          <w:sz w:val="18"/>
          <w:szCs w:val="18"/>
          <w:lang w:val="en-US" w:eastAsia="zh-CN" w:bidi="ar"/>
        </w:rPr>
        <w:fldChar w:fldCharType="separate"/>
      </w:r>
      <w:r>
        <w:rPr>
          <w:rFonts w:hint="eastAsia" w:ascii="Times New Roman" w:hAnsi="Times New Roman" w:eastAsia="宋体" w:cs="Times New Roman"/>
          <w:color w:val="auto"/>
          <w:kern w:val="0"/>
          <w:sz w:val="18"/>
          <w:szCs w:val="18"/>
          <w:lang w:val="en-US" w:eastAsia="zh-CN" w:bidi="ar"/>
        </w:rPr>
        <w:t>[7]</w:t>
      </w:r>
      <w:r>
        <w:rPr>
          <w:rFonts w:hint="eastAsia" w:ascii="Times New Roman" w:hAnsi="Times New Roman" w:eastAsia="宋体" w:cs="Times New Roman"/>
          <w:color w:val="auto"/>
          <w:kern w:val="0"/>
          <w:sz w:val="18"/>
          <w:szCs w:val="18"/>
          <w:lang w:val="en-US" w:eastAsia="zh-CN" w:bidi="ar"/>
        </w:rPr>
        <w:fldChar w:fldCharType="end"/>
      </w:r>
      <w:r>
        <w:rPr>
          <w:rFonts w:hint="eastAsia" w:ascii="Times New Roman" w:hAnsi="Times New Roman" w:eastAsia="宋体" w:cs="Times New Roman"/>
          <w:color w:val="auto"/>
          <w:kern w:val="0"/>
          <w:sz w:val="18"/>
          <w:szCs w:val="18"/>
          <w:lang w:val="en-US" w:eastAsia="zh-CN" w:bidi="ar"/>
        </w:rPr>
        <w:t>对比了多种 CNN 架构，发现改进型 ResNet 模型在红壤 SOC 反演中 R² 可达 0.91，较 PLSR 提升 15%。生成式对抗网络（GAN）则通过数据增强技术缓解小样本问题，何少芳等</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_Ref654542900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[14]</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vertAlign w:val="superscript"/>
          <w:lang w:val="en-US" w:eastAsia="zh-CN" w:bidi="ar"/>
        </w:rPr>
        <w:t xml:space="preserve"> </w:t>
      </w:r>
      <w:r>
        <w:rPr>
          <w:rFonts w:hint="eastAsia" w:ascii="Times New Roman" w:hAnsi="Times New Roman" w:eastAsia="宋体" w:cs="Times New Roman"/>
          <w:color w:val="auto"/>
          <w:kern w:val="0"/>
          <w:sz w:val="18"/>
          <w:szCs w:val="18"/>
          <w:lang w:val="en-US" w:eastAsia="zh-CN" w:bidi="ar"/>
        </w:rPr>
        <w:t>利用 GAN 生成虚拟光谱数据，使模型在稀疏样本场景下的预测精度提升 10%。此外，集成学习与深度学习的结合（如 RF-CNN 复合模型）可进一步整合光谱空间特征与统计学习优势，在多尺度土壤碳监测中表现出良好的泛化能力</w:t>
      </w:r>
      <w:r>
        <w:rPr>
          <w:rFonts w:hint="eastAsia" w:ascii="Times New Roman" w:hAnsi="Times New Roman" w:eastAsia="宋体" w:cs="Times New Roman"/>
          <w:color w:val="auto"/>
          <w:kern w:val="0"/>
          <w:sz w:val="18"/>
          <w:szCs w:val="18"/>
          <w:vertAlign w:val="superscript"/>
          <w:lang w:val="en-US" w:eastAsia="zh-CN" w:bidi="ar"/>
        </w:rPr>
        <w:t xml:space="preserve"> </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_Ref654727777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[15]</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lang w:val="en-US" w:eastAsia="zh-CN" w:bidi="ar"/>
        </w:rPr>
        <w:t>。</w:t>
      </w:r>
    </w:p>
    <w:p w14:paraId="541C718B">
      <w:pPr>
        <w:keepNext w:val="0"/>
        <w:keepLines w:val="0"/>
        <w:widowControl/>
        <w:suppressLineNumbers w:val="0"/>
        <w:ind w:firstLine="420" w:firstLineChars="0"/>
        <w:jc w:val="left"/>
        <w:rPr>
          <w:rFonts w:ascii="Times New Roman" w:hAnsi="Times New Roman" w:eastAsia="宋体" w:cs="Times New Roman"/>
          <w:color w:val="auto"/>
          <w:kern w:val="0"/>
          <w:sz w:val="18"/>
          <w:szCs w:val="18"/>
          <w:lang w:bidi="ar"/>
        </w:rPr>
      </w:pPr>
      <w:r>
        <w:rPr>
          <w:rFonts w:hint="eastAsia" w:ascii="Times New Roman" w:hAnsi="Times New Roman" w:eastAsia="宋体" w:cs="Times New Roman"/>
          <w:color w:val="auto"/>
          <w:kern w:val="0"/>
          <w:sz w:val="18"/>
          <w:szCs w:val="18"/>
          <w:lang w:val="en-US" w:eastAsia="zh-CN" w:bidi="ar"/>
        </w:rPr>
        <w:t xml:space="preserve">尽管深度学习在特征自动提取与复杂建模中优势显著，但其 </w:t>
      </w:r>
      <w:r>
        <w:rPr>
          <w:rFonts w:hint="default" w:ascii="Times New Roman" w:hAnsi="Times New Roman" w:eastAsia="宋体" w:cs="Times New Roman"/>
          <w:color w:val="auto"/>
          <w:kern w:val="0"/>
          <w:sz w:val="18"/>
          <w:szCs w:val="18"/>
          <w:lang w:val="en-US" w:eastAsia="zh-CN" w:bidi="ar"/>
        </w:rPr>
        <w:t>“</w:t>
      </w:r>
      <w:r>
        <w:rPr>
          <w:rFonts w:hint="eastAsia" w:ascii="Times New Roman" w:hAnsi="Times New Roman" w:eastAsia="宋体" w:cs="Times New Roman"/>
          <w:color w:val="auto"/>
          <w:kern w:val="0"/>
          <w:sz w:val="18"/>
          <w:szCs w:val="18"/>
          <w:lang w:val="en-US" w:eastAsia="zh-CN" w:bidi="ar"/>
        </w:rPr>
        <w:t>黑箱</w:t>
      </w:r>
      <w:r>
        <w:rPr>
          <w:rFonts w:hint="default" w:ascii="Times New Roman" w:hAnsi="Times New Roman" w:eastAsia="宋体" w:cs="Times New Roman"/>
          <w:color w:val="auto"/>
          <w:kern w:val="0"/>
          <w:sz w:val="18"/>
          <w:szCs w:val="18"/>
          <w:lang w:val="en-US" w:eastAsia="zh-CN" w:bidi="ar"/>
        </w:rPr>
        <w:t>”</w:t>
      </w:r>
      <w:r>
        <w:rPr>
          <w:rFonts w:hint="eastAsia" w:ascii="Times New Roman" w:hAnsi="Times New Roman" w:eastAsia="宋体" w:cs="Times New Roman"/>
          <w:color w:val="auto"/>
          <w:kern w:val="0"/>
          <w:sz w:val="18"/>
          <w:szCs w:val="18"/>
          <w:lang w:val="en-US" w:eastAsia="zh-CN" w:bidi="ar"/>
        </w:rPr>
        <w:t xml:space="preserve">特性导致光谱特征贡献度解析困难，且在异质土壤环境中仍需优化数据预处理策略 </w:t>
      </w:r>
      <w:r>
        <w:rPr>
          <w:rFonts w:hint="eastAsia" w:ascii="Times New Roman" w:hAnsi="Times New Roman" w:eastAsia="宋体" w:cs="Times New Roman"/>
          <w:color w:val="auto"/>
          <w:kern w:val="0"/>
          <w:sz w:val="18"/>
          <w:szCs w:val="18"/>
          <w:vertAlign w:val="superscript"/>
          <w:lang w:val="en-US" w:eastAsia="zh-CN" w:bidi="ar"/>
        </w:rPr>
        <w:fldChar w:fldCharType="begin"/>
      </w:r>
      <w:r>
        <w:rPr>
          <w:rFonts w:hint="eastAsia" w:ascii="Times New Roman" w:hAnsi="Times New Roman" w:eastAsia="宋体" w:cs="Times New Roman"/>
          <w:color w:val="auto"/>
          <w:kern w:val="0"/>
          <w:sz w:val="18"/>
          <w:szCs w:val="18"/>
          <w:vertAlign w:val="superscript"/>
          <w:lang w:val="en-US" w:eastAsia="zh-CN" w:bidi="ar"/>
        </w:rPr>
        <w:instrText xml:space="preserve"> REF _Ref658240440 \r \h </w:instrText>
      </w:r>
      <w:r>
        <w:rPr>
          <w:rFonts w:hint="eastAsia" w:ascii="Times New Roman" w:hAnsi="Times New Roman" w:eastAsia="宋体" w:cs="Times New Roman"/>
          <w:color w:val="auto"/>
          <w:kern w:val="0"/>
          <w:sz w:val="18"/>
          <w:szCs w:val="18"/>
          <w:vertAlign w:val="superscript"/>
          <w:lang w:val="en-US" w:eastAsia="zh-CN" w:bidi="ar"/>
        </w:rPr>
        <w:fldChar w:fldCharType="separate"/>
      </w:r>
      <w:r>
        <w:rPr>
          <w:rFonts w:hint="eastAsia" w:ascii="Times New Roman" w:hAnsi="Times New Roman" w:eastAsia="宋体" w:cs="Times New Roman"/>
          <w:color w:val="auto"/>
          <w:kern w:val="0"/>
          <w:sz w:val="18"/>
          <w:szCs w:val="18"/>
          <w:vertAlign w:val="superscript"/>
          <w:lang w:val="en-US" w:eastAsia="zh-CN" w:bidi="ar"/>
        </w:rPr>
        <w:t>[12]</w:t>
      </w:r>
      <w:r>
        <w:rPr>
          <w:rFonts w:hint="eastAsia" w:ascii="Times New Roman" w:hAnsi="Times New Roman" w:eastAsia="宋体" w:cs="Times New Roman"/>
          <w:color w:val="auto"/>
          <w:kern w:val="0"/>
          <w:sz w:val="18"/>
          <w:szCs w:val="18"/>
          <w:vertAlign w:val="superscript"/>
          <w:lang w:val="en-US" w:eastAsia="zh-CN" w:bidi="ar"/>
        </w:rPr>
        <w:fldChar w:fldCharType="end"/>
      </w:r>
      <w:r>
        <w:rPr>
          <w:rFonts w:hint="eastAsia" w:ascii="Times New Roman" w:hAnsi="Times New Roman" w:eastAsia="宋体" w:cs="Times New Roman"/>
          <w:color w:val="auto"/>
          <w:kern w:val="0"/>
          <w:sz w:val="18"/>
          <w:szCs w:val="18"/>
          <w:lang w:val="en-US" w:eastAsia="zh-CN" w:bidi="ar"/>
        </w:rPr>
        <w:t>。未来研究需聚焦深度模型可解释性增强、多源数据融合框架构建，推动高光谱技术从单点估算向区域尺度 SOC 时空建模的转化应用。通过</w:t>
      </w:r>
      <w:r>
        <w:rPr>
          <w:rFonts w:hint="eastAsia" w:ascii="Times New Roman" w:hAnsi="Times New Roman" w:eastAsia="宋体" w:cs="Times New Roman"/>
          <w:color w:val="auto"/>
          <w:kern w:val="0"/>
          <w:sz w:val="18"/>
          <w:szCs w:val="18"/>
          <w:lang w:bidi="ar"/>
        </w:rPr>
        <w:t>SHAP（SHapley Additive exPlanations）</w:t>
      </w:r>
      <w:r>
        <w:rPr>
          <w:rFonts w:hint="eastAsia" w:ascii="Times New Roman" w:hAnsi="Times New Roman" w:eastAsia="宋体" w:cs="Times New Roman"/>
          <w:color w:val="auto"/>
          <w:kern w:val="0"/>
          <w:sz w:val="18"/>
          <w:szCs w:val="18"/>
          <w:vertAlign w:val="superscript"/>
          <w:lang w:eastAsia="zh-CN" w:bidi="ar"/>
        </w:rPr>
        <w:fldChar w:fldCharType="begin"/>
      </w:r>
      <w:r>
        <w:rPr>
          <w:rFonts w:hint="eastAsia" w:ascii="Times New Roman" w:hAnsi="Times New Roman" w:eastAsia="宋体" w:cs="Times New Roman"/>
          <w:color w:val="auto"/>
          <w:kern w:val="0"/>
          <w:sz w:val="18"/>
          <w:szCs w:val="18"/>
          <w:vertAlign w:val="superscript"/>
          <w:lang w:eastAsia="zh-CN" w:bidi="ar"/>
        </w:rPr>
        <w:instrText xml:space="preserve"> REF _Ref2083692531 \r \h </w:instrText>
      </w:r>
      <w:r>
        <w:rPr>
          <w:rFonts w:hint="eastAsia" w:ascii="Times New Roman" w:hAnsi="Times New Roman" w:eastAsia="宋体" w:cs="Times New Roman"/>
          <w:color w:val="auto"/>
          <w:kern w:val="0"/>
          <w:sz w:val="18"/>
          <w:szCs w:val="18"/>
          <w:vertAlign w:val="superscript"/>
          <w:lang w:eastAsia="zh-CN" w:bidi="ar"/>
        </w:rPr>
        <w:fldChar w:fldCharType="separate"/>
      </w:r>
      <w:r>
        <w:rPr>
          <w:rFonts w:hint="eastAsia" w:ascii="Times New Roman" w:hAnsi="Times New Roman" w:eastAsia="宋体" w:cs="Times New Roman"/>
          <w:color w:val="auto"/>
          <w:kern w:val="0"/>
          <w:sz w:val="18"/>
          <w:szCs w:val="18"/>
          <w:vertAlign w:val="superscript"/>
          <w:lang w:eastAsia="zh-CN" w:bidi="ar"/>
        </w:rPr>
        <w:t>[16</w:t>
      </w:r>
      <w:r>
        <w:rPr>
          <w:rFonts w:hint="eastAsia" w:ascii="Times New Roman" w:hAnsi="Times New Roman" w:eastAsia="宋体" w:cs="Times New Roman"/>
          <w:color w:val="auto"/>
          <w:kern w:val="0"/>
          <w:sz w:val="18"/>
          <w:szCs w:val="18"/>
          <w:vertAlign w:val="superscript"/>
          <w:lang w:val="en-US" w:eastAsia="zh-CN" w:bidi="ar"/>
        </w:rPr>
        <w:t xml:space="preserve"> </w:t>
      </w:r>
      <w:r>
        <w:rPr>
          <w:rFonts w:hint="eastAsia" w:ascii="Times New Roman" w:hAnsi="Times New Roman" w:eastAsia="宋体" w:cs="Times New Roman"/>
          <w:color w:val="auto"/>
          <w:kern w:val="0"/>
          <w:sz w:val="18"/>
          <w:szCs w:val="18"/>
          <w:vertAlign w:val="superscript"/>
          <w:lang w:eastAsia="zh-CN" w:bidi="ar"/>
        </w:rPr>
        <w:t>]</w:t>
      </w:r>
      <w:r>
        <w:rPr>
          <w:rFonts w:hint="eastAsia" w:ascii="Times New Roman" w:hAnsi="Times New Roman" w:eastAsia="宋体" w:cs="Times New Roman"/>
          <w:color w:val="auto"/>
          <w:kern w:val="0"/>
          <w:sz w:val="18"/>
          <w:szCs w:val="18"/>
          <w:vertAlign w:val="superscript"/>
          <w:lang w:eastAsia="zh-CN" w:bidi="ar"/>
        </w:rPr>
        <w:fldChar w:fldCharType="end"/>
      </w:r>
      <w:r>
        <w:rPr>
          <w:rFonts w:hint="eastAsia" w:ascii="Times New Roman" w:hAnsi="Times New Roman" w:eastAsia="宋体" w:cs="Times New Roman"/>
          <w:color w:val="auto"/>
          <w:kern w:val="0"/>
          <w:sz w:val="18"/>
          <w:szCs w:val="18"/>
          <w:lang w:val="en-US" w:eastAsia="zh-CN" w:bidi="ar"/>
        </w:rPr>
        <w:t>作为经典事后解释框架通过计算特征变量的 Shapley Value 实现对模型预测结果的有效解释，为提高模型可解释性和优化提供依据。</w:t>
      </w:r>
    </w:p>
    <w:p w14:paraId="2CE59843">
      <w:pPr>
        <w:keepNext w:val="0"/>
        <w:keepLines w:val="0"/>
        <w:widowControl/>
        <w:suppressLineNumbers w:val="0"/>
        <w:ind w:firstLine="420" w:firstLineChars="0"/>
        <w:jc w:val="left"/>
        <w:rPr>
          <w:rFonts w:ascii="Times New Roman" w:hAnsi="Times New Roman" w:eastAsia="宋体" w:cs="Times New Roman"/>
          <w:color w:val="000000" w:themeColor="text1"/>
          <w:kern w:val="0"/>
          <w:szCs w:val="21"/>
          <w:lang w:bidi="ar"/>
          <w14:textFill>
            <w14:solidFill>
              <w14:schemeClr w14:val="tx1"/>
            </w14:solidFill>
          </w14:textFill>
        </w:rPr>
      </w:pPr>
      <w:r>
        <w:rPr>
          <w:rFonts w:hint="eastAsia" w:ascii="Times New Roman" w:hAnsi="Times New Roman" w:eastAsia="宋体" w:cs="Times New Roman"/>
          <w:color w:val="000000" w:themeColor="text1"/>
          <w:kern w:val="0"/>
          <w:sz w:val="18"/>
          <w:szCs w:val="18"/>
          <w:lang w:bidi="ar"/>
          <w14:textFill>
            <w14:solidFill>
              <w14:schemeClr w14:val="tx1"/>
            </w14:solidFill>
          </w14:textFill>
        </w:rPr>
        <w:t>综上所述，尽管SOC高光谱反演技术在数据预处理和建模算法方面已取得显著进展，现有研究仍存在两个关键科学问题亟待解决：（1）森林生态系统特有的环境因子（如</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气候、地形条件</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和</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土壤养分等</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对SOC形成过程的影响机制尚未被系统整合到高光谱建模中；（2）当前模型多呈现"黑箱"特性，缺乏对模型内部特征提取机制与SOC生物地球化学过程关联性的解释性研究。这些局限性制约了高光谱技术在森林碳循环精准监测中的应用潜力。</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项目组</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在前期研究中，已经探明光谱波段经过S-G 平滑结合一阶微分的预处理方式下使用深度学习模型进行建模可以得到较好的预测结果</w:t>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instrText xml:space="preserve"> </w:instrText>
      </w:r>
      <w:r>
        <w:rPr>
          <w:rFonts w:hint="eastAsia" w:ascii="Times New Roman" w:hAnsi="Times New Roman" w:eastAsia="宋体" w:cs="Times New Roman"/>
          <w:color w:val="000000" w:themeColor="text1"/>
          <w:kern w:val="0"/>
          <w:sz w:val="18"/>
          <w:szCs w:val="18"/>
          <w:vertAlign w:val="superscript"/>
          <w:lang w:bidi="ar"/>
          <w14:textFill>
            <w14:solidFill>
              <w14:schemeClr w14:val="tx1"/>
            </w14:solidFill>
          </w14:textFill>
        </w:rPr>
        <w:instrText xml:space="preserve">REF _Ref195699292 \r \h</w:instrText>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instrText xml:space="preserve">  \* MERGEFORMAT </w:instrText>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t>[17]</w:t>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fldChar w:fldCharType="end"/>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本研究在现有高光谱建模方法的基础上，创新性地整合森林土壤SOC环境驱动因子，构建多源数据融合的深度学习预测模型。通过引入SHAP可解释性分析框架，系统解析各光谱波段和环境因子对SOC预测的贡献度及其作用机制，实现模型预测精度与机理解释性的协同提升。多源异构数据的深度融合不仅能显著提高SOC含量预测的准确性，更能揭示环境因子与SOC空间异质性之间的内在关联。本研究提出的方法体系为森林生态系统碳循环的高精度监测提供了新的技术路径，其方法论框架亦可拓展应用于其他生态系统的碳储量评估研究。</w:t>
      </w:r>
    </w:p>
    <w:p w14:paraId="7F0F00C0">
      <w:pPr>
        <w:spacing w:before="156" w:beforeLines="50" w:after="156" w:afterLines="50"/>
        <w:rPr>
          <w:rFonts w:ascii="Times New Roman" w:hAnsi="Times New Roman" w:eastAsia="黑体" w:cs="Times New Roman"/>
          <w:sz w:val="24"/>
        </w:rPr>
      </w:pPr>
      <w:bookmarkStart w:id="2" w:name="OLE_LINK5"/>
      <w:r>
        <w:rPr>
          <w:rFonts w:ascii="Times New Roman" w:hAnsi="Times New Roman" w:eastAsia="黑体" w:cs="Times New Roman"/>
          <w:sz w:val="24"/>
        </w:rPr>
        <w:t>1.</w:t>
      </w:r>
      <w:r>
        <w:rPr>
          <w:rFonts w:hint="eastAsia" w:ascii="Times New Roman" w:hAnsi="Times New Roman" w:eastAsia="黑体" w:cs="Times New Roman"/>
          <w:sz w:val="24"/>
        </w:rPr>
        <w:t>研究区与采样方式</w:t>
      </w:r>
    </w:p>
    <w:p w14:paraId="7D9CD1B6">
      <w:pPr>
        <w:spacing w:before="156" w:beforeLines="50" w:after="156" w:afterLines="50"/>
        <w:rPr>
          <w:rFonts w:ascii="Times New Roman" w:hAnsi="Times New Roman" w:eastAsia="宋体" w:cs="Times New Roman"/>
          <w:b/>
          <w:szCs w:val="21"/>
        </w:rPr>
      </w:pPr>
      <w:r>
        <w:rPr>
          <w:rFonts w:ascii="Times New Roman" w:hAnsi="Times New Roman" w:eastAsia="宋体" w:cs="Times New Roman"/>
          <w:b/>
          <w:szCs w:val="21"/>
        </w:rPr>
        <w:t>1.1研究区概况</w:t>
      </w:r>
    </w:p>
    <w:p w14:paraId="366A31EB">
      <w:pPr>
        <w:widowControl/>
        <w:ind w:firstLine="420"/>
        <w:rPr>
          <w:del w:id="75" w:author="程越" w:date="2025-05-15T16:41:58Z"/>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研究区位于广西壮族自治区南宁市兴宁区的国有高峰林场</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22°51′~23°02′N，108°06′~108°31′E），该区地处亚热带地区，年平均气温约 21 °C，年平均降水量为 1 200~1 500 mm，相对湿度为 79%，属丘陵地貌，海拔为 100~460 m，坡度为 6°~35°</w:t>
      </w:r>
      <w:ins w:id="76" w:author="程越" w:date="2025-05-15T16:42:02Z">
        <w:r>
          <w:rPr>
            <w:rFonts w:hint="eastAsia" w:ascii="Times New Roman" w:hAnsi="Times New Roman" w:eastAsia="宋体" w:cs="Times New Roman"/>
            <w:color w:val="000000"/>
            <w:kern w:val="0"/>
            <w:sz w:val="18"/>
            <w:szCs w:val="18"/>
            <w:lang w:eastAsia="zh-CN" w:bidi="ar"/>
          </w:rPr>
          <w:t>。</w:t>
        </w:r>
      </w:ins>
      <w:del w:id="77" w:author="程越" w:date="2025-05-15T16:42:00Z">
        <w:r>
          <w:rPr>
            <w:rFonts w:hint="eastAsia" w:ascii="Times New Roman" w:hAnsi="Times New Roman" w:eastAsia="宋体" w:cs="Times New Roman"/>
            <w:color w:val="000000"/>
            <w:kern w:val="0"/>
            <w:sz w:val="18"/>
            <w:szCs w:val="18"/>
            <w:lang w:eastAsia="zh-CN" w:bidi="ar"/>
          </w:rPr>
          <w:delText>，</w:delText>
        </w:r>
      </w:del>
      <w:del w:id="78" w:author="程越" w:date="2025-05-15T16:41:58Z">
        <w:r>
          <w:rPr>
            <w:rFonts w:hint="eastAsia" w:ascii="Times New Roman" w:hAnsi="Times New Roman" w:eastAsia="宋体" w:cs="Times New Roman"/>
            <w:color w:val="000000"/>
            <w:kern w:val="0"/>
            <w:sz w:val="18"/>
            <w:szCs w:val="18"/>
            <w:lang w:bidi="ar"/>
          </w:rPr>
          <w:delText>研究区域采样点分布如</w:delText>
        </w:r>
      </w:del>
      <w:del w:id="79" w:author="程越" w:date="2025-05-15T16:41:58Z">
        <w:r>
          <w:rPr>
            <w:rFonts w:hint="eastAsia" w:ascii="Times New Roman" w:hAnsi="Times New Roman" w:eastAsia="宋体" w:cs="Times New Roman"/>
            <w:color w:val="000000"/>
            <w:kern w:val="0"/>
            <w:sz w:val="18"/>
            <w:szCs w:val="18"/>
            <w:lang w:eastAsia="zh-CN" w:bidi="ar"/>
          </w:rPr>
          <w:fldChar w:fldCharType="begin"/>
        </w:r>
      </w:del>
      <w:del w:id="80" w:author="程越" w:date="2025-05-15T16:41:58Z">
        <w:r>
          <w:rPr>
            <w:rFonts w:hint="eastAsia" w:ascii="Times New Roman" w:hAnsi="Times New Roman" w:eastAsia="宋体" w:cs="Times New Roman"/>
            <w:color w:val="000000"/>
            <w:kern w:val="0"/>
            <w:sz w:val="18"/>
            <w:szCs w:val="18"/>
            <w:lang w:eastAsia="zh-CN" w:bidi="ar"/>
          </w:rPr>
          <w:delInstrText xml:space="preserve"> REF _Ref1999427905 \h </w:delInstrText>
        </w:r>
      </w:del>
      <w:del w:id="81" w:author="程越" w:date="2025-05-15T16:41:58Z">
        <w:r>
          <w:rPr>
            <w:rFonts w:hint="eastAsia" w:ascii="Times New Roman" w:hAnsi="Times New Roman" w:eastAsia="宋体" w:cs="Times New Roman"/>
            <w:color w:val="000000"/>
            <w:kern w:val="0"/>
            <w:sz w:val="18"/>
            <w:szCs w:val="18"/>
            <w:lang w:eastAsia="zh-CN" w:bidi="ar"/>
          </w:rPr>
          <w:fldChar w:fldCharType="separate"/>
        </w:r>
      </w:del>
      <w:del w:id="82" w:author="程越" w:date="2025-05-15T16:41:58Z">
        <w:r>
          <w:rPr>
            <w:rFonts w:hint="eastAsia" w:ascii="Times New Roman" w:hAnsi="Times New Roman" w:eastAsia="宋体" w:cs="Times New Roman"/>
            <w:b/>
            <w:bCs/>
            <w:color w:val="000000"/>
            <w:kern w:val="0"/>
            <w:sz w:val="18"/>
            <w:szCs w:val="18"/>
            <w:lang w:bidi="ar"/>
          </w:rPr>
          <w:delText>图 1</w:delText>
        </w:r>
      </w:del>
      <w:del w:id="83" w:author="程越" w:date="2025-05-15T16:41:58Z">
        <w:r>
          <w:rPr>
            <w:rFonts w:hint="eastAsia" w:ascii="Times New Roman" w:hAnsi="Times New Roman" w:eastAsia="宋体" w:cs="Times New Roman"/>
            <w:color w:val="000000"/>
            <w:kern w:val="0"/>
            <w:sz w:val="18"/>
            <w:szCs w:val="18"/>
            <w:lang w:eastAsia="zh-CN" w:bidi="ar"/>
          </w:rPr>
          <w:fldChar w:fldCharType="end"/>
        </w:r>
      </w:del>
      <w:del w:id="84" w:author="程越" w:date="2025-05-15T16:41:58Z">
        <w:r>
          <w:rPr>
            <w:rFonts w:hint="eastAsia" w:ascii="Times New Roman" w:hAnsi="Times New Roman" w:eastAsia="宋体" w:cs="Times New Roman"/>
            <w:color w:val="000000"/>
            <w:kern w:val="0"/>
            <w:sz w:val="18"/>
            <w:szCs w:val="18"/>
            <w:lang w:bidi="ar"/>
          </w:rPr>
          <w:delText>所示。</w:delText>
        </w:r>
      </w:del>
    </w:p>
    <w:p w14:paraId="59E9CF2A">
      <w:pPr>
        <w:keepNext w:val="0"/>
        <w:widowControl/>
        <w:ind w:firstLine="420"/>
        <w:jc w:val="both"/>
        <w:rPr>
          <w:del w:id="86" w:author="程越" w:date="2025-05-15T16:41:58Z"/>
          <w:rFonts w:ascii="Times New Roman" w:hAnsi="Times New Roman" w:eastAsia="宋体" w:cs="Times New Roman"/>
          <w:color w:val="000000"/>
          <w:kern w:val="0"/>
          <w:sz w:val="18"/>
          <w:szCs w:val="18"/>
          <w:lang w:bidi="ar"/>
        </w:rPr>
        <w:pPrChange w:id="85" w:author="程越" w:date="2025-05-15T16:42:19Z">
          <w:pPr>
            <w:keepNext/>
            <w:widowControl/>
            <w:ind w:firstLine="420"/>
            <w:jc w:val="center"/>
          </w:pPr>
        </w:pPrChange>
      </w:pPr>
      <w:del w:id="87" w:author="程越" w:date="2025-05-15T16:41:58Z">
        <w:r>
          <w:rPr>
            <w:rFonts w:ascii="Times New Roman" w:hAnsi="Times New Roman" w:eastAsia="宋体" w:cs="Times New Roman"/>
            <w:color w:val="000000"/>
            <w:kern w:val="0"/>
            <w:sz w:val="18"/>
            <w:szCs w:val="18"/>
            <w:lang w:bidi="ar"/>
          </w:rPr>
          <w:drawing>
            <wp:inline distT="0" distB="0" distL="0" distR="0">
              <wp:extent cx="5274310" cy="3726815"/>
              <wp:effectExtent l="0" t="0" r="0" b="0"/>
              <wp:docPr id="473782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2148" name="图片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3726815"/>
                      </a:xfrm>
                      <a:prstGeom prst="rect">
                        <a:avLst/>
                      </a:prstGeom>
                    </pic:spPr>
                  </pic:pic>
                </a:graphicData>
              </a:graphic>
            </wp:inline>
          </w:drawing>
        </w:r>
      </w:del>
    </w:p>
    <w:p w14:paraId="37DB74BF">
      <w:pPr>
        <w:widowControl/>
        <w:autoSpaceDN/>
        <w:ind w:firstLine="420"/>
        <w:jc w:val="both"/>
        <w:rPr>
          <w:del w:id="90" w:author="程越" w:date="2025-05-15T16:41:58Z"/>
          <w:rFonts w:hint="default" w:ascii="Times New Roman" w:hAnsi="Times New Roman" w:eastAsia="宋体" w:cs="Times New Roman"/>
          <w:b/>
          <w:bCs/>
          <w:color w:val="000000"/>
          <w:kern w:val="0"/>
          <w:sz w:val="18"/>
          <w:szCs w:val="18"/>
          <w:lang w:val="en-US" w:eastAsia="zh-CN" w:bidi="ar"/>
        </w:rPr>
        <w:pPrChange w:id="89" w:author="程越" w:date="2025-05-15T16:42:19Z">
          <w:pPr>
            <w:autoSpaceDN w:val="0"/>
            <w:jc w:val="center"/>
          </w:pPr>
        </w:pPrChange>
      </w:pPr>
      <w:del w:id="91" w:author="程越" w:date="2025-05-15T16:41:58Z">
        <w:bookmarkStart w:id="3" w:name="_Ref1999427905"/>
        <w:r>
          <w:rPr>
            <w:rFonts w:hint="eastAsia" w:ascii="Times New Roman" w:hAnsi="Times New Roman" w:eastAsia="宋体" w:cs="Times New Roman"/>
            <w:b/>
            <w:bCs/>
            <w:color w:val="000000"/>
            <w:kern w:val="0"/>
            <w:sz w:val="18"/>
            <w:szCs w:val="18"/>
            <w:lang w:bidi="ar"/>
          </w:rPr>
          <w:delText xml:space="preserve">图 </w:delText>
        </w:r>
      </w:del>
      <w:del w:id="92" w:author="程越" w:date="2025-05-15T16:41:58Z">
        <w:r>
          <w:rPr>
            <w:rFonts w:hint="eastAsia" w:ascii="Times New Roman" w:hAnsi="Times New Roman" w:eastAsia="宋体" w:cs="Times New Roman"/>
            <w:b/>
            <w:bCs/>
            <w:color w:val="000000"/>
            <w:kern w:val="0"/>
            <w:sz w:val="18"/>
            <w:szCs w:val="18"/>
            <w:lang w:bidi="ar"/>
          </w:rPr>
          <w:fldChar w:fldCharType="begin"/>
        </w:r>
      </w:del>
      <w:del w:id="93" w:author="程越" w:date="2025-05-15T16:41:58Z">
        <w:r>
          <w:rPr>
            <w:rFonts w:hint="eastAsia" w:ascii="Times New Roman" w:hAnsi="Times New Roman" w:eastAsia="宋体" w:cs="Times New Roman"/>
            <w:b/>
            <w:bCs/>
            <w:color w:val="000000"/>
            <w:kern w:val="0"/>
            <w:sz w:val="18"/>
            <w:szCs w:val="18"/>
            <w:lang w:bidi="ar"/>
          </w:rPr>
          <w:delInstrText xml:space="preserve"> SEQ 图 \* ARABIC </w:delInstrText>
        </w:r>
      </w:del>
      <w:del w:id="94" w:author="程越" w:date="2025-05-15T16:41:58Z">
        <w:r>
          <w:rPr>
            <w:rFonts w:hint="eastAsia" w:ascii="Times New Roman" w:hAnsi="Times New Roman" w:eastAsia="宋体" w:cs="Times New Roman"/>
            <w:b/>
            <w:bCs/>
            <w:color w:val="000000"/>
            <w:kern w:val="0"/>
            <w:sz w:val="18"/>
            <w:szCs w:val="18"/>
            <w:lang w:bidi="ar"/>
          </w:rPr>
          <w:fldChar w:fldCharType="separate"/>
        </w:r>
      </w:del>
      <w:del w:id="95" w:author="程越" w:date="2025-05-15T16:41:58Z">
        <w:r>
          <w:rPr>
            <w:rFonts w:hint="eastAsia" w:ascii="Times New Roman" w:hAnsi="Times New Roman" w:eastAsia="宋体" w:cs="Times New Roman"/>
            <w:b/>
            <w:bCs/>
            <w:color w:val="000000"/>
            <w:kern w:val="0"/>
            <w:sz w:val="18"/>
            <w:szCs w:val="18"/>
            <w:lang w:bidi="ar"/>
          </w:rPr>
          <w:delText>1</w:delText>
        </w:r>
      </w:del>
      <w:del w:id="96" w:author="程越" w:date="2025-05-15T16:41:58Z">
        <w:r>
          <w:rPr>
            <w:rFonts w:hint="eastAsia" w:ascii="Times New Roman" w:hAnsi="Times New Roman" w:eastAsia="宋体" w:cs="Times New Roman"/>
            <w:b/>
            <w:bCs/>
            <w:color w:val="000000"/>
            <w:kern w:val="0"/>
            <w:sz w:val="18"/>
            <w:szCs w:val="18"/>
            <w:lang w:bidi="ar"/>
          </w:rPr>
          <w:fldChar w:fldCharType="end"/>
        </w:r>
        <w:bookmarkEnd w:id="3"/>
      </w:del>
      <w:del w:id="97" w:author="程越" w:date="2025-05-15T16:41:58Z">
        <w:r>
          <w:rPr>
            <w:rFonts w:hint="default" w:ascii="Times New Roman" w:hAnsi="Times New Roman" w:eastAsia="宋体" w:cs="Times New Roman"/>
            <w:b/>
            <w:bCs/>
            <w:color w:val="000000"/>
            <w:kern w:val="0"/>
            <w:sz w:val="18"/>
            <w:szCs w:val="18"/>
            <w:lang w:val="en-US" w:bidi="ar"/>
          </w:rPr>
          <w:delText xml:space="preserve"> </w:delText>
        </w:r>
      </w:del>
      <w:del w:id="98" w:author="程越" w:date="2025-05-15T16:41:58Z">
        <w:r>
          <w:rPr>
            <w:rFonts w:hint="eastAsia" w:ascii="Times New Roman" w:hAnsi="Times New Roman" w:eastAsia="宋体" w:cs="Times New Roman"/>
            <w:b/>
            <w:bCs/>
            <w:color w:val="000000"/>
            <w:kern w:val="0"/>
            <w:sz w:val="18"/>
            <w:szCs w:val="18"/>
            <w:lang w:val="en-US" w:eastAsia="zh-CN" w:bidi="ar"/>
          </w:rPr>
          <w:delText>研究采样点分布</w:delText>
        </w:r>
      </w:del>
    </w:p>
    <w:p w14:paraId="4DF6D9B7">
      <w:pPr>
        <w:widowControl/>
        <w:autoSpaceDN/>
        <w:ind w:firstLine="420"/>
        <w:jc w:val="both"/>
        <w:rPr>
          <w:rFonts w:hint="default" w:ascii="Times New Roman" w:hAnsi="Times New Roman" w:eastAsia="宋体" w:cs="Times New Roman"/>
          <w:b/>
          <w:bCs/>
          <w:color w:val="000000"/>
          <w:kern w:val="0"/>
          <w:sz w:val="18"/>
          <w:szCs w:val="18"/>
          <w:lang w:val="en-US" w:eastAsia="zh-CN" w:bidi="ar"/>
        </w:rPr>
        <w:pPrChange w:id="99" w:author="程越" w:date="2025-05-15T16:42:19Z">
          <w:pPr>
            <w:autoSpaceDN w:val="0"/>
            <w:jc w:val="center"/>
          </w:pPr>
        </w:pPrChange>
      </w:pPr>
      <w:del w:id="100" w:author="程越" w:date="2025-05-15T16:41:58Z">
        <w:r>
          <w:rPr>
            <w:rFonts w:hint="eastAsia" w:ascii="Times New Roman" w:hAnsi="Times New Roman" w:eastAsia="宋体" w:cs="Times New Roman"/>
            <w:b/>
            <w:bCs/>
            <w:color w:val="000000"/>
            <w:kern w:val="0"/>
            <w:sz w:val="18"/>
            <w:szCs w:val="18"/>
            <w:lang w:bidi="ar"/>
          </w:rPr>
          <w:delText xml:space="preserve">Fig. </w:delText>
        </w:r>
      </w:del>
      <w:del w:id="101" w:author="程越" w:date="2025-05-15T16:41:58Z">
        <w:r>
          <w:rPr>
            <w:rFonts w:hint="eastAsia" w:ascii="Times New Roman" w:hAnsi="Times New Roman" w:eastAsia="宋体" w:cs="Times New Roman"/>
            <w:b/>
            <w:bCs/>
            <w:color w:val="000000"/>
            <w:kern w:val="0"/>
            <w:sz w:val="18"/>
            <w:szCs w:val="18"/>
            <w:lang w:bidi="ar"/>
          </w:rPr>
          <w:fldChar w:fldCharType="begin"/>
        </w:r>
      </w:del>
      <w:del w:id="102" w:author="程越" w:date="2025-05-15T16:41:58Z">
        <w:r>
          <w:rPr>
            <w:rFonts w:hint="eastAsia" w:ascii="Times New Roman" w:hAnsi="Times New Roman" w:eastAsia="宋体" w:cs="Times New Roman"/>
            <w:b/>
            <w:bCs/>
            <w:color w:val="000000"/>
            <w:kern w:val="0"/>
            <w:sz w:val="18"/>
            <w:szCs w:val="18"/>
            <w:lang w:bidi="ar"/>
          </w:rPr>
          <w:delInstrText xml:space="preserve"> SEQ Fig. \* ARABIC </w:delInstrText>
        </w:r>
      </w:del>
      <w:del w:id="103" w:author="程越" w:date="2025-05-15T16:41:58Z">
        <w:r>
          <w:rPr>
            <w:rFonts w:hint="eastAsia" w:ascii="Times New Roman" w:hAnsi="Times New Roman" w:eastAsia="宋体" w:cs="Times New Roman"/>
            <w:b/>
            <w:bCs/>
            <w:color w:val="000000"/>
            <w:kern w:val="0"/>
            <w:sz w:val="18"/>
            <w:szCs w:val="18"/>
            <w:lang w:bidi="ar"/>
          </w:rPr>
          <w:fldChar w:fldCharType="separate"/>
        </w:r>
      </w:del>
      <w:del w:id="104" w:author="程越" w:date="2025-05-15T16:41:58Z">
        <w:r>
          <w:rPr>
            <w:rFonts w:hint="eastAsia" w:ascii="Times New Roman" w:hAnsi="Times New Roman" w:eastAsia="宋体" w:cs="Times New Roman"/>
            <w:b/>
            <w:bCs/>
            <w:color w:val="000000"/>
            <w:kern w:val="0"/>
            <w:sz w:val="18"/>
            <w:szCs w:val="18"/>
            <w:lang w:bidi="ar"/>
          </w:rPr>
          <w:delText>1</w:delText>
        </w:r>
      </w:del>
      <w:del w:id="105" w:author="程越" w:date="2025-05-15T16:41:58Z">
        <w:r>
          <w:rPr>
            <w:rFonts w:hint="eastAsia" w:ascii="Times New Roman" w:hAnsi="Times New Roman" w:eastAsia="宋体" w:cs="Times New Roman"/>
            <w:b/>
            <w:bCs/>
            <w:color w:val="000000"/>
            <w:kern w:val="0"/>
            <w:sz w:val="18"/>
            <w:szCs w:val="18"/>
            <w:lang w:bidi="ar"/>
          </w:rPr>
          <w:fldChar w:fldCharType="end"/>
        </w:r>
      </w:del>
      <w:del w:id="106" w:author="程越" w:date="2025-05-15T16:41:58Z">
        <w:r>
          <w:rPr>
            <w:rFonts w:hint="default" w:ascii="Times New Roman" w:hAnsi="Times New Roman" w:eastAsia="宋体" w:cs="Times New Roman"/>
            <w:b/>
            <w:bCs/>
            <w:color w:val="000000"/>
            <w:kern w:val="0"/>
            <w:sz w:val="18"/>
            <w:szCs w:val="18"/>
            <w:lang w:val="en-US" w:bidi="ar"/>
          </w:rPr>
          <w:delText>.Study the distribution of sampling points</w:delText>
        </w:r>
      </w:del>
    </w:p>
    <w:p w14:paraId="4A4C0E5C">
      <w:pPr>
        <w:spacing w:before="156" w:beforeLines="50" w:after="156" w:afterLines="50"/>
        <w:rPr>
          <w:rFonts w:ascii="Times New Roman" w:hAnsi="Times New Roman" w:eastAsia="宋体" w:cs="Times New Roman"/>
          <w:b/>
          <w:szCs w:val="21"/>
        </w:rPr>
      </w:pPr>
      <w:bookmarkStart w:id="4" w:name="OLE_LINK3"/>
      <w:r>
        <w:rPr>
          <w:rFonts w:ascii="Times New Roman" w:hAnsi="Times New Roman" w:eastAsia="宋体" w:cs="Times New Roman"/>
          <w:b/>
          <w:szCs w:val="21"/>
        </w:rPr>
        <w:t>1.2样点布设方法与土壤采集</w:t>
      </w:r>
    </w:p>
    <w:p w14:paraId="53071914">
      <w:pPr>
        <w:widowControl/>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themeColor="text1"/>
          <w:szCs w:val="21"/>
          <w:shd w:val="clear" w:color="auto" w:fill="FFFFFF"/>
          <w14:textFill>
            <w14:solidFill>
              <w14:schemeClr w14:val="tx1"/>
            </w14:solidFill>
          </w14:textFill>
        </w:rPr>
        <w:t>土</w:t>
      </w:r>
      <w:r>
        <w:rPr>
          <w:rFonts w:hint="eastAsia" w:ascii="Times New Roman" w:hAnsi="Times New Roman" w:eastAsia="宋体" w:cs="Times New Roman"/>
          <w:color w:val="000000"/>
          <w:kern w:val="0"/>
          <w:sz w:val="18"/>
          <w:szCs w:val="18"/>
          <w:lang w:bidi="ar"/>
        </w:rPr>
        <w:t>壤高光谱数据通过ASD FieldSpec 4地物光谱仪进行采集。具体采集过程如下：ASD FieldSpec 4地物光谱仪波长范围设定为350-2500nm，在350-1000nm范围内采样间隔为1.4nm，光谱分辨率为3nm。输出波段数为2150，重采样间隔为1nm。测量时，光谱仪的传感器置于离土壤样本表面约0.3m的垂直上方，视场角设置为8°。同时，设置一个1000W的卤光灯，距土壤表面0.5天顶角15°，以提供几乎平行的光线。在每次测量前，均进行白板定标，以消除仪器自身误差。每个土壤样本连续测定5次，去除异常光谱曲线后进行断点修正，再进行算术平均运算，最后导出ASCII格式文件，得到该样本的光谱反射率数据</w:t>
      </w:r>
      <w:r>
        <w:rPr>
          <w:rFonts w:ascii="Times New Roman" w:hAnsi="Times New Roman" w:eastAsia="宋体" w:cs="Times New Roman"/>
          <w:color w:val="000000"/>
          <w:kern w:val="0"/>
          <w:sz w:val="18"/>
          <w:szCs w:val="18"/>
          <w:lang w:bidi="ar"/>
        </w:rPr>
        <w:t>。</w:t>
      </w:r>
    </w:p>
    <w:p w14:paraId="0B302317">
      <w:pPr>
        <w:spacing w:before="156" w:beforeLines="50" w:after="156" w:afterLines="50"/>
        <w:rPr>
          <w:rFonts w:ascii="Times New Roman" w:hAnsi="Times New Roman" w:eastAsia="黑体" w:cs="Times New Roman"/>
          <w:sz w:val="24"/>
        </w:rPr>
      </w:pPr>
      <w:r>
        <w:rPr>
          <w:rFonts w:hint="eastAsia" w:ascii="Times New Roman" w:hAnsi="Times New Roman" w:eastAsia="黑体" w:cs="Times New Roman"/>
          <w:sz w:val="24"/>
        </w:rPr>
        <w:t>2．实验部分</w:t>
      </w:r>
    </w:p>
    <w:p w14:paraId="586195B9">
      <w:pPr>
        <w:spacing w:before="156" w:beforeLines="50" w:after="156" w:afterLines="50"/>
        <w:rPr>
          <w:rFonts w:ascii="Times New Roman" w:hAnsi="Times New Roman" w:eastAsia="宋体" w:cs="Times New Roman"/>
          <w:b/>
          <w:szCs w:val="21"/>
        </w:rPr>
      </w:pPr>
      <w:r>
        <w:rPr>
          <w:rFonts w:ascii="Times New Roman" w:hAnsi="Times New Roman" w:eastAsia="宋体" w:cs="Times New Roman"/>
          <w:b/>
          <w:szCs w:val="21"/>
        </w:rPr>
        <w:t>2.1</w:t>
      </w:r>
      <w:r>
        <w:rPr>
          <w:rFonts w:hint="eastAsia" w:ascii="Times New Roman" w:hAnsi="Times New Roman" w:eastAsia="宋体" w:cs="Times New Roman"/>
          <w:b/>
          <w:szCs w:val="21"/>
        </w:rPr>
        <w:t>方法</w:t>
      </w:r>
    </w:p>
    <w:p w14:paraId="47836A2C">
      <w:pPr>
        <w:widowControl/>
        <w:ind w:firstLine="420"/>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本研究以广西地区 279 个土壤样本为基础数据，涵盖土壤养分含量与环境因素数据。各数据类别的具体指标及来源见表</w:t>
      </w:r>
      <w:r>
        <w:rPr>
          <w:rFonts w:hint="eastAsia" w:ascii="Times New Roman" w:hAnsi="Times New Roman" w:eastAsia="宋体" w:cs="Times New Roman"/>
          <w:color w:val="000000"/>
          <w:kern w:val="0"/>
          <w:sz w:val="18"/>
          <w:szCs w:val="18"/>
          <w:lang w:val="en-US" w:eastAsia="zh-CN" w:bidi="ar"/>
        </w:rPr>
        <w:t>1所示</w:t>
      </w:r>
    </w:p>
    <w:p w14:paraId="0529C8CB">
      <w:pPr>
        <w:autoSpaceDN w:val="0"/>
        <w:jc w:val="center"/>
        <w:rPr>
          <w:rFonts w:hint="eastAsia" w:ascii="Times New Roman" w:hAnsi="Times New Roman" w:eastAsia="宋体" w:cs="Times New Roman"/>
          <w:b/>
          <w:bCs/>
          <w:color w:val="000000"/>
          <w:kern w:val="0"/>
          <w:sz w:val="18"/>
          <w:szCs w:val="18"/>
          <w:lang w:val="en-US" w:eastAsia="zh-CN" w:bidi="ar"/>
        </w:rPr>
      </w:pPr>
      <w:bookmarkStart w:id="5" w:name="_Ref1994251349"/>
      <w:r>
        <w:rPr>
          <w:rFonts w:hint="eastAsia" w:ascii="Times New Roman" w:hAnsi="Times New Roman" w:eastAsia="宋体" w:cs="Times New Roman"/>
          <w:b/>
          <w:bCs/>
          <w:color w:val="000000"/>
          <w:kern w:val="0"/>
          <w:sz w:val="18"/>
          <w:szCs w:val="18"/>
          <w:lang w:bidi="ar"/>
        </w:rPr>
        <w:t xml:space="preserve">表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表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1</w:t>
      </w:r>
      <w:r>
        <w:rPr>
          <w:rFonts w:hint="eastAsia" w:ascii="Times New Roman" w:hAnsi="Times New Roman" w:eastAsia="宋体" w:cs="Times New Roman"/>
          <w:b/>
          <w:bCs/>
          <w:color w:val="000000"/>
          <w:kern w:val="0"/>
          <w:sz w:val="18"/>
          <w:szCs w:val="18"/>
          <w:lang w:bidi="ar"/>
        </w:rPr>
        <w:fldChar w:fldCharType="end"/>
      </w:r>
      <w:r>
        <w:rPr>
          <w:rFonts w:hint="default" w:ascii="Times New Roman" w:hAnsi="Times New Roman" w:eastAsia="宋体" w:cs="Times New Roman"/>
          <w:b/>
          <w:bCs/>
          <w:color w:val="000000"/>
          <w:kern w:val="0"/>
          <w:sz w:val="18"/>
          <w:szCs w:val="18"/>
          <w:lang w:val="en-US" w:bidi="ar"/>
        </w:rPr>
        <w:t xml:space="preserve"> </w:t>
      </w:r>
      <w:r>
        <w:rPr>
          <w:rFonts w:hint="eastAsia" w:ascii="Times New Roman" w:hAnsi="Times New Roman" w:eastAsia="宋体" w:cs="Times New Roman"/>
          <w:b/>
          <w:bCs/>
          <w:color w:val="000000"/>
          <w:kern w:val="0"/>
          <w:sz w:val="18"/>
          <w:szCs w:val="18"/>
          <w:lang w:val="en-US" w:eastAsia="zh-CN" w:bidi="ar"/>
        </w:rPr>
        <w:t>数据类别的具体指标及来源</w:t>
      </w:r>
      <w:bookmarkEnd w:id="5"/>
    </w:p>
    <w:p w14:paraId="101616C0">
      <w:pPr>
        <w:autoSpaceDN w:val="0"/>
        <w:jc w:val="center"/>
        <w:rPr>
          <w:rFonts w:hint="default" w:ascii="Times New Roman" w:hAnsi="Times New Roman" w:eastAsia="宋体" w:cs="Times New Roman"/>
          <w:b/>
          <w:bCs/>
          <w:color w:val="000000"/>
          <w:kern w:val="0"/>
          <w:sz w:val="18"/>
          <w:szCs w:val="18"/>
          <w:lang w:val="en-US" w:bidi="ar"/>
        </w:rPr>
      </w:pPr>
      <w:r>
        <w:rPr>
          <w:rFonts w:hint="eastAsia" w:ascii="Times New Roman" w:hAnsi="Times New Roman" w:eastAsia="宋体" w:cs="Times New Roman"/>
          <w:b/>
          <w:bCs/>
          <w:color w:val="000000"/>
          <w:kern w:val="0"/>
          <w:sz w:val="18"/>
          <w:szCs w:val="18"/>
          <w:lang w:bidi="ar"/>
        </w:rPr>
        <w:t xml:space="preserve">Table.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Table.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1</w:t>
      </w:r>
      <w:r>
        <w:rPr>
          <w:rFonts w:hint="eastAsia" w:ascii="Times New Roman" w:hAnsi="Times New Roman" w:eastAsia="宋体" w:cs="Times New Roman"/>
          <w:b/>
          <w:bCs/>
          <w:color w:val="000000"/>
          <w:kern w:val="0"/>
          <w:sz w:val="18"/>
          <w:szCs w:val="18"/>
          <w:lang w:bidi="ar"/>
        </w:rPr>
        <w:fldChar w:fldCharType="end"/>
      </w:r>
      <w:r>
        <w:rPr>
          <w:rFonts w:hint="default" w:ascii="Times New Roman" w:hAnsi="Times New Roman" w:eastAsia="宋体" w:cs="Times New Roman"/>
          <w:b/>
          <w:bCs/>
          <w:color w:val="000000"/>
          <w:kern w:val="0"/>
          <w:sz w:val="18"/>
          <w:szCs w:val="18"/>
          <w:lang w:val="en-US" w:bidi="ar"/>
        </w:rPr>
        <w:t>.Specific indicators and sources of data categories</w:t>
      </w:r>
    </w:p>
    <w:p w14:paraId="3EAAB4A0">
      <w:pPr>
        <w:autoSpaceDN w:val="0"/>
        <w:jc w:val="center"/>
        <w:rPr>
          <w:rFonts w:hint="eastAsia" w:ascii="Times New Roman" w:hAnsi="Times New Roman" w:eastAsia="宋体" w:cs="Times New Roman"/>
          <w:b/>
          <w:bCs/>
          <w:color w:val="000000"/>
          <w:kern w:val="0"/>
          <w:sz w:val="18"/>
          <w:szCs w:val="18"/>
          <w:lang w:val="en-US" w:eastAsia="zh-CN" w:bidi="ar"/>
        </w:rPr>
      </w:pPr>
    </w:p>
    <w:tbl>
      <w:tblPr>
        <w:tblStyle w:val="15"/>
        <w:tblW w:w="106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107" w:author="程越" w:date="2025-05-15T16:41:52Z">
          <w:tblPr>
            <w:tblStyle w:val="15"/>
            <w:tblW w:w="10646" w:type="dxa"/>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31"/>
        <w:gridCol w:w="3858"/>
        <w:gridCol w:w="3957"/>
        <w:tblGridChange w:id="108">
          <w:tblGrid>
            <w:gridCol w:w="2831"/>
            <w:gridCol w:w="3858"/>
            <w:gridCol w:w="3957"/>
          </w:tblGrid>
        </w:tblGridChange>
      </w:tblGrid>
      <w:tr w14:paraId="56CEFC0E">
        <w:trPr>
          <w:jc w:val="center"/>
        </w:trPr>
        <w:tc>
          <w:tcPr>
            <w:tcW w:w="2831" w:type="dxa"/>
            <w:tcBorders>
              <w:top w:val="single" w:color="auto" w:sz="4" w:space="0"/>
              <w:left w:val="nil"/>
              <w:bottom w:val="single" w:color="auto" w:sz="4" w:space="0"/>
              <w:right w:val="nil"/>
            </w:tcBorders>
            <w:vAlign w:val="top"/>
            <w:tcPrChange w:id="110" w:author="程越" w:date="2025-05-15T16:41:52Z">
              <w:tcPr>
                <w:tcW w:w="2831" w:type="dxa"/>
                <w:tcBorders>
                  <w:top w:val="single" w:color="auto" w:sz="4" w:space="0"/>
                  <w:left w:val="nil"/>
                  <w:bottom w:val="single" w:color="auto" w:sz="4" w:space="0"/>
                  <w:right w:val="nil"/>
                </w:tcBorders>
                <w:vAlign w:val="top"/>
              </w:tcPr>
            </w:tcPrChange>
          </w:tcPr>
          <w:p w14:paraId="4F236872">
            <w:pPr>
              <w:widowControl/>
              <w:ind w:firstLine="42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数据类别</w:t>
            </w:r>
          </w:p>
        </w:tc>
        <w:tc>
          <w:tcPr>
            <w:tcW w:w="3858" w:type="dxa"/>
            <w:tcBorders>
              <w:top w:val="single" w:color="auto" w:sz="4" w:space="0"/>
              <w:left w:val="nil"/>
              <w:bottom w:val="single" w:color="auto" w:sz="4" w:space="0"/>
              <w:right w:val="nil"/>
            </w:tcBorders>
            <w:vAlign w:val="top"/>
            <w:tcPrChange w:id="111" w:author="程越" w:date="2025-05-15T16:41:52Z">
              <w:tcPr>
                <w:tcW w:w="3858" w:type="dxa"/>
                <w:tcBorders>
                  <w:top w:val="single" w:color="auto" w:sz="4" w:space="0"/>
                  <w:left w:val="nil"/>
                  <w:bottom w:val="single" w:color="auto" w:sz="4" w:space="0"/>
                  <w:right w:val="nil"/>
                </w:tcBorders>
                <w:vAlign w:val="top"/>
              </w:tcPr>
            </w:tcPrChange>
          </w:tcPr>
          <w:p w14:paraId="2C93D87C">
            <w:pPr>
              <w:widowControl/>
              <w:ind w:firstLine="42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具体指标</w:t>
            </w:r>
          </w:p>
        </w:tc>
        <w:tc>
          <w:tcPr>
            <w:tcW w:w="3957" w:type="dxa"/>
            <w:tcBorders>
              <w:top w:val="single" w:color="auto" w:sz="4" w:space="0"/>
              <w:left w:val="nil"/>
              <w:bottom w:val="single" w:color="auto" w:sz="4" w:space="0"/>
              <w:right w:val="nil"/>
            </w:tcBorders>
            <w:vAlign w:val="top"/>
            <w:tcPrChange w:id="112" w:author="程越" w:date="2025-05-15T16:41:52Z">
              <w:tcPr>
                <w:tcW w:w="3957" w:type="dxa"/>
                <w:tcBorders>
                  <w:top w:val="single" w:color="auto" w:sz="4" w:space="0"/>
                  <w:left w:val="nil"/>
                  <w:bottom w:val="single" w:color="auto" w:sz="4" w:space="0"/>
                  <w:right w:val="nil"/>
                </w:tcBorders>
                <w:vAlign w:val="top"/>
              </w:tcPr>
            </w:tcPrChange>
          </w:tcPr>
          <w:p w14:paraId="1BB304DF">
            <w:pPr>
              <w:widowControl/>
              <w:ind w:firstLine="42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数据来源 / 处理方法</w:t>
            </w:r>
          </w:p>
        </w:tc>
      </w:tr>
      <w:tr w14:paraId="54172C22">
        <w:trPr>
          <w:jc w:val="center"/>
        </w:trPr>
        <w:tc>
          <w:tcPr>
            <w:tcW w:w="2831" w:type="dxa"/>
            <w:tcBorders>
              <w:top w:val="single" w:color="auto" w:sz="4" w:space="0"/>
              <w:left w:val="nil"/>
              <w:bottom w:val="nil"/>
              <w:right w:val="nil"/>
            </w:tcBorders>
            <w:vAlign w:val="top"/>
            <w:tcPrChange w:id="114" w:author="程越" w:date="2025-05-15T16:41:52Z">
              <w:tcPr>
                <w:tcW w:w="2831" w:type="dxa"/>
                <w:tcBorders>
                  <w:top w:val="single" w:color="auto" w:sz="4" w:space="0"/>
                  <w:left w:val="nil"/>
                  <w:bottom w:val="nil"/>
                  <w:right w:val="nil"/>
                </w:tcBorders>
                <w:vAlign w:val="top"/>
              </w:tcPr>
            </w:tcPrChange>
          </w:tcPr>
          <w:p w14:paraId="3721D6D5">
            <w:pPr>
              <w:widowControl/>
              <w:ind w:firstLine="420"/>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土壤化学性质</w:t>
            </w:r>
          </w:p>
        </w:tc>
        <w:tc>
          <w:tcPr>
            <w:tcW w:w="3858" w:type="dxa"/>
            <w:tcBorders>
              <w:top w:val="single" w:color="auto" w:sz="4" w:space="0"/>
              <w:left w:val="nil"/>
              <w:bottom w:val="nil"/>
              <w:right w:val="nil"/>
            </w:tcBorders>
            <w:vAlign w:val="top"/>
            <w:tcPrChange w:id="115" w:author="程越" w:date="2025-05-15T16:41:52Z">
              <w:tcPr>
                <w:tcW w:w="3858" w:type="dxa"/>
                <w:tcBorders>
                  <w:top w:val="single" w:color="auto" w:sz="4" w:space="0"/>
                  <w:left w:val="nil"/>
                  <w:bottom w:val="nil"/>
                  <w:right w:val="nil"/>
                </w:tcBorders>
                <w:vAlign w:val="top"/>
              </w:tcPr>
            </w:tcPrChange>
          </w:tcPr>
          <w:p w14:paraId="016522A3">
            <w:pPr>
              <w:widowControl/>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有机碳含量(SOC)、酸碱度（PH）、全氮（TN）、全磷（TP）、全钾 (TK)、速效氮(AN)、速效磷 (AP)、速效钾 (AK)、硼 (B)、铜(Cu)、锌(Zn)、铁(Fe)、钙(Ca)、镁(Mg)</w:t>
            </w:r>
            <w:r>
              <w:rPr>
                <w:rFonts w:hint="default" w:ascii="Times New Roman" w:hAnsi="Times New Roman" w:eastAsia="宋体" w:cs="Times New Roman"/>
                <w:color w:val="000000"/>
                <w:kern w:val="0"/>
                <w:sz w:val="18"/>
                <w:szCs w:val="18"/>
                <w:lang w:val="en-US" w:eastAsia="zh-CN" w:bidi="ar"/>
              </w:rPr>
              <w:t xml:space="preserve"> </w:t>
            </w:r>
          </w:p>
        </w:tc>
        <w:tc>
          <w:tcPr>
            <w:tcW w:w="3957" w:type="dxa"/>
            <w:tcBorders>
              <w:top w:val="single" w:color="auto" w:sz="4" w:space="0"/>
              <w:left w:val="nil"/>
              <w:bottom w:val="nil"/>
              <w:right w:val="nil"/>
            </w:tcBorders>
            <w:vAlign w:val="top"/>
            <w:tcPrChange w:id="116" w:author="程越" w:date="2025-05-15T16:41:52Z">
              <w:tcPr>
                <w:tcW w:w="3957" w:type="dxa"/>
                <w:tcBorders>
                  <w:top w:val="single" w:color="auto" w:sz="4" w:space="0"/>
                  <w:left w:val="nil"/>
                  <w:bottom w:val="nil"/>
                  <w:right w:val="nil"/>
                </w:tcBorders>
                <w:vAlign w:val="top"/>
              </w:tcPr>
            </w:tcPrChange>
          </w:tcPr>
          <w:p w14:paraId="351A9E9E">
            <w:pPr>
              <w:widowControl/>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实验室测定（土壤样本直接检测）</w:t>
            </w:r>
          </w:p>
        </w:tc>
      </w:tr>
      <w:tr w14:paraId="25A532DA">
        <w:trPr>
          <w:jc w:val="center"/>
        </w:trPr>
        <w:tc>
          <w:tcPr>
            <w:tcW w:w="2831" w:type="dxa"/>
            <w:tcBorders>
              <w:top w:val="nil"/>
              <w:left w:val="nil"/>
              <w:bottom w:val="nil"/>
              <w:right w:val="nil"/>
            </w:tcBorders>
            <w:vAlign w:val="top"/>
            <w:tcPrChange w:id="118" w:author="程越" w:date="2025-05-15T16:41:52Z">
              <w:tcPr>
                <w:tcW w:w="2831" w:type="dxa"/>
                <w:tcBorders>
                  <w:top w:val="nil"/>
                  <w:left w:val="nil"/>
                  <w:bottom w:val="nil"/>
                  <w:right w:val="nil"/>
                </w:tcBorders>
                <w:vAlign w:val="top"/>
              </w:tcPr>
            </w:tcPrChange>
          </w:tcPr>
          <w:p w14:paraId="32697238">
            <w:pPr>
              <w:widowControl/>
              <w:ind w:firstLine="420"/>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地形因子</w:t>
            </w:r>
          </w:p>
        </w:tc>
        <w:tc>
          <w:tcPr>
            <w:tcW w:w="3858" w:type="dxa"/>
            <w:tcBorders>
              <w:top w:val="nil"/>
              <w:left w:val="nil"/>
              <w:bottom w:val="nil"/>
              <w:right w:val="nil"/>
            </w:tcBorders>
            <w:vAlign w:val="top"/>
            <w:tcPrChange w:id="119" w:author="程越" w:date="2025-05-15T16:41:52Z">
              <w:tcPr>
                <w:tcW w:w="3858" w:type="dxa"/>
                <w:tcBorders>
                  <w:top w:val="nil"/>
                  <w:left w:val="nil"/>
                  <w:bottom w:val="nil"/>
                  <w:right w:val="nil"/>
                </w:tcBorders>
                <w:vAlign w:val="top"/>
              </w:tcPr>
            </w:tcPrChange>
          </w:tcPr>
          <w:p w14:paraId="2F4B0530">
            <w:pPr>
              <w:widowControl/>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海拔(ELEV)、坡度(SLOPE)、经度（LONG）、纬度（LAT）</w:t>
            </w:r>
          </w:p>
        </w:tc>
        <w:tc>
          <w:tcPr>
            <w:tcW w:w="3957" w:type="dxa"/>
            <w:tcBorders>
              <w:top w:val="nil"/>
              <w:left w:val="nil"/>
              <w:bottom w:val="nil"/>
              <w:right w:val="nil"/>
            </w:tcBorders>
            <w:vAlign w:val="top"/>
            <w:tcPrChange w:id="120" w:author="程越" w:date="2025-05-15T16:41:52Z">
              <w:tcPr>
                <w:tcW w:w="3957" w:type="dxa"/>
                <w:tcBorders>
                  <w:top w:val="nil"/>
                  <w:left w:val="nil"/>
                  <w:bottom w:val="nil"/>
                  <w:right w:val="nil"/>
                </w:tcBorders>
                <w:vAlign w:val="top"/>
              </w:tcPr>
            </w:tcPrChange>
          </w:tcPr>
          <w:p w14:paraId="7784BAD3">
            <w:pPr>
              <w:widowControl/>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广西 DEM 数据，通过 ArcMap 10.8.2"提取值到点" 工具关联样本点</w:t>
            </w:r>
          </w:p>
        </w:tc>
      </w:tr>
      <w:tr w14:paraId="6CB393D0">
        <w:trPr>
          <w:jc w:val="center"/>
        </w:trPr>
        <w:tc>
          <w:tcPr>
            <w:tcW w:w="2831" w:type="dxa"/>
            <w:tcBorders>
              <w:top w:val="nil"/>
              <w:left w:val="nil"/>
              <w:bottom w:val="single" w:color="auto" w:sz="4" w:space="0"/>
              <w:right w:val="nil"/>
            </w:tcBorders>
            <w:vAlign w:val="top"/>
            <w:tcPrChange w:id="122" w:author="程越" w:date="2025-05-15T16:41:52Z">
              <w:tcPr>
                <w:tcW w:w="2831" w:type="dxa"/>
                <w:tcBorders>
                  <w:top w:val="nil"/>
                  <w:left w:val="nil"/>
                  <w:bottom w:val="single" w:color="auto" w:sz="4" w:space="0"/>
                  <w:right w:val="nil"/>
                </w:tcBorders>
                <w:vAlign w:val="top"/>
              </w:tcPr>
            </w:tcPrChange>
          </w:tcPr>
          <w:p w14:paraId="2EE099C0">
            <w:pPr>
              <w:widowControl/>
              <w:ind w:firstLine="420"/>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环境因子</w:t>
            </w:r>
          </w:p>
        </w:tc>
        <w:tc>
          <w:tcPr>
            <w:tcW w:w="3858" w:type="dxa"/>
            <w:tcBorders>
              <w:top w:val="nil"/>
              <w:left w:val="nil"/>
              <w:bottom w:val="single" w:color="auto" w:sz="4" w:space="0"/>
              <w:right w:val="nil"/>
            </w:tcBorders>
            <w:vAlign w:val="top"/>
            <w:tcPrChange w:id="123" w:author="程越" w:date="2025-05-15T16:41:52Z">
              <w:tcPr>
                <w:tcW w:w="3858" w:type="dxa"/>
                <w:tcBorders>
                  <w:top w:val="nil"/>
                  <w:left w:val="nil"/>
                  <w:bottom w:val="single" w:color="auto" w:sz="4" w:space="0"/>
                  <w:right w:val="nil"/>
                </w:tcBorders>
                <w:vAlign w:val="top"/>
              </w:tcPr>
            </w:tcPrChange>
          </w:tcPr>
          <w:p w14:paraId="0A42F440">
            <w:pPr>
              <w:widowControl/>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大于10度积温（GDD10）、 年均降雨（AN_RAIN）、年均温度（AN_TEMP）、种植代数(GEN)、林龄（FOREST_AGE）</w:t>
            </w:r>
          </w:p>
        </w:tc>
        <w:tc>
          <w:tcPr>
            <w:tcW w:w="3957" w:type="dxa"/>
            <w:tcBorders>
              <w:top w:val="nil"/>
              <w:left w:val="nil"/>
              <w:bottom w:val="single" w:color="auto" w:sz="4" w:space="0"/>
              <w:right w:val="nil"/>
            </w:tcBorders>
            <w:vAlign w:val="top"/>
            <w:tcPrChange w:id="124" w:author="程越" w:date="2025-05-15T16:41:52Z">
              <w:tcPr>
                <w:tcW w:w="3957" w:type="dxa"/>
                <w:tcBorders>
                  <w:top w:val="nil"/>
                  <w:left w:val="nil"/>
                  <w:bottom w:val="single" w:color="auto" w:sz="4" w:space="0"/>
                  <w:right w:val="nil"/>
                </w:tcBorders>
                <w:vAlign w:val="top"/>
              </w:tcPr>
            </w:tcPrChange>
          </w:tcPr>
          <w:p w14:paraId="5CE3F167">
            <w:pPr>
              <w:widowControl/>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广西气象数据（TIF 格式），通过 ArcMap 10.8.2"提取值到点" 工具提取样本点对应值</w:t>
            </w:r>
          </w:p>
        </w:tc>
      </w:tr>
    </w:tbl>
    <w:p w14:paraId="7B2D26E9">
      <w:pPr>
        <w:widowControl/>
        <w:ind w:firstLine="420"/>
        <w:rPr>
          <w:rFonts w:hint="default" w:ascii="Times New Roman" w:hAnsi="Times New Roman" w:eastAsia="宋体" w:cs="Times New Roman"/>
          <w:color w:val="000000"/>
          <w:kern w:val="0"/>
          <w:sz w:val="18"/>
          <w:szCs w:val="18"/>
          <w:lang w:val="en-US" w:eastAsia="zh-CN" w:bidi="ar"/>
        </w:rPr>
      </w:pPr>
    </w:p>
    <w:p w14:paraId="4104B507">
      <w:pPr>
        <w:widowControl/>
        <w:ind w:firstLine="420"/>
        <w:rPr>
          <w:rFonts w:hint="eastAsia" w:ascii="Times New Roman" w:hAnsi="Times New Roman" w:eastAsia="宋体" w:cs="Times New Roman"/>
          <w:color w:val="000000"/>
          <w:kern w:val="0"/>
          <w:sz w:val="18"/>
          <w:szCs w:val="18"/>
          <w:lang w:val="en-US" w:eastAsia="zh-CN" w:bidi="ar"/>
        </w:rPr>
      </w:pPr>
    </w:p>
    <w:p w14:paraId="2B39F6A7">
      <w:pPr>
        <w:widowControl/>
        <w:ind w:firstLine="0"/>
        <w:rPr>
          <w:rFonts w:hint="eastAsia" w:ascii="Times New Roman" w:hAnsi="Times New Roman" w:eastAsia="宋体" w:cs="Times New Roman"/>
          <w:color w:val="000000"/>
          <w:kern w:val="0"/>
          <w:sz w:val="18"/>
          <w:szCs w:val="18"/>
          <w:lang w:val="en-US" w:eastAsia="zh-CN" w:bidi="ar"/>
        </w:rPr>
        <w:pPrChange w:id="125" w:author="程越" w:date="2025-05-15T16:43:14Z">
          <w:pPr>
            <w:widowControl/>
            <w:ind w:firstLine="420"/>
          </w:pPr>
        </w:pPrChange>
      </w:pPr>
      <w:r>
        <w:rPr>
          <w:rFonts w:hint="eastAsia" w:ascii="Times New Roman" w:hAnsi="Times New Roman" w:eastAsia="宋体" w:cs="Times New Roman"/>
          <w:color w:val="000000"/>
          <w:kern w:val="0"/>
          <w:sz w:val="18"/>
          <w:szCs w:val="18"/>
          <w:lang w:val="en-US" w:eastAsia="zh-CN" w:bidi="ar"/>
        </w:rPr>
        <w:t>将土壤养分划分为数据集SNSB，土壤养分、环境因子、地形因子划分为SNSBE两种数据集总共进行</w:t>
      </w:r>
      <w:r>
        <w:rPr>
          <w:rFonts w:hint="eastAsia" w:ascii="Times New Roman" w:hAnsi="Times New Roman" w:eastAsia="宋体" w:cs="Times New Roman"/>
          <w:color w:val="000000"/>
          <w:kern w:val="0"/>
          <w:sz w:val="18"/>
          <w:szCs w:val="18"/>
          <w:lang w:bidi="ar"/>
        </w:rPr>
        <w:t>1</w:t>
      </w:r>
      <w:r>
        <w:rPr>
          <w:rFonts w:hint="eastAsia" w:ascii="Times New Roman" w:hAnsi="Times New Roman" w:eastAsia="宋体" w:cs="Times New Roman"/>
          <w:kern w:val="0"/>
          <w:sz w:val="18"/>
          <w:szCs w:val="18"/>
          <w:lang w:bidi="ar"/>
        </w:rPr>
        <w:t>80</w:t>
      </w:r>
      <w:r>
        <w:rPr>
          <w:rFonts w:hint="eastAsia" w:ascii="Times New Roman" w:hAnsi="Times New Roman" w:eastAsia="宋体" w:cs="Times New Roman"/>
          <w:color w:val="000000"/>
          <w:kern w:val="0"/>
          <w:sz w:val="18"/>
          <w:szCs w:val="18"/>
          <w:lang w:bidi="ar"/>
        </w:rPr>
        <w:t>组土壤光谱实验数据，构建了SOC含量的多方法协同预测框架。</w:t>
      </w:r>
      <w:r>
        <w:rPr>
          <w:rFonts w:hint="eastAsia" w:ascii="Times New Roman" w:hAnsi="Times New Roman" w:eastAsia="宋体" w:cs="Times New Roman"/>
          <w:color w:val="000000"/>
          <w:kern w:val="0"/>
          <w:sz w:val="18"/>
          <w:szCs w:val="18"/>
          <w:lang w:val="en-US" w:eastAsia="zh-CN" w:bidi="ar"/>
        </w:rPr>
        <w:t>经过数据预处理</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预处理方式如</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REF _Ref2028890576 \h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b/>
          <w:bCs/>
          <w:color w:val="000000"/>
          <w:kern w:val="0"/>
          <w:sz w:val="18"/>
          <w:szCs w:val="18"/>
          <w:lang w:bidi="ar"/>
        </w:rPr>
        <w:t>表 2</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所示，通过皮尔逊相关性分析结合传统机器学习和深度学习预测结比筛选出最佳的预处理方式提出深度可分离动态卷积网络（DS-DCNN）架构。使用R²、RMSE、RPD验证结果，使用 SHAP 可解释性分析对模型做出解释。实现光谱预处理-特征提取-模型架构的全链路优化。本研究的方法流程如</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REF _Ref2011276840 \h </w:instrText>
      </w:r>
      <w:r>
        <w:rPr>
          <w:rFonts w:hint="eastAsia" w:ascii="Times New Roman" w:hAnsi="Times New Roman" w:eastAsia="宋体" w:cs="Times New Roman"/>
          <w:color w:val="000000"/>
          <w:kern w:val="0"/>
          <w:sz w:val="18"/>
          <w:szCs w:val="18"/>
          <w:lang w:val="en-US" w:eastAsia="zh-CN" w:bidi="ar"/>
        </w:rPr>
        <w:fldChar w:fldCharType="separate"/>
      </w:r>
      <w:ins w:id="126" w:author="程越" w:date="2025-05-15T16:43:10Z">
        <w:r>
          <w:rPr>
            <w:rFonts w:hint="eastAsia" w:ascii="Times New Roman" w:hAnsi="Times New Roman" w:eastAsia="宋体" w:cs="Times New Roman"/>
            <w:b/>
            <w:bCs/>
            <w:color w:val="000000"/>
            <w:kern w:val="0"/>
            <w:sz w:val="18"/>
            <w:szCs w:val="18"/>
            <w:lang w:bidi="ar"/>
          </w:rPr>
          <w:t>图 1</w:t>
        </w:r>
      </w:ins>
      <w:del w:id="127" w:author="程越" w:date="2025-05-15T16:43:10Z">
        <w:r>
          <w:rPr>
            <w:rFonts w:hint="eastAsia" w:ascii="Times New Roman" w:hAnsi="Times New Roman" w:eastAsia="宋体" w:cs="Times New Roman"/>
            <w:b/>
            <w:bCs/>
            <w:color w:val="000000"/>
            <w:kern w:val="0"/>
            <w:sz w:val="18"/>
            <w:szCs w:val="18"/>
            <w:lang w:bidi="ar"/>
          </w:rPr>
          <w:delText>图 2图 2</w:delText>
        </w:r>
      </w:del>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所示。</w:t>
      </w:r>
    </w:p>
    <w:p w14:paraId="23C2278A">
      <w:pPr>
        <w:keepNext/>
        <w:autoSpaceDN w:val="0"/>
        <w:jc w:val="center"/>
        <w:rPr>
          <w:rFonts w:ascii="Times New Roman" w:hAnsi="Times New Roman" w:eastAsia="宋体" w:cs="Times New Roman"/>
          <w:b/>
          <w:bCs/>
          <w:color w:val="000000"/>
          <w:kern w:val="0"/>
          <w:sz w:val="18"/>
          <w:szCs w:val="18"/>
          <w:lang w:bidi="ar"/>
        </w:rPr>
      </w:pPr>
      <w:bookmarkStart w:id="6" w:name="OLE_LINK6"/>
      <w:r>
        <w:rPr>
          <w:rFonts w:ascii="Times New Roman" w:hAnsi="Times New Roman" w:eastAsia="宋体" w:cs="Times New Roman"/>
          <w:b/>
          <w:bCs/>
          <w:color w:val="000000"/>
          <w:kern w:val="0"/>
          <w:sz w:val="18"/>
          <w:szCs w:val="18"/>
          <w:lang w:bidi="ar"/>
        </w:rPr>
        <w:drawing>
          <wp:inline distT="0" distB="0" distL="0" distR="0">
            <wp:extent cx="5274310" cy="2294890"/>
            <wp:effectExtent l="0" t="0" r="8890" b="16510"/>
            <wp:docPr id="9588655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65549"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294890"/>
                    </a:xfrm>
                    <a:prstGeom prst="rect">
                      <a:avLst/>
                    </a:prstGeom>
                  </pic:spPr>
                </pic:pic>
              </a:graphicData>
            </a:graphic>
          </wp:inline>
        </w:drawing>
      </w:r>
    </w:p>
    <w:p w14:paraId="44F9B134">
      <w:pPr>
        <w:pStyle w:val="6"/>
        <w:keepNext/>
        <w:autoSpaceDN w:val="0"/>
        <w:jc w:val="center"/>
        <w:rPr>
          <w:rFonts w:hint="eastAsia" w:ascii="Times New Roman" w:hAnsi="Times New Roman" w:eastAsia="宋体" w:cs="Times New Roman"/>
          <w:b/>
          <w:bCs/>
          <w:color w:val="000000"/>
          <w:kern w:val="0"/>
          <w:sz w:val="18"/>
          <w:szCs w:val="18"/>
          <w:lang w:val="en-US" w:eastAsia="zh-CN" w:bidi="ar"/>
        </w:rPr>
      </w:pPr>
      <w:bookmarkStart w:id="7" w:name="_Ref2011276840"/>
      <w:r>
        <w:rPr>
          <w:rFonts w:hint="eastAsia" w:ascii="Times New Roman" w:hAnsi="Times New Roman" w:eastAsia="宋体" w:cs="Times New Roman"/>
          <w:b/>
          <w:bCs/>
          <w:color w:val="000000"/>
          <w:kern w:val="0"/>
          <w:sz w:val="18"/>
          <w:szCs w:val="18"/>
          <w:lang w:bidi="ar"/>
        </w:rPr>
        <w:t xml:space="preserve">图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图 \* ARABIC </w:instrText>
      </w:r>
      <w:r>
        <w:rPr>
          <w:rFonts w:hint="eastAsia" w:ascii="Times New Roman" w:hAnsi="Times New Roman" w:eastAsia="宋体" w:cs="Times New Roman"/>
          <w:b/>
          <w:bCs/>
          <w:color w:val="000000"/>
          <w:kern w:val="0"/>
          <w:sz w:val="18"/>
          <w:szCs w:val="18"/>
          <w:lang w:bidi="ar"/>
        </w:rPr>
        <w:fldChar w:fldCharType="separate"/>
      </w:r>
      <w:ins w:id="128" w:author="程越" w:date="2025-05-15T16:42:59Z">
        <w:r>
          <w:rPr>
            <w:rFonts w:hint="eastAsia" w:ascii="Times New Roman" w:hAnsi="Times New Roman" w:eastAsia="宋体" w:cs="Times New Roman"/>
            <w:b/>
            <w:bCs/>
            <w:color w:val="000000"/>
            <w:kern w:val="0"/>
            <w:sz w:val="18"/>
            <w:szCs w:val="18"/>
            <w:lang w:bidi="ar"/>
          </w:rPr>
          <w:t>1</w:t>
        </w:r>
      </w:ins>
      <w:del w:id="129" w:author="程越" w:date="2025-05-15T16:42:59Z">
        <w:r>
          <w:rPr>
            <w:rFonts w:hint="eastAsia" w:ascii="Times New Roman" w:hAnsi="Times New Roman" w:eastAsia="宋体" w:cs="Times New Roman"/>
            <w:b/>
            <w:bCs/>
            <w:color w:val="000000"/>
            <w:kern w:val="0"/>
            <w:sz w:val="18"/>
            <w:szCs w:val="18"/>
            <w:lang w:bidi="ar"/>
          </w:rPr>
          <w:delText>2</w:delText>
        </w:r>
      </w:del>
      <w:r>
        <w:rPr>
          <w:rFonts w:hint="eastAsia" w:ascii="Times New Roman" w:hAnsi="Times New Roman" w:eastAsia="宋体" w:cs="Times New Roman"/>
          <w:b/>
          <w:bCs/>
          <w:color w:val="000000"/>
          <w:kern w:val="0"/>
          <w:sz w:val="18"/>
          <w:szCs w:val="18"/>
          <w:lang w:bidi="ar"/>
        </w:rPr>
        <w:fldChar w:fldCharType="end"/>
      </w:r>
      <w:bookmarkEnd w:id="7"/>
      <w:r>
        <w:rPr>
          <w:rFonts w:hint="eastAsia" w:ascii="Times New Roman" w:hAnsi="Times New Roman" w:eastAsia="宋体" w:cs="Times New Roman"/>
          <w:b/>
          <w:bCs/>
          <w:color w:val="000000"/>
          <w:kern w:val="0"/>
          <w:sz w:val="18"/>
          <w:szCs w:val="18"/>
          <w:lang w:val="en-US" w:eastAsia="zh-CN" w:bidi="ar"/>
        </w:rPr>
        <w:t xml:space="preserve"> 方法流程图</w:t>
      </w:r>
    </w:p>
    <w:p w14:paraId="343EAA73">
      <w:pPr>
        <w:pStyle w:val="6"/>
        <w:keepNext/>
        <w:autoSpaceDN w:val="0"/>
        <w:jc w:val="center"/>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 xml:space="preserve">Fig.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Fig. \* ARABIC </w:instrText>
      </w:r>
      <w:r>
        <w:rPr>
          <w:rFonts w:hint="eastAsia" w:ascii="Times New Roman" w:hAnsi="Times New Roman" w:eastAsia="宋体" w:cs="Times New Roman"/>
          <w:b/>
          <w:bCs/>
          <w:color w:val="000000"/>
          <w:kern w:val="0"/>
          <w:sz w:val="18"/>
          <w:szCs w:val="18"/>
          <w:lang w:bidi="ar"/>
        </w:rPr>
        <w:fldChar w:fldCharType="separate"/>
      </w:r>
      <w:ins w:id="130" w:author="程越" w:date="2025-05-15T16:42:59Z">
        <w:r>
          <w:rPr>
            <w:rFonts w:hint="eastAsia" w:ascii="Times New Roman" w:hAnsi="Times New Roman" w:eastAsia="宋体" w:cs="Times New Roman"/>
            <w:b/>
            <w:bCs/>
            <w:color w:val="000000"/>
            <w:kern w:val="0"/>
            <w:sz w:val="18"/>
            <w:szCs w:val="18"/>
            <w:lang w:bidi="ar"/>
          </w:rPr>
          <w:t>1</w:t>
        </w:r>
      </w:ins>
      <w:del w:id="131" w:author="程越" w:date="2025-05-15T16:42:59Z">
        <w:r>
          <w:rPr>
            <w:rFonts w:hint="eastAsia" w:ascii="Times New Roman" w:hAnsi="Times New Roman" w:eastAsia="宋体" w:cs="Times New Roman"/>
            <w:b/>
            <w:bCs/>
            <w:color w:val="000000"/>
            <w:kern w:val="0"/>
            <w:sz w:val="18"/>
            <w:szCs w:val="18"/>
            <w:lang w:bidi="ar"/>
          </w:rPr>
          <w:delText>2</w:delText>
        </w:r>
      </w:del>
      <w:r>
        <w:rPr>
          <w:rFonts w:hint="eastAsia"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eastAsia="zh-CN" w:bidi="ar"/>
        </w:rPr>
        <w:t>.Method flowchart</w:t>
      </w:r>
    </w:p>
    <w:bookmarkEnd w:id="4"/>
    <w:bookmarkEnd w:id="6"/>
    <w:p w14:paraId="426F8E06">
      <w:pPr>
        <w:spacing w:before="156" w:beforeLines="50" w:after="156" w:afterLines="50"/>
        <w:rPr>
          <w:b/>
        </w:rPr>
      </w:pPr>
      <w:r>
        <w:rPr>
          <w:rFonts w:hint="eastAsia" w:ascii="Times New Roman" w:hAnsi="Times New Roman" w:eastAsia="宋体" w:cs="Times New Roman"/>
          <w:b/>
          <w:szCs w:val="21"/>
        </w:rPr>
        <w:t>2.2</w:t>
      </w:r>
      <w:r>
        <w:rPr>
          <w:rFonts w:hint="eastAsia"/>
          <w:b/>
        </w:rPr>
        <w:t xml:space="preserve"> 光谱的预处理方式</w:t>
      </w:r>
    </w:p>
    <w:p w14:paraId="51E4C98E">
      <w:pPr>
        <w:spacing w:before="156" w:beforeLines="50" w:after="156" w:afterLines="50"/>
        <w:ind w:firstLine="420"/>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包括 Raw Data 无降噪（RAW）、Discrete Wavelet Transformation 离散小波变换降噪（DWT）、Multiplicative Scatter Correction 多元散射校正（MSC）、Savitzky-Golay 平滑去噪（SG）4种降噪方式与None 原始反射率（NONE）、First Derivative 一阶微分（FD）、Standard Normal Variate Transformation 标准正态变量变换（SNV）、Second Derivative 二阶微分（SD）、Detrend 去趋势化（Detrend）5种数学变换方式</w:t>
      </w:r>
      <w:r>
        <w:rPr>
          <w:rFonts w:hint="eastAsia" w:ascii="Times New Roman" w:hAnsi="Times New Roman" w:eastAsia="宋体" w:cs="Times New Roman"/>
          <w:color w:val="000000"/>
          <w:kern w:val="0"/>
          <w:sz w:val="18"/>
          <w:szCs w:val="18"/>
          <w:lang w:bidi="ar"/>
        </w:rPr>
        <w:t>的</w:t>
      </w:r>
      <w:r>
        <w:rPr>
          <w:rFonts w:hint="eastAsia" w:ascii="Times New Roman" w:hAnsi="Times New Roman" w:eastAsia="宋体" w:cs="Times New Roman"/>
          <w:color w:val="000000"/>
          <w:kern w:val="0"/>
          <w:sz w:val="18"/>
          <w:szCs w:val="18"/>
          <w:lang w:val="en-US" w:eastAsia="zh-CN" w:bidi="ar"/>
        </w:rPr>
        <w:t>组合</w:t>
      </w:r>
      <w:r>
        <w:rPr>
          <w:rFonts w:hint="eastAsia" w:ascii="Times New Roman" w:hAnsi="Times New Roman" w:eastAsia="宋体" w:cs="Times New Roman"/>
          <w:color w:val="000000"/>
          <w:kern w:val="0"/>
          <w:sz w:val="18"/>
          <w:szCs w:val="18"/>
          <w:lang w:bidi="ar"/>
        </w:rPr>
        <w:t>预处</w:t>
      </w:r>
      <w:r>
        <w:rPr>
          <w:rFonts w:hint="eastAsia" w:ascii="Times New Roman" w:hAnsi="Times New Roman" w:eastAsia="宋体" w:cs="Times New Roman"/>
          <w:color w:val="000000"/>
          <w:kern w:val="0"/>
          <w:sz w:val="18"/>
          <w:szCs w:val="18"/>
          <w:lang w:val="en-US" w:eastAsia="zh-CN" w:bidi="ar"/>
        </w:rPr>
        <w:t>理如</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REF _Ref2028890576 \h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b/>
          <w:bCs/>
          <w:color w:val="000000"/>
          <w:kern w:val="0"/>
          <w:sz w:val="18"/>
          <w:szCs w:val="18"/>
          <w:lang w:bidi="ar"/>
        </w:rPr>
        <w:t>表 2</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所示。</w:t>
      </w:r>
    </w:p>
    <w:p w14:paraId="589D178D">
      <w:pPr>
        <w:pStyle w:val="6"/>
        <w:jc w:val="center"/>
        <w:rPr>
          <w:rFonts w:hint="eastAsia" w:ascii="Times New Roman" w:hAnsi="Times New Roman" w:eastAsia="宋体" w:cs="Times New Roman"/>
          <w:b/>
          <w:bCs/>
          <w:color w:val="000000"/>
          <w:kern w:val="0"/>
          <w:sz w:val="18"/>
          <w:szCs w:val="18"/>
          <w:lang w:bidi="ar"/>
        </w:rPr>
      </w:pPr>
      <w:bookmarkStart w:id="8" w:name="_Ref2028890576"/>
      <w:r>
        <w:rPr>
          <w:rFonts w:hint="eastAsia" w:ascii="Times New Roman" w:hAnsi="Times New Roman" w:eastAsia="宋体" w:cs="Times New Roman"/>
          <w:b/>
          <w:bCs/>
          <w:color w:val="000000"/>
          <w:kern w:val="0"/>
          <w:sz w:val="18"/>
          <w:szCs w:val="18"/>
          <w:lang w:bidi="ar"/>
        </w:rPr>
        <w:t xml:space="preserve">表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表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2</w:t>
      </w:r>
      <w:r>
        <w:rPr>
          <w:rFonts w:hint="eastAsia" w:ascii="Times New Roman" w:hAnsi="Times New Roman" w:eastAsia="宋体" w:cs="Times New Roman"/>
          <w:b/>
          <w:bCs/>
          <w:color w:val="000000"/>
          <w:kern w:val="0"/>
          <w:sz w:val="18"/>
          <w:szCs w:val="18"/>
          <w:lang w:bidi="ar"/>
        </w:rPr>
        <w:fldChar w:fldCharType="end"/>
      </w:r>
      <w:bookmarkEnd w:id="8"/>
      <w:r>
        <w:rPr>
          <w:rFonts w:hint="eastAsia" w:ascii="Times New Roman" w:hAnsi="Times New Roman" w:eastAsia="宋体" w:cs="Times New Roman"/>
          <w:b/>
          <w:bCs/>
          <w:color w:val="000000"/>
          <w:kern w:val="0"/>
          <w:sz w:val="18"/>
          <w:szCs w:val="18"/>
          <w:lang w:val="en-US" w:eastAsia="zh-CN" w:bidi="ar"/>
        </w:rPr>
        <w:t xml:space="preserve"> </w:t>
      </w:r>
      <w:r>
        <w:rPr>
          <w:rFonts w:hint="eastAsia" w:ascii="Times New Roman" w:hAnsi="Times New Roman" w:eastAsia="宋体" w:cs="Times New Roman"/>
          <w:b/>
          <w:bCs/>
          <w:color w:val="000000"/>
          <w:kern w:val="0"/>
          <w:sz w:val="18"/>
          <w:szCs w:val="18"/>
          <w:lang w:bidi="ar"/>
        </w:rPr>
        <w:t>本研究使用的不同预处理组合</w:t>
      </w:r>
    </w:p>
    <w:p w14:paraId="7996DAF0">
      <w:pPr>
        <w:pStyle w:val="6"/>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 xml:space="preserve">Table.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Table.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2</w:t>
      </w:r>
      <w:r>
        <w:rPr>
          <w:rFonts w:hint="eastAsia" w:ascii="Times New Roman" w:hAnsi="Times New Roman" w:eastAsia="宋体" w:cs="Times New Roman"/>
          <w:b/>
          <w:bCs/>
          <w:color w:val="000000"/>
          <w:kern w:val="0"/>
          <w:sz w:val="18"/>
          <w:szCs w:val="18"/>
          <w:lang w:bidi="ar"/>
        </w:rPr>
        <w:fldChar w:fldCharType="end"/>
      </w:r>
      <w:r>
        <w:rPr>
          <w:rFonts w:hint="default" w:ascii="Times New Roman" w:hAnsi="Times New Roman" w:eastAsia="宋体" w:cs="Times New Roman"/>
          <w:b/>
          <w:bCs/>
          <w:color w:val="000000"/>
          <w:kern w:val="0"/>
          <w:sz w:val="18"/>
          <w:szCs w:val="18"/>
          <w:lang w:val="en-US" w:bidi="ar"/>
        </w:rPr>
        <w:t>.</w:t>
      </w:r>
      <w:r>
        <w:rPr>
          <w:rFonts w:hint="eastAsia" w:ascii="Times New Roman" w:hAnsi="Times New Roman" w:eastAsia="宋体" w:cs="Times New Roman"/>
          <w:b/>
          <w:bCs/>
          <w:color w:val="000000"/>
          <w:kern w:val="0"/>
          <w:sz w:val="18"/>
          <w:szCs w:val="18"/>
          <w:lang w:bidi="ar"/>
        </w:rPr>
        <w:t>Diferent combinations of pretreatments used in this study</w:t>
      </w:r>
    </w:p>
    <w:tbl>
      <w:tblPr>
        <w:tblStyle w:val="14"/>
        <w:tblW w:w="10099" w:type="dxa"/>
        <w:jc w:val="center"/>
        <w:tblLayout w:type="autofit"/>
        <w:tblCellMar>
          <w:top w:w="0" w:type="dxa"/>
          <w:left w:w="108" w:type="dxa"/>
          <w:bottom w:w="0" w:type="dxa"/>
          <w:right w:w="108" w:type="dxa"/>
        </w:tblCellMar>
      </w:tblPr>
      <w:tblGrid>
        <w:gridCol w:w="1570"/>
        <w:gridCol w:w="1060"/>
        <w:gridCol w:w="1196"/>
        <w:gridCol w:w="1831"/>
        <w:gridCol w:w="1831"/>
        <w:gridCol w:w="1056"/>
        <w:gridCol w:w="1555"/>
      </w:tblGrid>
      <w:tr w14:paraId="15CAD42F">
        <w:trPr>
          <w:trHeight w:val="280" w:hRule="atLeast"/>
          <w:jc w:val="center"/>
        </w:trPr>
        <w:tc>
          <w:tcPr>
            <w:tcW w:w="1570" w:type="dxa"/>
            <w:vMerge w:val="restart"/>
            <w:tcBorders>
              <w:top w:val="single" w:color="auto" w:sz="4" w:space="0"/>
              <w:left w:val="nil"/>
              <w:bottom w:val="single" w:color="auto" w:sz="4" w:space="0"/>
              <w:right w:val="nil"/>
            </w:tcBorders>
            <w:shd w:val="clear" w:color="auto" w:fill="auto"/>
            <w:noWrap/>
            <w:vAlign w:val="center"/>
          </w:tcPr>
          <w:p w14:paraId="46A5AB51">
            <w:pPr>
              <w:widowControl/>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Preprocess</w:t>
            </w:r>
          </w:p>
        </w:tc>
        <w:tc>
          <w:tcPr>
            <w:tcW w:w="1060" w:type="dxa"/>
            <w:tcBorders>
              <w:top w:val="single" w:color="auto" w:sz="4" w:space="0"/>
              <w:left w:val="nil"/>
              <w:bottom w:val="single" w:color="auto" w:sz="4" w:space="0"/>
              <w:right w:val="nil"/>
            </w:tcBorders>
            <w:shd w:val="clear" w:color="auto" w:fill="auto"/>
            <w:noWrap/>
            <w:vAlign w:val="bottom"/>
          </w:tcPr>
          <w:p w14:paraId="1CA41432">
            <w:pPr>
              <w:widowControl/>
              <w:jc w:val="left"/>
              <w:rPr>
                <w:rFonts w:ascii="宋体" w:hAnsi="宋体" w:eastAsia="宋体" w:cs="宋体"/>
                <w:color w:val="000000"/>
                <w:kern w:val="0"/>
                <w:sz w:val="18"/>
                <w:szCs w:val="18"/>
              </w:rPr>
            </w:pPr>
          </w:p>
        </w:tc>
        <w:tc>
          <w:tcPr>
            <w:tcW w:w="7469" w:type="dxa"/>
            <w:gridSpan w:val="5"/>
            <w:tcBorders>
              <w:top w:val="single" w:color="auto" w:sz="4" w:space="0"/>
              <w:left w:val="nil"/>
              <w:bottom w:val="single" w:color="auto" w:sz="4" w:space="0"/>
              <w:right w:val="nil"/>
            </w:tcBorders>
            <w:shd w:val="clear" w:color="auto" w:fill="auto"/>
            <w:noWrap/>
            <w:vAlign w:val="bottom"/>
          </w:tcPr>
          <w:p w14:paraId="49AF9AF8">
            <w:pPr>
              <w:widowControl/>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Transforms</w:t>
            </w:r>
          </w:p>
        </w:tc>
      </w:tr>
      <w:tr w14:paraId="06ABBE7C">
        <w:trPr>
          <w:trHeight w:val="600" w:hRule="atLeast"/>
          <w:jc w:val="center"/>
        </w:trPr>
        <w:tc>
          <w:tcPr>
            <w:tcW w:w="1570" w:type="dxa"/>
            <w:vMerge w:val="continue"/>
            <w:tcBorders>
              <w:top w:val="single" w:color="auto" w:sz="4" w:space="0"/>
              <w:left w:val="nil"/>
              <w:bottom w:val="single" w:color="auto" w:sz="4" w:space="0"/>
              <w:right w:val="nil"/>
            </w:tcBorders>
            <w:shd w:val="clear" w:color="auto" w:fill="auto"/>
            <w:noWrap/>
            <w:vAlign w:val="center"/>
          </w:tcPr>
          <w:p w14:paraId="24FA09CF">
            <w:pPr>
              <w:widowControl/>
              <w:jc w:val="left"/>
              <w:rPr>
                <w:rFonts w:ascii="宋体" w:hAnsi="宋体" w:eastAsia="宋体" w:cs="宋体"/>
                <w:color w:val="000000"/>
                <w:kern w:val="0"/>
                <w:sz w:val="18"/>
                <w:szCs w:val="18"/>
              </w:rPr>
            </w:pPr>
          </w:p>
        </w:tc>
        <w:tc>
          <w:tcPr>
            <w:tcW w:w="1060" w:type="dxa"/>
            <w:tcBorders>
              <w:top w:val="single" w:color="auto" w:sz="4" w:space="0"/>
              <w:left w:val="nil"/>
              <w:bottom w:val="single" w:color="auto" w:sz="4" w:space="0"/>
              <w:right w:val="nil"/>
            </w:tcBorders>
            <w:shd w:val="clear" w:color="auto" w:fill="auto"/>
            <w:noWrap/>
            <w:vAlign w:val="center"/>
          </w:tcPr>
          <w:p w14:paraId="5F675B64">
            <w:pPr>
              <w:widowControl/>
              <w:jc w:val="left"/>
              <w:rPr>
                <w:rFonts w:ascii="Times New Roman" w:hAnsi="Times New Roman" w:eastAsia="宋体" w:cs="Times New Roman"/>
                <w:color w:val="000000"/>
                <w:kern w:val="0"/>
                <w:sz w:val="18"/>
                <w:szCs w:val="18"/>
                <w:lang w:bidi="ar"/>
              </w:rPr>
            </w:pPr>
          </w:p>
        </w:tc>
        <w:tc>
          <w:tcPr>
            <w:tcW w:w="1196" w:type="dxa"/>
            <w:tcBorders>
              <w:top w:val="single" w:color="auto" w:sz="4" w:space="0"/>
              <w:left w:val="nil"/>
              <w:bottom w:val="single" w:color="auto" w:sz="4" w:space="0"/>
              <w:right w:val="nil"/>
            </w:tcBorders>
            <w:shd w:val="clear" w:color="auto" w:fill="auto"/>
            <w:noWrap/>
            <w:vAlign w:val="center"/>
          </w:tcPr>
          <w:p w14:paraId="1E482F8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NONE</w:t>
            </w:r>
          </w:p>
        </w:tc>
        <w:tc>
          <w:tcPr>
            <w:tcW w:w="1831" w:type="dxa"/>
            <w:tcBorders>
              <w:top w:val="single" w:color="auto" w:sz="4" w:space="0"/>
              <w:left w:val="nil"/>
              <w:bottom w:val="single" w:color="auto" w:sz="4" w:space="0"/>
              <w:right w:val="nil"/>
            </w:tcBorders>
            <w:shd w:val="clear" w:color="auto" w:fill="auto"/>
            <w:noWrap/>
            <w:vAlign w:val="center"/>
          </w:tcPr>
          <w:p w14:paraId="1991AD4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FD</w:t>
            </w:r>
          </w:p>
        </w:tc>
        <w:tc>
          <w:tcPr>
            <w:tcW w:w="1831" w:type="dxa"/>
            <w:tcBorders>
              <w:top w:val="single" w:color="auto" w:sz="4" w:space="0"/>
              <w:left w:val="nil"/>
              <w:bottom w:val="single" w:color="auto" w:sz="4" w:space="0"/>
              <w:right w:val="nil"/>
            </w:tcBorders>
            <w:shd w:val="clear" w:color="auto" w:fill="auto"/>
            <w:noWrap/>
            <w:vAlign w:val="center"/>
          </w:tcPr>
          <w:p w14:paraId="361CB76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SD</w:t>
            </w:r>
          </w:p>
        </w:tc>
        <w:tc>
          <w:tcPr>
            <w:tcW w:w="1056" w:type="dxa"/>
            <w:tcBorders>
              <w:top w:val="single" w:color="auto" w:sz="4" w:space="0"/>
              <w:left w:val="nil"/>
              <w:bottom w:val="single" w:color="auto" w:sz="4" w:space="0"/>
              <w:right w:val="nil"/>
            </w:tcBorders>
            <w:shd w:val="clear" w:color="auto" w:fill="auto"/>
            <w:noWrap/>
            <w:vAlign w:val="center"/>
          </w:tcPr>
          <w:p w14:paraId="056E1A1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SNV</w:t>
            </w:r>
          </w:p>
        </w:tc>
        <w:tc>
          <w:tcPr>
            <w:tcW w:w="1555" w:type="dxa"/>
            <w:tcBorders>
              <w:top w:val="single" w:color="auto" w:sz="4" w:space="0"/>
              <w:left w:val="nil"/>
              <w:bottom w:val="single" w:color="auto" w:sz="4" w:space="0"/>
              <w:right w:val="nil"/>
            </w:tcBorders>
            <w:shd w:val="clear" w:color="auto" w:fill="auto"/>
            <w:noWrap/>
            <w:vAlign w:val="center"/>
          </w:tcPr>
          <w:p w14:paraId="0BD3B7D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DETREND</w:t>
            </w:r>
          </w:p>
        </w:tc>
      </w:tr>
      <w:tr w14:paraId="0153293C">
        <w:trPr>
          <w:trHeight w:val="600" w:hRule="atLeast"/>
          <w:jc w:val="center"/>
        </w:trPr>
        <w:tc>
          <w:tcPr>
            <w:tcW w:w="1570" w:type="dxa"/>
            <w:vMerge w:val="restart"/>
            <w:tcBorders>
              <w:top w:val="single" w:color="auto" w:sz="4" w:space="0"/>
              <w:left w:val="nil"/>
              <w:right w:val="nil"/>
            </w:tcBorders>
            <w:shd w:val="clear" w:color="auto" w:fill="auto"/>
            <w:vAlign w:val="center"/>
          </w:tcPr>
          <w:p w14:paraId="0D741675">
            <w:pPr>
              <w:widowControl/>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Noise</w:t>
            </w:r>
            <w:r>
              <w:rPr>
                <w:rFonts w:ascii="宋体" w:hAnsi="宋体" w:eastAsia="宋体" w:cs="宋体"/>
                <w:b/>
                <w:bCs/>
                <w:color w:val="000000"/>
                <w:kern w:val="0"/>
                <w:sz w:val="18"/>
                <w:szCs w:val="18"/>
              </w:rPr>
              <w:br w:type="textWrapping"/>
            </w:r>
            <w:r>
              <w:rPr>
                <w:rFonts w:hint="eastAsia" w:ascii="宋体" w:hAnsi="宋体" w:eastAsia="宋体" w:cs="宋体"/>
                <w:b/>
                <w:bCs/>
                <w:color w:val="000000"/>
                <w:kern w:val="0"/>
                <w:sz w:val="18"/>
                <w:szCs w:val="18"/>
              </w:rPr>
              <w:t>Reduction</w:t>
            </w:r>
          </w:p>
        </w:tc>
        <w:tc>
          <w:tcPr>
            <w:tcW w:w="1060" w:type="dxa"/>
            <w:tcBorders>
              <w:top w:val="single" w:color="auto" w:sz="4" w:space="0"/>
              <w:left w:val="nil"/>
              <w:right w:val="nil"/>
            </w:tcBorders>
            <w:shd w:val="clear" w:color="auto" w:fill="auto"/>
            <w:noWrap/>
            <w:vAlign w:val="center"/>
          </w:tcPr>
          <w:p w14:paraId="70F7E1C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w:t>
            </w:r>
          </w:p>
        </w:tc>
        <w:tc>
          <w:tcPr>
            <w:tcW w:w="1196" w:type="dxa"/>
            <w:tcBorders>
              <w:top w:val="single" w:color="auto" w:sz="4" w:space="0"/>
              <w:left w:val="nil"/>
              <w:right w:val="nil"/>
            </w:tcBorders>
            <w:shd w:val="clear" w:color="auto" w:fill="auto"/>
            <w:noWrap/>
            <w:vAlign w:val="center"/>
          </w:tcPr>
          <w:p w14:paraId="4CA3A0F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RAW-NONE</w:t>
            </w:r>
          </w:p>
        </w:tc>
        <w:tc>
          <w:tcPr>
            <w:tcW w:w="1831" w:type="dxa"/>
            <w:tcBorders>
              <w:top w:val="single" w:color="auto" w:sz="4" w:space="0"/>
              <w:left w:val="nil"/>
              <w:right w:val="nil"/>
            </w:tcBorders>
            <w:shd w:val="clear" w:color="auto" w:fill="auto"/>
            <w:noWrap/>
            <w:vAlign w:val="center"/>
          </w:tcPr>
          <w:p w14:paraId="137A40D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RAW-FD</w:t>
            </w:r>
          </w:p>
        </w:tc>
        <w:tc>
          <w:tcPr>
            <w:tcW w:w="1831" w:type="dxa"/>
            <w:tcBorders>
              <w:top w:val="single" w:color="auto" w:sz="4" w:space="0"/>
              <w:left w:val="nil"/>
              <w:right w:val="nil"/>
            </w:tcBorders>
            <w:shd w:val="clear" w:color="auto" w:fill="auto"/>
            <w:noWrap/>
            <w:vAlign w:val="center"/>
          </w:tcPr>
          <w:p w14:paraId="393F672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RAW-SD</w:t>
            </w:r>
          </w:p>
        </w:tc>
        <w:tc>
          <w:tcPr>
            <w:tcW w:w="1056" w:type="dxa"/>
            <w:tcBorders>
              <w:top w:val="single" w:color="auto" w:sz="4" w:space="0"/>
              <w:left w:val="nil"/>
              <w:right w:val="nil"/>
            </w:tcBorders>
            <w:shd w:val="clear" w:color="auto" w:fill="auto"/>
            <w:noWrap/>
            <w:vAlign w:val="center"/>
          </w:tcPr>
          <w:p w14:paraId="40655D8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RAW-SNV</w:t>
            </w:r>
          </w:p>
        </w:tc>
        <w:tc>
          <w:tcPr>
            <w:tcW w:w="1555" w:type="dxa"/>
            <w:tcBorders>
              <w:top w:val="single" w:color="auto" w:sz="4" w:space="0"/>
              <w:left w:val="nil"/>
              <w:right w:val="nil"/>
            </w:tcBorders>
            <w:shd w:val="clear" w:color="auto" w:fill="auto"/>
            <w:noWrap/>
            <w:vAlign w:val="center"/>
          </w:tcPr>
          <w:p w14:paraId="5E4C150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RAW-DETREND</w:t>
            </w:r>
          </w:p>
        </w:tc>
      </w:tr>
      <w:tr w14:paraId="04C05873">
        <w:trPr>
          <w:trHeight w:val="280" w:hRule="atLeast"/>
          <w:jc w:val="center"/>
        </w:trPr>
        <w:tc>
          <w:tcPr>
            <w:tcW w:w="1570" w:type="dxa"/>
            <w:vMerge w:val="continue"/>
            <w:tcBorders>
              <w:left w:val="nil"/>
              <w:right w:val="nil"/>
            </w:tcBorders>
            <w:vAlign w:val="center"/>
          </w:tcPr>
          <w:p w14:paraId="7626863A">
            <w:pPr>
              <w:widowControl/>
              <w:jc w:val="left"/>
              <w:rPr>
                <w:rFonts w:ascii="宋体" w:hAnsi="宋体" w:eastAsia="宋体" w:cs="宋体"/>
                <w:color w:val="000000"/>
                <w:kern w:val="0"/>
                <w:sz w:val="18"/>
                <w:szCs w:val="18"/>
              </w:rPr>
            </w:pPr>
          </w:p>
        </w:tc>
        <w:tc>
          <w:tcPr>
            <w:tcW w:w="1060" w:type="dxa"/>
            <w:tcBorders>
              <w:top w:val="nil"/>
              <w:left w:val="nil"/>
              <w:bottom w:val="nil"/>
              <w:right w:val="nil"/>
            </w:tcBorders>
            <w:shd w:val="clear" w:color="auto" w:fill="auto"/>
            <w:noWrap/>
            <w:vAlign w:val="center"/>
          </w:tcPr>
          <w:p w14:paraId="2ECE426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w:t>
            </w:r>
          </w:p>
        </w:tc>
        <w:tc>
          <w:tcPr>
            <w:tcW w:w="1196" w:type="dxa"/>
            <w:tcBorders>
              <w:top w:val="nil"/>
              <w:left w:val="nil"/>
              <w:bottom w:val="nil"/>
              <w:right w:val="nil"/>
            </w:tcBorders>
            <w:shd w:val="clear" w:color="auto" w:fill="auto"/>
            <w:noWrap/>
            <w:vAlign w:val="center"/>
          </w:tcPr>
          <w:p w14:paraId="4046A19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SG-NONE</w:t>
            </w:r>
          </w:p>
        </w:tc>
        <w:tc>
          <w:tcPr>
            <w:tcW w:w="1831" w:type="dxa"/>
            <w:tcBorders>
              <w:top w:val="nil"/>
              <w:left w:val="nil"/>
              <w:bottom w:val="nil"/>
              <w:right w:val="nil"/>
            </w:tcBorders>
            <w:shd w:val="clear" w:color="auto" w:fill="auto"/>
            <w:noWrap/>
            <w:vAlign w:val="center"/>
          </w:tcPr>
          <w:p w14:paraId="3904AF6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SG-FD</w:t>
            </w:r>
          </w:p>
        </w:tc>
        <w:tc>
          <w:tcPr>
            <w:tcW w:w="1831" w:type="dxa"/>
            <w:tcBorders>
              <w:top w:val="nil"/>
              <w:left w:val="nil"/>
              <w:bottom w:val="nil"/>
              <w:right w:val="nil"/>
            </w:tcBorders>
            <w:shd w:val="clear" w:color="auto" w:fill="auto"/>
            <w:noWrap/>
            <w:vAlign w:val="center"/>
          </w:tcPr>
          <w:p w14:paraId="5245DD8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SG-SD</w:t>
            </w:r>
          </w:p>
        </w:tc>
        <w:tc>
          <w:tcPr>
            <w:tcW w:w="1056" w:type="dxa"/>
            <w:tcBorders>
              <w:top w:val="nil"/>
              <w:left w:val="nil"/>
              <w:bottom w:val="nil"/>
              <w:right w:val="nil"/>
            </w:tcBorders>
            <w:shd w:val="clear" w:color="auto" w:fill="auto"/>
            <w:noWrap/>
            <w:vAlign w:val="center"/>
          </w:tcPr>
          <w:p w14:paraId="1688696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SG-SNV</w:t>
            </w:r>
          </w:p>
        </w:tc>
        <w:tc>
          <w:tcPr>
            <w:tcW w:w="1555" w:type="dxa"/>
            <w:tcBorders>
              <w:top w:val="nil"/>
              <w:left w:val="nil"/>
              <w:bottom w:val="nil"/>
              <w:right w:val="nil"/>
            </w:tcBorders>
            <w:shd w:val="clear" w:color="auto" w:fill="auto"/>
            <w:noWrap/>
            <w:vAlign w:val="center"/>
          </w:tcPr>
          <w:p w14:paraId="1B62BB2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SG-DETREND</w:t>
            </w:r>
          </w:p>
        </w:tc>
      </w:tr>
      <w:tr w14:paraId="1158F6CC">
        <w:trPr>
          <w:trHeight w:val="280" w:hRule="atLeast"/>
          <w:jc w:val="center"/>
        </w:trPr>
        <w:tc>
          <w:tcPr>
            <w:tcW w:w="1570" w:type="dxa"/>
            <w:vMerge w:val="continue"/>
            <w:tcBorders>
              <w:left w:val="nil"/>
              <w:right w:val="nil"/>
            </w:tcBorders>
            <w:vAlign w:val="center"/>
          </w:tcPr>
          <w:p w14:paraId="4F82E87B">
            <w:pPr>
              <w:widowControl/>
              <w:jc w:val="left"/>
              <w:rPr>
                <w:rFonts w:ascii="宋体" w:hAnsi="宋体" w:eastAsia="宋体" w:cs="宋体"/>
                <w:color w:val="000000"/>
                <w:kern w:val="0"/>
                <w:sz w:val="18"/>
                <w:szCs w:val="18"/>
              </w:rPr>
            </w:pPr>
          </w:p>
        </w:tc>
        <w:tc>
          <w:tcPr>
            <w:tcW w:w="1060" w:type="dxa"/>
            <w:tcBorders>
              <w:top w:val="nil"/>
              <w:left w:val="nil"/>
              <w:bottom w:val="nil"/>
              <w:right w:val="nil"/>
            </w:tcBorders>
            <w:shd w:val="clear" w:color="auto" w:fill="auto"/>
            <w:noWrap/>
            <w:vAlign w:val="center"/>
          </w:tcPr>
          <w:p w14:paraId="6D37458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w:t>
            </w:r>
          </w:p>
        </w:tc>
        <w:tc>
          <w:tcPr>
            <w:tcW w:w="1196" w:type="dxa"/>
            <w:tcBorders>
              <w:top w:val="nil"/>
              <w:left w:val="nil"/>
              <w:bottom w:val="nil"/>
              <w:right w:val="nil"/>
            </w:tcBorders>
            <w:shd w:val="clear" w:color="auto" w:fill="auto"/>
            <w:noWrap/>
            <w:vAlign w:val="center"/>
          </w:tcPr>
          <w:p w14:paraId="0FA845F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DWT-NONE</w:t>
            </w:r>
          </w:p>
        </w:tc>
        <w:tc>
          <w:tcPr>
            <w:tcW w:w="1831" w:type="dxa"/>
            <w:tcBorders>
              <w:top w:val="nil"/>
              <w:left w:val="nil"/>
              <w:bottom w:val="nil"/>
              <w:right w:val="nil"/>
            </w:tcBorders>
            <w:shd w:val="clear" w:color="auto" w:fill="auto"/>
            <w:noWrap/>
            <w:vAlign w:val="center"/>
          </w:tcPr>
          <w:p w14:paraId="08081FC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DWT-FD</w:t>
            </w:r>
          </w:p>
        </w:tc>
        <w:tc>
          <w:tcPr>
            <w:tcW w:w="1831" w:type="dxa"/>
            <w:tcBorders>
              <w:top w:val="nil"/>
              <w:left w:val="nil"/>
              <w:bottom w:val="nil"/>
              <w:right w:val="nil"/>
            </w:tcBorders>
            <w:shd w:val="clear" w:color="auto" w:fill="auto"/>
            <w:noWrap/>
            <w:vAlign w:val="center"/>
          </w:tcPr>
          <w:p w14:paraId="39BB98E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 -SD</w:t>
            </w:r>
          </w:p>
        </w:tc>
        <w:tc>
          <w:tcPr>
            <w:tcW w:w="1056" w:type="dxa"/>
            <w:tcBorders>
              <w:top w:val="nil"/>
              <w:left w:val="nil"/>
              <w:bottom w:val="nil"/>
              <w:right w:val="nil"/>
            </w:tcBorders>
            <w:shd w:val="clear" w:color="auto" w:fill="auto"/>
            <w:noWrap/>
            <w:vAlign w:val="center"/>
          </w:tcPr>
          <w:p w14:paraId="3306B9C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DWT-SNV</w:t>
            </w:r>
          </w:p>
        </w:tc>
        <w:tc>
          <w:tcPr>
            <w:tcW w:w="1555" w:type="dxa"/>
            <w:tcBorders>
              <w:top w:val="nil"/>
              <w:left w:val="nil"/>
              <w:bottom w:val="nil"/>
              <w:right w:val="nil"/>
            </w:tcBorders>
            <w:shd w:val="clear" w:color="auto" w:fill="auto"/>
            <w:noWrap/>
            <w:vAlign w:val="center"/>
          </w:tcPr>
          <w:p w14:paraId="479C2B7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DWT-DETREND</w:t>
            </w:r>
          </w:p>
        </w:tc>
      </w:tr>
      <w:tr w14:paraId="5501C614">
        <w:trPr>
          <w:trHeight w:val="280" w:hRule="atLeast"/>
          <w:jc w:val="center"/>
        </w:trPr>
        <w:tc>
          <w:tcPr>
            <w:tcW w:w="1570" w:type="dxa"/>
            <w:vMerge w:val="continue"/>
            <w:tcBorders>
              <w:left w:val="nil"/>
              <w:bottom w:val="single" w:color="auto" w:sz="4" w:space="0"/>
              <w:right w:val="nil"/>
            </w:tcBorders>
            <w:vAlign w:val="center"/>
          </w:tcPr>
          <w:p w14:paraId="7DA4DCE5">
            <w:pPr>
              <w:widowControl/>
              <w:jc w:val="left"/>
              <w:rPr>
                <w:rFonts w:ascii="宋体" w:hAnsi="宋体" w:eastAsia="宋体" w:cs="宋体"/>
                <w:color w:val="000000"/>
                <w:kern w:val="0"/>
                <w:sz w:val="18"/>
                <w:szCs w:val="18"/>
              </w:rPr>
            </w:pPr>
          </w:p>
        </w:tc>
        <w:tc>
          <w:tcPr>
            <w:tcW w:w="1060" w:type="dxa"/>
            <w:tcBorders>
              <w:top w:val="nil"/>
              <w:left w:val="nil"/>
              <w:bottom w:val="single" w:color="auto" w:sz="4" w:space="0"/>
              <w:right w:val="nil"/>
            </w:tcBorders>
            <w:shd w:val="clear" w:color="auto" w:fill="auto"/>
            <w:noWrap/>
            <w:vAlign w:val="center"/>
          </w:tcPr>
          <w:p w14:paraId="7AA731D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w:t>
            </w:r>
          </w:p>
        </w:tc>
        <w:tc>
          <w:tcPr>
            <w:tcW w:w="1196" w:type="dxa"/>
            <w:tcBorders>
              <w:top w:val="nil"/>
              <w:left w:val="nil"/>
              <w:bottom w:val="single" w:color="auto" w:sz="4" w:space="0"/>
              <w:right w:val="nil"/>
            </w:tcBorders>
            <w:shd w:val="clear" w:color="auto" w:fill="auto"/>
            <w:noWrap/>
            <w:vAlign w:val="center"/>
          </w:tcPr>
          <w:p w14:paraId="43D9529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MSC-NONE</w:t>
            </w:r>
          </w:p>
        </w:tc>
        <w:tc>
          <w:tcPr>
            <w:tcW w:w="1831" w:type="dxa"/>
            <w:tcBorders>
              <w:top w:val="nil"/>
              <w:left w:val="nil"/>
              <w:bottom w:val="single" w:color="auto" w:sz="4" w:space="0"/>
              <w:right w:val="nil"/>
            </w:tcBorders>
            <w:shd w:val="clear" w:color="auto" w:fill="auto"/>
            <w:noWrap/>
            <w:vAlign w:val="center"/>
          </w:tcPr>
          <w:p w14:paraId="562B7FA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MSC-FD</w:t>
            </w:r>
          </w:p>
        </w:tc>
        <w:tc>
          <w:tcPr>
            <w:tcW w:w="1831" w:type="dxa"/>
            <w:tcBorders>
              <w:top w:val="nil"/>
              <w:left w:val="nil"/>
              <w:bottom w:val="single" w:color="auto" w:sz="4" w:space="0"/>
              <w:right w:val="nil"/>
            </w:tcBorders>
            <w:shd w:val="clear" w:color="auto" w:fill="auto"/>
            <w:noWrap/>
            <w:vAlign w:val="center"/>
          </w:tcPr>
          <w:p w14:paraId="4175553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MSC-SD</w:t>
            </w:r>
          </w:p>
        </w:tc>
        <w:tc>
          <w:tcPr>
            <w:tcW w:w="1056" w:type="dxa"/>
            <w:tcBorders>
              <w:top w:val="nil"/>
              <w:left w:val="nil"/>
              <w:bottom w:val="single" w:color="auto" w:sz="4" w:space="0"/>
              <w:right w:val="nil"/>
            </w:tcBorders>
            <w:shd w:val="clear" w:color="auto" w:fill="auto"/>
            <w:noWrap/>
            <w:vAlign w:val="center"/>
          </w:tcPr>
          <w:p w14:paraId="5239663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MSC-SNV</w:t>
            </w:r>
          </w:p>
        </w:tc>
        <w:tc>
          <w:tcPr>
            <w:tcW w:w="1555" w:type="dxa"/>
            <w:tcBorders>
              <w:top w:val="nil"/>
              <w:left w:val="nil"/>
              <w:bottom w:val="single" w:color="auto" w:sz="4" w:space="0"/>
              <w:right w:val="nil"/>
            </w:tcBorders>
            <w:shd w:val="clear" w:color="auto" w:fill="auto"/>
            <w:noWrap/>
            <w:vAlign w:val="center"/>
          </w:tcPr>
          <w:p w14:paraId="47286AE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MSC-DETREND</w:t>
            </w:r>
          </w:p>
        </w:tc>
      </w:tr>
    </w:tbl>
    <w:p w14:paraId="145D65E6">
      <w:pPr>
        <w:spacing w:before="156" w:beforeLines="50" w:after="156" w:afterLines="50"/>
        <w:ind w:firstLine="420"/>
        <w:rPr>
          <w:rFonts w:hint="eastAsia" w:ascii="Times New Roman" w:hAnsi="Times New Roman" w:eastAsia="宋体" w:cs="Times New Roman"/>
          <w:color w:val="000000"/>
          <w:kern w:val="0"/>
          <w:sz w:val="18"/>
          <w:szCs w:val="18"/>
          <w:lang w:bidi="ar"/>
        </w:rPr>
      </w:pPr>
    </w:p>
    <w:p w14:paraId="5F332750">
      <w:pPr>
        <w:spacing w:before="156" w:beforeLines="50" w:after="156" w:afterLines="50"/>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 xml:space="preserve">2.2.1 </w:t>
      </w:r>
      <w:r>
        <w:rPr>
          <w:rFonts w:hint="eastAsia" w:ascii="Times New Roman" w:hAnsi="Times New Roman" w:eastAsia="宋体" w:cs="Times New Roman"/>
          <w:color w:val="000000"/>
          <w:kern w:val="0"/>
          <w:sz w:val="18"/>
          <w:szCs w:val="18"/>
          <w:lang w:val="en-US" w:eastAsia="zh-CN" w:bidi="ar"/>
        </w:rPr>
        <w:t>降噪方法</w:t>
      </w:r>
    </w:p>
    <w:p w14:paraId="3F3D0CCB">
      <w:pPr>
        <w:spacing w:before="156" w:beforeLines="50" w:after="156" w:afterLines="50"/>
        <w:ind w:firstLine="420" w:firstLineChars="0"/>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RAW 作为原始光谱数据用于评估降噪效果。DWT 基于小波分析分解信号，经阈值处理滤噪后重构光谱，可抑制高频噪声；MSC 基于光谱散射模型校正参考光谱，消除散射干扰；SG 采用多项式拟合局部平滑，平衡去噪与特征保留。MSC计算公式如式</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REF _Ref195515434 \h  \* MERGEFORMAT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（1）</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val="en-US" w:eastAsia="zh-CN" w:bidi="ar"/>
        </w:rPr>
        <w:t>所示</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val="en-US" w:eastAsia="zh-CN" w:bidi="ar"/>
        </w:rPr>
        <w:t>DWT计算公式如</w:t>
      </w:r>
      <w:r>
        <w:rPr>
          <w:rFonts w:hint="eastAsia" w:ascii="Times New Roman" w:hAnsi="Times New Roman" w:eastAsia="宋体" w:cs="Times New Roman"/>
          <w:color w:val="000000"/>
          <w:kern w:val="0"/>
          <w:sz w:val="18"/>
          <w:szCs w:val="18"/>
          <w:lang w:bidi="ar"/>
        </w:rPr>
        <w:t>式</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REF _Ref195515482 \h  \* MERGEFORMAT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val="en-US" w:eastAsia="zh-CN" w:bidi="ar"/>
        </w:rPr>
        <w:t>（2）</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val="en-US" w:eastAsia="zh-CN" w:bidi="ar"/>
        </w:rPr>
        <w:t>所示，</w:t>
      </w:r>
      <w:r>
        <w:rPr>
          <w:rFonts w:hint="eastAsia" w:ascii="Times New Roman" w:hAnsi="Times New Roman" w:eastAsia="宋体" w:cs="Times New Roman"/>
          <w:color w:val="000000"/>
          <w:kern w:val="0"/>
          <w:sz w:val="18"/>
          <w:szCs w:val="18"/>
          <w:lang w:bidi="ar"/>
        </w:rPr>
        <w:t>SNV计算公式如式</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REF _Ref195515526 \h  \* MERGEFORMAT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val="en-US" w:eastAsia="zh-CN" w:bidi="ar"/>
        </w:rPr>
        <w:t>（3）</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val="en-US" w:eastAsia="zh-CN" w:bidi="ar"/>
        </w:rPr>
        <w:t>所示</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bidi="ar"/>
        </w:rPr>
        <w:t>SG</w:t>
      </w:r>
      <w:r>
        <w:rPr>
          <w:rFonts w:hint="eastAsia" w:ascii="Times New Roman" w:hAnsi="Times New Roman" w:eastAsia="宋体" w:cs="Times New Roman"/>
          <w:color w:val="000000"/>
          <w:kern w:val="0"/>
          <w:sz w:val="18"/>
          <w:szCs w:val="18"/>
          <w:lang w:val="en-US" w:eastAsia="zh-CN" w:bidi="ar"/>
        </w:rPr>
        <w:t>表</w:t>
      </w:r>
      <w:r>
        <w:rPr>
          <w:rFonts w:hint="eastAsia" w:ascii="Times New Roman" w:hAnsi="Times New Roman" w:eastAsia="宋体" w:cs="Times New Roman"/>
          <w:color w:val="000000"/>
          <w:kern w:val="0"/>
          <w:sz w:val="18"/>
          <w:szCs w:val="18"/>
          <w:lang w:bidi="ar"/>
        </w:rPr>
        <w:t>达式如式</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REF _Ref195515638 \h  \* MERGEFORMAT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（4）</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val="en-US" w:eastAsia="zh-CN" w:bidi="ar"/>
        </w:rPr>
        <w:t>所示。</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0664624D">
        <w:tc>
          <w:tcPr>
            <w:tcW w:w="2840" w:type="dxa"/>
            <w:vAlign w:val="center"/>
          </w:tcPr>
          <w:p w14:paraId="22120826">
            <w:pPr>
              <w:spacing w:before="156" w:beforeLines="50" w:after="156" w:afterLines="50"/>
              <w:ind w:firstLine="420"/>
              <w:rPr>
                <w:rFonts w:hint="eastAsia" w:ascii="Times New Roman" w:hAnsi="Times New Roman" w:eastAsia="宋体" w:cs="Times New Roman"/>
                <w:color w:val="000000"/>
                <w:kern w:val="0"/>
                <w:sz w:val="18"/>
                <w:szCs w:val="18"/>
                <w:lang w:bidi="ar"/>
              </w:rPr>
            </w:pPr>
          </w:p>
        </w:tc>
        <w:tc>
          <w:tcPr>
            <w:tcW w:w="2841" w:type="dxa"/>
            <w:vAlign w:val="center"/>
          </w:tcPr>
          <w:p w14:paraId="28CF6E40">
            <w:pPr>
              <w:spacing w:before="156" w:beforeLines="50" w:after="156" w:afterLines="50"/>
              <w:ind w:firstLine="420"/>
              <w:rPr>
                <w:rFonts w:hint="eastAsia" w:ascii="Times New Roman" w:hAnsi="Times New Roman" w:eastAsia="宋体" w:cs="Times New Roman"/>
                <w:color w:val="000000"/>
                <w:kern w:val="0"/>
                <w:sz w:val="18"/>
                <w:szCs w:val="18"/>
                <w:lang w:bidi="ar"/>
              </w:rPr>
            </w:pPr>
            <m:oMathPara>
              <m:oMath>
                <m:sSub>
                  <m:sSubPr>
                    <m:ctrlPr>
                      <w:rPr>
                        <w:rFonts w:hint="eastAsia" w:ascii="DejaVu Math TeX Gyre" w:hAnsi="DejaVu Math TeX Gyre" w:eastAsia="宋体" w:cs="Times New Roman"/>
                        <w:color w:val="000000"/>
                        <w:kern w:val="0"/>
                        <w:sz w:val="18"/>
                        <w:szCs w:val="18"/>
                        <w:lang w:bidi="ar"/>
                      </w:rPr>
                    </m:ctrlPr>
                  </m:sSubPr>
                  <m:e>
                    <m:acc>
                      <m:accPr>
                        <m:chr m:val="̅"/>
                        <m:ctrlPr>
                          <w:rPr>
                            <w:rFonts w:hint="eastAsia" w:ascii="DejaVu Math TeX Gyre" w:hAnsi="DejaVu Math TeX Gyre" w:eastAsia="宋体" w:cs="Times New Roman"/>
                            <w:color w:val="000000"/>
                            <w:kern w:val="0"/>
                            <w:sz w:val="18"/>
                            <w:szCs w:val="18"/>
                            <w:lang w:bidi="ar"/>
                          </w:rPr>
                        </m:ctrlPr>
                      </m:accPr>
                      <m:e>
                        <m:r>
                          <m:rPr>
                            <m:sty m:val="p"/>
                          </m:rPr>
                          <w:rPr>
                            <w:rFonts w:hint="eastAsia" w:ascii="DejaVu Math TeX Gyre" w:hAnsi="DejaVu Math TeX Gyre" w:eastAsia="宋体" w:cs="Times New Roman"/>
                            <w:color w:val="000000"/>
                            <w:kern w:val="0"/>
                            <w:sz w:val="18"/>
                            <w:szCs w:val="18"/>
                            <w:lang w:bidi="ar"/>
                          </w:rPr>
                          <m:t>x</m:t>
                        </m:r>
                        <m:ctrlPr>
                          <w:rPr>
                            <w:rFonts w:hint="eastAsia" w:ascii="DejaVu Math TeX Gyre" w:hAnsi="DejaVu Math TeX Gyre" w:eastAsia="宋体" w:cs="Times New Roman"/>
                            <w:color w:val="000000"/>
                            <w:kern w:val="0"/>
                            <w:sz w:val="18"/>
                            <w:szCs w:val="18"/>
                            <w:lang w:bidi="ar"/>
                          </w:rPr>
                        </m:ctrlPr>
                      </m:e>
                    </m:acc>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ref</m:t>
                    </m:r>
                    <m:ctrlPr>
                      <w:rPr>
                        <w:rFonts w:hint="eastAsia" w:ascii="DejaVu Math TeX Gyre" w:hAnsi="DejaVu Math TeX Gyre" w:eastAsia="宋体" w:cs="Times New Roman"/>
                        <w:color w:val="000000"/>
                        <w:kern w:val="0"/>
                        <w:sz w:val="18"/>
                        <w:szCs w:val="18"/>
                        <w:lang w:bidi="ar"/>
                      </w:rPr>
                    </m:ctrlPr>
                  </m:sub>
                </m:sSub>
                <m:r>
                  <m:rPr>
                    <m:sty m:val="p"/>
                  </m:rPr>
                  <w:rPr>
                    <w:rFonts w:hint="eastAsia" w:ascii="DejaVu Math TeX Gyre" w:hAnsi="DejaVu Math TeX Gyre" w:eastAsia="宋体" w:cs="Times New Roman"/>
                    <w:color w:val="000000"/>
                    <w:kern w:val="0"/>
                    <w:sz w:val="18"/>
                    <w:szCs w:val="18"/>
                    <w:lang w:bidi="ar"/>
                  </w:rPr>
                  <m:t>=</m:t>
                </m:r>
                <m:f>
                  <m:fPr>
                    <m:ctrlPr>
                      <w:rPr>
                        <w:rFonts w:hint="eastAsia" w:ascii="DejaVu Math TeX Gyre" w:hAnsi="DejaVu Math TeX Gyre" w:eastAsia="宋体" w:cs="Times New Roman"/>
                        <w:color w:val="000000"/>
                        <w:kern w:val="0"/>
                        <w:sz w:val="18"/>
                        <w:szCs w:val="18"/>
                        <w:lang w:bidi="ar"/>
                      </w:rPr>
                    </m:ctrlPr>
                  </m:fPr>
                  <m:num>
                    <m:r>
                      <m:rPr>
                        <m:sty m:val="p"/>
                      </m:rPr>
                      <w:rPr>
                        <w:rFonts w:hint="eastAsia" w:ascii="DejaVu Math TeX Gyre" w:hAnsi="DejaVu Math TeX Gyre" w:eastAsia="宋体" w:cs="Times New Roman"/>
                        <w:color w:val="000000"/>
                        <w:kern w:val="0"/>
                        <w:sz w:val="18"/>
                        <w:szCs w:val="18"/>
                        <w:lang w:bidi="ar"/>
                      </w:rPr>
                      <m:t>1</m:t>
                    </m:r>
                    <m:ctrlPr>
                      <w:rPr>
                        <w:rFonts w:hint="eastAsia" w:ascii="DejaVu Math TeX Gyre" w:hAnsi="DejaVu Math TeX Gyre" w:eastAsia="宋体" w:cs="Times New Roman"/>
                        <w:color w:val="000000"/>
                        <w:kern w:val="0"/>
                        <w:sz w:val="18"/>
                        <w:szCs w:val="18"/>
                        <w:lang w:bidi="ar"/>
                      </w:rPr>
                    </m:ctrlPr>
                  </m:num>
                  <m:den>
                    <m:r>
                      <m:rPr>
                        <m:sty m:val="p"/>
                      </m:rPr>
                      <w:rPr>
                        <w:rFonts w:hint="eastAsia" w:ascii="DejaVu Math TeX Gyre" w:hAnsi="DejaVu Math TeX Gyre" w:eastAsia="宋体" w:cs="Times New Roman"/>
                        <w:color w:val="000000"/>
                        <w:kern w:val="0"/>
                        <w:sz w:val="18"/>
                        <w:szCs w:val="18"/>
                        <w:lang w:bidi="ar"/>
                      </w:rPr>
                      <m:t>n</m:t>
                    </m:r>
                    <m:ctrlPr>
                      <w:rPr>
                        <w:rFonts w:hint="eastAsia" w:ascii="DejaVu Math TeX Gyre" w:hAnsi="DejaVu Math TeX Gyre" w:eastAsia="宋体" w:cs="Times New Roman"/>
                        <w:color w:val="000000"/>
                        <w:kern w:val="0"/>
                        <w:sz w:val="18"/>
                        <w:szCs w:val="18"/>
                        <w:lang w:bidi="ar"/>
                      </w:rPr>
                    </m:ctrlPr>
                  </m:den>
                </m:f>
                <m:nary>
                  <m:naryPr>
                    <m:chr m:val="∑"/>
                    <m:grow m:val="1"/>
                    <m:limLoc m:val="undOvr"/>
                    <m:ctrlPr>
                      <w:rPr>
                        <w:rFonts w:hint="eastAsia" w:ascii="DejaVu Math TeX Gyre" w:hAnsi="DejaVu Math TeX Gyre" w:eastAsia="宋体" w:cs="Times New Roman"/>
                        <w:color w:val="000000"/>
                        <w:kern w:val="0"/>
                        <w:sz w:val="18"/>
                        <w:szCs w:val="18"/>
                        <w:lang w:bidi="ar"/>
                      </w:rPr>
                    </m:ctrlPr>
                  </m:naryPr>
                  <m:sub>
                    <m:r>
                      <m:rPr>
                        <m:sty m:val="p"/>
                      </m:rPr>
                      <w:rPr>
                        <w:rFonts w:hint="eastAsia" w:ascii="DejaVu Math TeX Gyre" w:hAnsi="DejaVu Math TeX Gyre" w:eastAsia="宋体" w:cs="Times New Roman"/>
                        <w:color w:val="000000"/>
                        <w:kern w:val="0"/>
                        <w:sz w:val="18"/>
                        <w:szCs w:val="18"/>
                        <w:lang w:bidi="ar"/>
                      </w:rPr>
                      <m:t>i=1</m:t>
                    </m:r>
                    <m:ctrlPr>
                      <w:rPr>
                        <w:rFonts w:hint="eastAsia" w:ascii="DejaVu Math TeX Gyre" w:hAnsi="DejaVu Math TeX Gyre" w:eastAsia="宋体" w:cs="Times New Roman"/>
                        <w:color w:val="000000"/>
                        <w:kern w:val="0"/>
                        <w:sz w:val="18"/>
                        <w:szCs w:val="18"/>
                        <w:lang w:bidi="ar"/>
                      </w:rPr>
                    </m:ctrlPr>
                  </m:sub>
                  <m:sup>
                    <m:r>
                      <m:rPr>
                        <m:sty m:val="p"/>
                      </m:rPr>
                      <w:rPr>
                        <w:rFonts w:hint="eastAsia" w:ascii="DejaVu Math TeX Gyre" w:hAnsi="DejaVu Math TeX Gyre" w:eastAsia="宋体" w:cs="Times New Roman"/>
                        <w:color w:val="000000"/>
                        <w:kern w:val="0"/>
                        <w:sz w:val="18"/>
                        <w:szCs w:val="18"/>
                        <w:lang w:bidi="ar"/>
                      </w:rPr>
                      <m:t>n</m:t>
                    </m:r>
                    <m:ctrlPr>
                      <w:rPr>
                        <w:rFonts w:hint="eastAsia" w:ascii="DejaVu Math TeX Gyre" w:hAnsi="DejaVu Math TeX Gyre" w:eastAsia="宋体" w:cs="Times New Roman"/>
                        <w:color w:val="000000"/>
                        <w:kern w:val="0"/>
                        <w:sz w:val="18"/>
                        <w:szCs w:val="18"/>
                        <w:lang w:bidi="ar"/>
                      </w:rPr>
                    </m:ctrlPr>
                  </m:sup>
                  <m:e>
                    <m:r>
                      <m:rPr>
                        <m:sty m:val="p"/>
                      </m:rPr>
                      <w:rPr>
                        <w:rFonts w:hint="eastAsia" w:ascii="DejaVu Math TeX Gyre" w:hAnsi="DejaVu Math TeX Gyre" w:eastAsia="宋体" w:cs="Times New Roman"/>
                        <w:color w:val="000000"/>
                        <w:kern w:val="0"/>
                        <w:sz w:val="18"/>
                        <w:szCs w:val="18"/>
                        <w:lang w:bidi="ar"/>
                      </w:rPr>
                      <m:t> </m:t>
                    </m:r>
                    <m:ctrlPr>
                      <w:rPr>
                        <w:rFonts w:hint="eastAsia" w:ascii="DejaVu Math TeX Gyre" w:hAnsi="DejaVu Math TeX Gyre" w:eastAsia="宋体" w:cs="Times New Roman"/>
                        <w:color w:val="000000"/>
                        <w:kern w:val="0"/>
                        <w:sz w:val="18"/>
                        <w:szCs w:val="18"/>
                        <w:lang w:bidi="ar"/>
                      </w:rPr>
                    </m:ctrlPr>
                  </m:e>
                </m:nary>
                <m:sSub>
                  <m:sSubPr>
                    <m:ctrlPr>
                      <w:rPr>
                        <w:rFonts w:hint="eastAsia" w:ascii="DejaVu Math TeX Gyre" w:hAnsi="DejaVu Math TeX Gyre" w:eastAsia="宋体" w:cs="Times New Roman"/>
                        <w:color w:val="000000"/>
                        <w:kern w:val="0"/>
                        <w:sz w:val="18"/>
                        <w:szCs w:val="18"/>
                        <w:lang w:bidi="ar"/>
                      </w:rPr>
                    </m:ctrlPr>
                  </m:sSubPr>
                  <m:e>
                    <m:r>
                      <m:rPr>
                        <m:sty m:val="p"/>
                      </m:rPr>
                      <w:rPr>
                        <w:rFonts w:hint="eastAsia" w:ascii="DejaVu Math TeX Gyre" w:hAnsi="DejaVu Math TeX Gyre" w:eastAsia="宋体" w:cs="Times New Roman"/>
                        <w:color w:val="000000"/>
                        <w:kern w:val="0"/>
                        <w:sz w:val="18"/>
                        <w:szCs w:val="18"/>
                        <w:lang w:bidi="ar"/>
                      </w:rPr>
                      <m:t>x</m:t>
                    </m:r>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i</m:t>
                    </m:r>
                    <m:ctrlPr>
                      <w:rPr>
                        <w:rFonts w:hint="eastAsia" w:ascii="DejaVu Math TeX Gyre" w:hAnsi="DejaVu Math TeX Gyre" w:eastAsia="宋体" w:cs="Times New Roman"/>
                        <w:color w:val="000000"/>
                        <w:kern w:val="0"/>
                        <w:sz w:val="18"/>
                        <w:szCs w:val="18"/>
                        <w:lang w:bidi="ar"/>
                      </w:rPr>
                    </m:ctrlPr>
                  </m:sub>
                </m:sSub>
              </m:oMath>
            </m:oMathPara>
          </w:p>
        </w:tc>
        <w:tc>
          <w:tcPr>
            <w:tcW w:w="2841" w:type="dxa"/>
            <w:vAlign w:val="center"/>
          </w:tcPr>
          <w:p w14:paraId="38C55BED">
            <w:pPr>
              <w:spacing w:before="156" w:beforeLines="50" w:after="156" w:afterLines="50"/>
              <w:ind w:firstLine="420"/>
              <w:rPr>
                <w:rFonts w:hint="eastAsia" w:ascii="Times New Roman" w:hAnsi="Times New Roman" w:eastAsia="宋体" w:cs="Times New Roman"/>
                <w:color w:val="000000"/>
                <w:kern w:val="0"/>
                <w:sz w:val="18"/>
                <w:szCs w:val="18"/>
                <w:lang w:bidi="ar"/>
              </w:rPr>
            </w:pPr>
            <w:bookmarkStart w:id="9" w:name="_Ref195515434"/>
            <w:r>
              <w:rPr>
                <w:rFonts w:hint="eastAsia"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SEQ （ \* ARABIC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1</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9"/>
          </w:p>
        </w:tc>
      </w:tr>
    </w:tbl>
    <w:p w14:paraId="5C7EADED">
      <w:pPr>
        <w:spacing w:before="156" w:beforeLines="50" w:after="156" w:afterLines="50"/>
        <w:ind w:firstLine="420"/>
        <w:rPr>
          <w:rFonts w:hint="eastAsia" w:ascii="Times New Roman" w:hAnsi="Times New Roman" w:eastAsia="宋体" w:cs="Times New Roman"/>
          <w:color w:val="000000"/>
          <w:kern w:val="0"/>
          <w:sz w:val="18"/>
          <w:szCs w:val="18"/>
          <w:lang w:bidi="ar"/>
        </w:rPr>
      </w:pPr>
    </w:p>
    <w:p w14:paraId="363F3BE0">
      <w:pPr>
        <w:spacing w:before="156" w:beforeLines="50" w:after="156" w:afterLines="50"/>
        <w:ind w:firstLine="420"/>
        <w:rPr>
          <w:rFonts w:hint="eastAsia" w:ascii="Times New Roman" w:hAnsi="Times New Roman" w:eastAsia="宋体" w:cs="Times New Roman"/>
          <w:color w:val="000000"/>
          <w:kern w:val="0"/>
          <w:sz w:val="18"/>
          <w:szCs w:val="18"/>
          <w:lang w:bidi="ar"/>
        </w:rPr>
      </w:pPr>
      <w:bookmarkStart w:id="10" w:name="OLE_LINK4"/>
      <w:r>
        <w:rPr>
          <w:rFonts w:hint="eastAsia" w:ascii="Times New Roman" w:hAnsi="Times New Roman" w:eastAsia="宋体" w:cs="Times New Roman"/>
          <w:color w:val="000000"/>
          <w:kern w:val="0"/>
          <w:sz w:val="18"/>
          <w:szCs w:val="18"/>
          <w:lang w:bidi="ar"/>
        </w:rPr>
        <w:t>式</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REF _Ref195515434 \h  \* MERGEFORMAT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（1）</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 xml:space="preserve">中 </w:t>
      </w:r>
      <m:oMath>
        <m:sSub>
          <m:sSubPr>
            <m:ctrlPr>
              <w:rPr>
                <w:rFonts w:hint="eastAsia" w:ascii="DejaVu Math TeX Gyre" w:hAnsi="DejaVu Math TeX Gyre" w:eastAsia="宋体" w:cs="Times New Roman"/>
                <w:color w:val="000000"/>
                <w:kern w:val="0"/>
                <w:sz w:val="18"/>
                <w:szCs w:val="18"/>
                <w:lang w:bidi="ar"/>
              </w:rPr>
            </m:ctrlPr>
          </m:sSubPr>
          <m:e>
            <m:acc>
              <m:accPr>
                <m:chr m:val="̅"/>
                <m:ctrlPr>
                  <w:rPr>
                    <w:rFonts w:hint="eastAsia" w:ascii="DejaVu Math TeX Gyre" w:hAnsi="DejaVu Math TeX Gyre" w:eastAsia="宋体" w:cs="Times New Roman"/>
                    <w:color w:val="000000"/>
                    <w:kern w:val="0"/>
                    <w:sz w:val="18"/>
                    <w:szCs w:val="18"/>
                    <w:lang w:bidi="ar"/>
                  </w:rPr>
                </m:ctrlPr>
              </m:accPr>
              <m:e>
                <m:r>
                  <m:rPr>
                    <m:sty m:val="p"/>
                  </m:rPr>
                  <w:rPr>
                    <w:rFonts w:hint="eastAsia" w:ascii="DejaVu Math TeX Gyre" w:hAnsi="DejaVu Math TeX Gyre" w:eastAsia="宋体" w:cs="Times New Roman"/>
                    <w:color w:val="000000"/>
                    <w:kern w:val="0"/>
                    <w:sz w:val="18"/>
                    <w:szCs w:val="18"/>
                    <w:lang w:bidi="ar"/>
                  </w:rPr>
                  <m:t>x</m:t>
                </m:r>
                <m:ctrlPr>
                  <w:rPr>
                    <w:rFonts w:hint="eastAsia" w:ascii="DejaVu Math TeX Gyre" w:hAnsi="DejaVu Math TeX Gyre" w:eastAsia="宋体" w:cs="Times New Roman"/>
                    <w:color w:val="000000"/>
                    <w:kern w:val="0"/>
                    <w:sz w:val="18"/>
                    <w:szCs w:val="18"/>
                    <w:lang w:bidi="ar"/>
                  </w:rPr>
                </m:ctrlPr>
              </m:e>
            </m:acc>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ref</m:t>
            </m:r>
            <m:ctrlPr>
              <w:rPr>
                <w:rFonts w:hint="eastAsia" w:ascii="DejaVu Math TeX Gyre" w:hAnsi="DejaVu Math TeX Gyre" w:eastAsia="宋体" w:cs="Times New Roman"/>
                <w:color w:val="000000"/>
                <w:kern w:val="0"/>
                <w:sz w:val="18"/>
                <w:szCs w:val="18"/>
                <w:lang w:bidi="ar"/>
              </w:rPr>
            </m:ctrlPr>
          </m:sub>
        </m:sSub>
        <m:r>
          <m:rPr>
            <m:sty m:val="p"/>
          </m:rPr>
          <w:rPr>
            <w:rFonts w:hint="eastAsia" w:ascii="DejaVu Math TeX Gyre" w:hAnsi="DejaVu Math TeX Gyre" w:eastAsia="宋体" w:cs="Times New Roman"/>
            <w:color w:val="000000"/>
            <w:kern w:val="0"/>
            <w:sz w:val="18"/>
            <w:szCs w:val="18"/>
            <w:lang w:bidi="ar"/>
          </w:rPr>
          <m:t xml:space="preserve"> </m:t>
        </m:r>
      </m:oMath>
      <w:r>
        <w:rPr>
          <w:rFonts w:hint="eastAsia" w:ascii="Times New Roman" w:hAnsi="Times New Roman" w:eastAsia="宋体" w:cs="Times New Roman"/>
          <w:color w:val="000000"/>
          <w:kern w:val="0"/>
          <w:sz w:val="18"/>
          <w:szCs w:val="18"/>
          <w:lang w:bidi="ar"/>
        </w:rPr>
        <w:t>平均参考光谱 </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513"/>
        <w:gridCol w:w="759"/>
      </w:tblGrid>
      <w:tr w14:paraId="43184C14">
        <w:tc>
          <w:tcPr>
            <w:tcW w:w="250" w:type="dxa"/>
          </w:tcPr>
          <w:p w14:paraId="0AD6FD2F">
            <w:pPr>
              <w:spacing w:before="156" w:beforeLines="50" w:after="156" w:afterLines="50"/>
              <w:rPr>
                <w:rFonts w:hint="eastAsia" w:ascii="Times New Roman" w:hAnsi="Times New Roman" w:eastAsia="宋体" w:cs="Times New Roman"/>
                <w:color w:val="000000"/>
                <w:kern w:val="0"/>
                <w:sz w:val="18"/>
                <w:szCs w:val="18"/>
                <w:lang w:bidi="ar"/>
              </w:rPr>
            </w:pPr>
          </w:p>
        </w:tc>
        <w:tc>
          <w:tcPr>
            <w:tcW w:w="7513" w:type="dxa"/>
            <w:vAlign w:val="center"/>
          </w:tcPr>
          <w:p w14:paraId="74BBAB5E">
            <w:pPr>
              <w:spacing w:before="156" w:beforeLines="50" w:after="156" w:afterLines="50"/>
              <w:ind w:firstLine="420"/>
              <w:rPr>
                <w:rFonts w:hint="eastAsia" w:ascii="Times New Roman" w:hAnsi="Times New Roman" w:eastAsia="宋体" w:cs="Times New Roman"/>
                <w:color w:val="000000"/>
                <w:kern w:val="0"/>
                <w:sz w:val="18"/>
                <w:szCs w:val="18"/>
                <w:lang w:bidi="ar"/>
              </w:rPr>
            </w:pPr>
            <m:oMathPara>
              <m:oMath>
                <m:r>
                  <m:rPr>
                    <m:sty m:val="p"/>
                  </m:rPr>
                  <w:rPr>
                    <w:rFonts w:hint="eastAsia" w:ascii="DejaVu Math TeX Gyre" w:hAnsi="DejaVu Math TeX Gyre" w:eastAsia="宋体" w:cs="Times New Roman"/>
                    <w:color w:val="000000"/>
                    <w:kern w:val="0"/>
                    <w:sz w:val="18"/>
                    <w:szCs w:val="18"/>
                    <w:lang w:bidi="ar"/>
                  </w:rPr>
                  <m:t>tℎresℎold=σ</m:t>
                </m:r>
                <m:rad>
                  <m:radPr>
                    <m:degHide m:val="1"/>
                    <m:ctrlPr>
                      <w:rPr>
                        <w:rFonts w:hint="eastAsia" w:ascii="DejaVu Math TeX Gyre" w:hAnsi="DejaVu Math TeX Gyre" w:eastAsia="宋体" w:cs="Times New Roman"/>
                        <w:color w:val="000000"/>
                        <w:kern w:val="0"/>
                        <w:sz w:val="18"/>
                        <w:szCs w:val="18"/>
                        <w:lang w:bidi="ar"/>
                      </w:rPr>
                    </m:ctrlPr>
                  </m:radPr>
                  <m:deg>
                    <m:ctrlPr>
                      <w:rPr>
                        <w:rFonts w:hint="eastAsia" w:ascii="DejaVu Math TeX Gyre" w:hAnsi="DejaVu Math TeX Gyre" w:eastAsia="宋体" w:cs="Times New Roman"/>
                        <w:color w:val="000000"/>
                        <w:kern w:val="0"/>
                        <w:sz w:val="18"/>
                        <w:szCs w:val="18"/>
                        <w:lang w:bidi="ar"/>
                      </w:rPr>
                    </m:ctrlPr>
                  </m:deg>
                  <m:e>
                    <m:r>
                      <m:rPr>
                        <m:sty m:val="p"/>
                      </m:rPr>
                      <w:rPr>
                        <w:rFonts w:hint="eastAsia" w:ascii="DejaVu Math TeX Gyre" w:hAnsi="DejaVu Math TeX Gyre" w:eastAsia="宋体" w:cs="Times New Roman"/>
                        <w:color w:val="000000"/>
                        <w:kern w:val="0"/>
                        <w:sz w:val="18"/>
                        <w:szCs w:val="18"/>
                        <w:lang w:bidi="ar"/>
                      </w:rPr>
                      <m:t>2lo</m:t>
                    </m:r>
                    <m:sSub>
                      <m:sSubPr>
                        <m:ctrlPr>
                          <w:rPr>
                            <w:rFonts w:hint="eastAsia" w:ascii="DejaVu Math TeX Gyre" w:hAnsi="DejaVu Math TeX Gyre" w:eastAsia="宋体" w:cs="Times New Roman"/>
                            <w:color w:val="000000"/>
                            <w:kern w:val="0"/>
                            <w:sz w:val="18"/>
                            <w:szCs w:val="18"/>
                            <w:lang w:bidi="ar"/>
                          </w:rPr>
                        </m:ctrlPr>
                      </m:sSubPr>
                      <m:e>
                        <m:r>
                          <m:rPr>
                            <m:sty m:val="p"/>
                          </m:rPr>
                          <w:rPr>
                            <w:rFonts w:hint="eastAsia" w:ascii="DejaVu Math TeX Gyre" w:hAnsi="DejaVu Math TeX Gyre" w:eastAsia="宋体" w:cs="Times New Roman"/>
                            <w:color w:val="000000"/>
                            <w:kern w:val="0"/>
                            <w:sz w:val="18"/>
                            <w:szCs w:val="18"/>
                            <w:lang w:bidi="ar"/>
                          </w:rPr>
                          <m:t>g</m:t>
                        </m:r>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e</m:t>
                        </m:r>
                        <m:ctrlPr>
                          <w:rPr>
                            <w:rFonts w:hint="eastAsia" w:ascii="DejaVu Math TeX Gyre" w:hAnsi="DejaVu Math TeX Gyre" w:eastAsia="宋体" w:cs="Times New Roman"/>
                            <w:color w:val="000000"/>
                            <w:kern w:val="0"/>
                            <w:sz w:val="18"/>
                            <w:szCs w:val="18"/>
                            <w:lang w:bidi="ar"/>
                          </w:rPr>
                        </m:ctrlPr>
                      </m:sub>
                    </m:sSub>
                    <m:r>
                      <m:rPr>
                        <m:sty m:val="p"/>
                      </m:rPr>
                      <w:rPr>
                        <w:rFonts w:hint="eastAsia" w:ascii="DejaVu Math TeX Gyre" w:hAnsi="DejaVu Math TeX Gyre" w:eastAsia="宋体" w:cs="Times New Roman"/>
                        <w:color w:val="000000"/>
                        <w:kern w:val="0"/>
                        <w:sz w:val="18"/>
                        <w:szCs w:val="18"/>
                        <w:lang w:bidi="ar"/>
                      </w:rPr>
                      <m:t>N</m:t>
                    </m:r>
                    <m:ctrlPr>
                      <w:rPr>
                        <w:rFonts w:hint="eastAsia" w:ascii="DejaVu Math TeX Gyre" w:hAnsi="DejaVu Math TeX Gyre" w:eastAsia="宋体" w:cs="Times New Roman"/>
                        <w:color w:val="000000"/>
                        <w:kern w:val="0"/>
                        <w:sz w:val="18"/>
                        <w:szCs w:val="18"/>
                        <w:lang w:bidi="ar"/>
                      </w:rPr>
                    </m:ctrlPr>
                  </m:e>
                </m:rad>
              </m:oMath>
            </m:oMathPara>
          </w:p>
        </w:tc>
        <w:tc>
          <w:tcPr>
            <w:tcW w:w="759" w:type="dxa"/>
            <w:vAlign w:val="center"/>
          </w:tcPr>
          <w:p w14:paraId="5EAA374C">
            <w:pPr>
              <w:spacing w:before="156" w:beforeLines="50" w:after="156" w:afterLines="50"/>
              <w:rPr>
                <w:rFonts w:hint="eastAsia" w:ascii="Times New Roman" w:hAnsi="Times New Roman" w:eastAsia="宋体" w:cs="Times New Roman"/>
                <w:color w:val="000000"/>
                <w:kern w:val="0"/>
                <w:sz w:val="18"/>
                <w:szCs w:val="18"/>
                <w:lang w:bidi="ar"/>
              </w:rPr>
            </w:pPr>
            <w:bookmarkStart w:id="11" w:name="_Ref195515482"/>
            <w:r>
              <w:rPr>
                <w:rFonts w:hint="eastAsia"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SEQ （ \* ARABIC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color w:val="000000"/>
                <w:kern w:val="0"/>
                <w:sz w:val="18"/>
                <w:szCs w:val="18"/>
                <w:lang w:val="en-US" w:eastAsia="zh-CN" w:bidi="ar"/>
              </w:rPr>
              <w:t>2</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w:t>
            </w:r>
            <w:bookmarkEnd w:id="11"/>
          </w:p>
        </w:tc>
      </w:tr>
    </w:tbl>
    <w:p w14:paraId="21FC65B3">
      <w:pPr>
        <w:spacing w:before="156" w:beforeLines="50" w:after="156" w:afterLines="50"/>
        <w:ind w:firstLine="420"/>
        <w:rPr>
          <w:rFonts w:hint="eastAsia" w:ascii="Times New Roman" w:hAnsi="Times New Roman" w:eastAsia="宋体" w:cs="Times New Roman"/>
          <w:color w:val="000000"/>
          <w:kern w:val="0"/>
          <w:sz w:val="18"/>
          <w:szCs w:val="18"/>
          <w:lang w:bidi="ar"/>
        </w:rPr>
        <w:sectPr>
          <w:footerReference r:id="rId3" w:type="first"/>
          <w:type w:val="continuous"/>
          <w:pgSz w:w="11906" w:h="16838"/>
          <w:pgMar w:top="1440" w:right="1800" w:bottom="1440" w:left="1800" w:header="851" w:footer="992" w:gutter="0"/>
          <w:cols w:space="425" w:num="1"/>
          <w:titlePg/>
          <w:docGrid w:type="lines" w:linePitch="312" w:charSpace="0"/>
        </w:sectPr>
      </w:pPr>
    </w:p>
    <w:p w14:paraId="3C4DB4F5">
      <w:pPr>
        <w:spacing w:before="156" w:beforeLines="50" w:after="156" w:afterLines="50"/>
        <w:ind w:firstLine="420"/>
        <w:rPr>
          <w:rFonts w:hint="eastAsia" w:ascii="Times New Roman" w:hAnsi="Times New Roman" w:eastAsia="宋体" w:cs="Times New Roman"/>
          <w:color w:val="000000"/>
          <w:kern w:val="0"/>
          <w:sz w:val="18"/>
          <w:szCs w:val="18"/>
          <w:lang w:bidi="ar"/>
        </w:rPr>
        <w:sectPr>
          <w:type w:val="continuous"/>
          <w:pgSz w:w="11906" w:h="16838"/>
          <w:pgMar w:top="1440" w:right="1800" w:bottom="1440" w:left="1800" w:header="851" w:footer="992" w:gutter="0"/>
          <w:cols w:space="425" w:num="1"/>
          <w:titlePg/>
          <w:docGrid w:type="lines" w:linePitch="312" w:charSpace="0"/>
        </w:sectPr>
      </w:pPr>
    </w:p>
    <w:p w14:paraId="48C2EC2D">
      <w:pPr>
        <w:spacing w:before="156" w:beforeLines="50" w:after="156" w:afterLines="50"/>
        <w:ind w:firstLine="420"/>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REF _Ref195515482 \h  \* MERGEFORMAT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val="en-US" w:eastAsia="zh-CN" w:bidi="ar"/>
        </w:rPr>
        <w:t>（2）</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 xml:space="preserve">中，σ为小波系数的标准差的估计值，由小波系数的绝对值的中位数除以0.6745得到，N 为小波系数的个数。降噪阈值设定为 threshold/2使用db4 (Daubechies4 )作为小波函数，设置3层小波变换。 </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513"/>
        <w:gridCol w:w="759"/>
      </w:tblGrid>
      <w:tr w14:paraId="406876A2">
        <w:tc>
          <w:tcPr>
            <w:tcW w:w="250" w:type="dxa"/>
            <w:vAlign w:val="center"/>
          </w:tcPr>
          <w:p w14:paraId="6EADCB77">
            <w:pPr>
              <w:spacing w:before="156" w:beforeLines="50" w:after="156" w:afterLines="50"/>
              <w:ind w:firstLine="420"/>
              <w:rPr>
                <w:rFonts w:hint="eastAsia" w:ascii="Times New Roman" w:hAnsi="Times New Roman" w:eastAsia="宋体" w:cs="Times New Roman"/>
                <w:color w:val="000000"/>
                <w:kern w:val="0"/>
                <w:sz w:val="18"/>
                <w:szCs w:val="18"/>
                <w:lang w:bidi="ar"/>
              </w:rPr>
            </w:pPr>
          </w:p>
        </w:tc>
        <w:tc>
          <w:tcPr>
            <w:tcW w:w="7513" w:type="dxa"/>
            <w:vAlign w:val="center"/>
          </w:tcPr>
          <w:p w14:paraId="1C637677">
            <w:pPr>
              <w:spacing w:before="156" w:beforeLines="50" w:after="156" w:afterLines="50"/>
              <w:ind w:firstLine="420"/>
              <w:rPr>
                <w:rFonts w:hint="eastAsia" w:ascii="Times New Roman" w:hAnsi="Times New Roman" w:eastAsia="宋体" w:cs="Times New Roman"/>
                <w:color w:val="000000"/>
                <w:kern w:val="0"/>
                <w:sz w:val="18"/>
                <w:szCs w:val="18"/>
                <w:lang w:bidi="ar"/>
              </w:rPr>
            </w:pPr>
            <m:oMathPara>
              <m:oMath>
                <m:sSub>
                  <m:sSubPr>
                    <m:ctrlPr>
                      <w:rPr>
                        <w:rFonts w:hint="eastAsia" w:ascii="DejaVu Math TeX Gyre" w:hAnsi="DejaVu Math TeX Gyre" w:eastAsia="宋体" w:cs="Times New Roman"/>
                        <w:color w:val="000000"/>
                        <w:kern w:val="0"/>
                        <w:sz w:val="18"/>
                        <w:szCs w:val="18"/>
                        <w:lang w:bidi="ar"/>
                      </w:rPr>
                    </m:ctrlPr>
                  </m:sSubPr>
                  <m:e>
                    <m:r>
                      <m:rPr>
                        <m:sty m:val="p"/>
                      </m:rPr>
                      <w:rPr>
                        <w:rFonts w:hint="eastAsia" w:ascii="DejaVu Math TeX Gyre" w:hAnsi="DejaVu Math TeX Gyre" w:eastAsia="宋体" w:cs="Times New Roman"/>
                        <w:color w:val="000000"/>
                        <w:kern w:val="0"/>
                        <w:sz w:val="18"/>
                        <w:szCs w:val="18"/>
                        <w:lang w:bidi="ar"/>
                      </w:rPr>
                      <m:t>x</m:t>
                    </m:r>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SNV</m:t>
                    </m:r>
                    <m:ctrlPr>
                      <w:rPr>
                        <w:rFonts w:hint="eastAsia" w:ascii="DejaVu Math TeX Gyre" w:hAnsi="DejaVu Math TeX Gyre" w:eastAsia="宋体" w:cs="Times New Roman"/>
                        <w:color w:val="000000"/>
                        <w:kern w:val="0"/>
                        <w:sz w:val="18"/>
                        <w:szCs w:val="18"/>
                        <w:lang w:bidi="ar"/>
                      </w:rPr>
                    </m:ctrlPr>
                  </m:sub>
                </m:sSub>
                <m:r>
                  <m:rPr>
                    <m:sty m:val="p"/>
                  </m:rPr>
                  <w:rPr>
                    <w:rFonts w:hint="eastAsia" w:ascii="DejaVu Math TeX Gyre" w:hAnsi="DejaVu Math TeX Gyre" w:eastAsia="宋体" w:cs="Times New Roman"/>
                    <w:color w:val="000000"/>
                    <w:kern w:val="0"/>
                    <w:sz w:val="18"/>
                    <w:szCs w:val="18"/>
                    <w:lang w:bidi="ar"/>
                  </w:rPr>
                  <m:t>=</m:t>
                </m:r>
                <m:f>
                  <m:fPr>
                    <m:ctrlPr>
                      <w:rPr>
                        <w:rFonts w:hint="eastAsia" w:ascii="DejaVu Math TeX Gyre" w:hAnsi="DejaVu Math TeX Gyre" w:eastAsia="宋体" w:cs="Times New Roman"/>
                        <w:color w:val="000000"/>
                        <w:kern w:val="0"/>
                        <w:sz w:val="18"/>
                        <w:szCs w:val="18"/>
                        <w:lang w:bidi="ar"/>
                      </w:rPr>
                    </m:ctrlPr>
                  </m:fPr>
                  <m:num>
                    <m:sSub>
                      <m:sSubPr>
                        <m:ctrlPr>
                          <w:rPr>
                            <w:rFonts w:hint="eastAsia" w:ascii="DejaVu Math TeX Gyre" w:hAnsi="DejaVu Math TeX Gyre" w:eastAsia="宋体" w:cs="Times New Roman"/>
                            <w:color w:val="000000"/>
                            <w:kern w:val="0"/>
                            <w:sz w:val="18"/>
                            <w:szCs w:val="18"/>
                            <w:lang w:bidi="ar"/>
                          </w:rPr>
                        </m:ctrlPr>
                      </m:sSubPr>
                      <m:e>
                        <m:r>
                          <m:rPr>
                            <m:sty m:val="p"/>
                          </m:rPr>
                          <w:rPr>
                            <w:rFonts w:hint="eastAsia" w:ascii="DejaVu Math TeX Gyre" w:hAnsi="DejaVu Math TeX Gyre" w:eastAsia="宋体" w:cs="Times New Roman"/>
                            <w:color w:val="000000"/>
                            <w:kern w:val="0"/>
                            <w:sz w:val="18"/>
                            <w:szCs w:val="18"/>
                            <w:lang w:bidi="ar"/>
                          </w:rPr>
                          <m:t>x</m:t>
                        </m:r>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i</m:t>
                        </m:r>
                        <m:ctrlPr>
                          <w:rPr>
                            <w:rFonts w:hint="eastAsia" w:ascii="DejaVu Math TeX Gyre" w:hAnsi="DejaVu Math TeX Gyre" w:eastAsia="宋体" w:cs="Times New Roman"/>
                            <w:color w:val="000000"/>
                            <w:kern w:val="0"/>
                            <w:sz w:val="18"/>
                            <w:szCs w:val="18"/>
                            <w:lang w:bidi="ar"/>
                          </w:rPr>
                        </m:ctrlPr>
                      </m:sub>
                    </m:sSub>
                    <m:r>
                      <m:rPr>
                        <m:sty m:val="p"/>
                      </m:rPr>
                      <w:rPr>
                        <w:rFonts w:hint="eastAsia" w:ascii="DejaVu Math TeX Gyre" w:hAnsi="DejaVu Math TeX Gyre" w:eastAsia="宋体" w:cs="Times New Roman"/>
                        <w:color w:val="000000"/>
                        <w:kern w:val="0"/>
                        <w:sz w:val="18"/>
                        <w:szCs w:val="18"/>
                        <w:lang w:bidi="ar"/>
                      </w:rPr>
                      <m:t>−μ</m:t>
                    </m:r>
                    <m:ctrlPr>
                      <w:rPr>
                        <w:rFonts w:hint="eastAsia" w:ascii="DejaVu Math TeX Gyre" w:hAnsi="DejaVu Math TeX Gyre" w:eastAsia="宋体" w:cs="Times New Roman"/>
                        <w:color w:val="000000"/>
                        <w:kern w:val="0"/>
                        <w:sz w:val="18"/>
                        <w:szCs w:val="18"/>
                        <w:lang w:bidi="ar"/>
                      </w:rPr>
                    </m:ctrlPr>
                  </m:num>
                  <m:den>
                    <m:r>
                      <m:rPr>
                        <m:sty m:val="p"/>
                      </m:rPr>
                      <w:rPr>
                        <w:rFonts w:hint="eastAsia" w:ascii="DejaVu Math TeX Gyre" w:hAnsi="DejaVu Math TeX Gyre" w:eastAsia="宋体" w:cs="Times New Roman"/>
                        <w:color w:val="000000"/>
                        <w:kern w:val="0"/>
                        <w:sz w:val="18"/>
                        <w:szCs w:val="18"/>
                        <w:lang w:bidi="ar"/>
                      </w:rPr>
                      <m:t>σ</m:t>
                    </m:r>
                    <m:ctrlPr>
                      <w:rPr>
                        <w:rFonts w:hint="eastAsia" w:ascii="DejaVu Math TeX Gyre" w:hAnsi="DejaVu Math TeX Gyre" w:eastAsia="宋体" w:cs="Times New Roman"/>
                        <w:color w:val="000000"/>
                        <w:kern w:val="0"/>
                        <w:sz w:val="18"/>
                        <w:szCs w:val="18"/>
                        <w:lang w:bidi="ar"/>
                      </w:rPr>
                    </m:ctrlPr>
                  </m:den>
                </m:f>
              </m:oMath>
            </m:oMathPara>
          </w:p>
        </w:tc>
        <w:tc>
          <w:tcPr>
            <w:tcW w:w="759" w:type="dxa"/>
            <w:vAlign w:val="center"/>
          </w:tcPr>
          <w:p w14:paraId="2EC46BCD">
            <w:pPr>
              <w:spacing w:before="156" w:beforeLines="50" w:after="156" w:afterLines="50"/>
              <w:rPr>
                <w:rFonts w:hint="eastAsia" w:ascii="Times New Roman" w:hAnsi="Times New Roman" w:eastAsia="宋体" w:cs="Times New Roman"/>
                <w:color w:val="000000"/>
                <w:kern w:val="0"/>
                <w:sz w:val="18"/>
                <w:szCs w:val="18"/>
                <w:lang w:bidi="ar"/>
              </w:rPr>
            </w:pPr>
            <w:bookmarkStart w:id="12" w:name="_Ref195515526"/>
            <w:r>
              <w:rPr>
                <w:rFonts w:hint="eastAsia"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SEQ （ \* ARABIC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color w:val="000000"/>
                <w:kern w:val="0"/>
                <w:sz w:val="18"/>
                <w:szCs w:val="18"/>
                <w:lang w:val="en-US" w:eastAsia="zh-CN" w:bidi="ar"/>
              </w:rPr>
              <w:t>3</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w:t>
            </w:r>
            <w:bookmarkEnd w:id="12"/>
          </w:p>
        </w:tc>
      </w:tr>
    </w:tbl>
    <w:p w14:paraId="2BD0298D">
      <w:pPr>
        <w:spacing w:before="156" w:beforeLines="50" w:after="156" w:afterLines="50"/>
        <w:ind w:firstLine="420"/>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REF _Ref195515526 \h  \* MERGEFORMAT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val="en-US" w:eastAsia="zh-CN" w:bidi="ar"/>
        </w:rPr>
        <w:t>（3）</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中xi​为单样本光谱数据，μ、σ分别为该光谱的均值与标准差。</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513"/>
        <w:gridCol w:w="759"/>
      </w:tblGrid>
      <w:tr w14:paraId="388FF8E7">
        <w:tc>
          <w:tcPr>
            <w:tcW w:w="250" w:type="dxa"/>
            <w:vAlign w:val="center"/>
          </w:tcPr>
          <w:p w14:paraId="07C8F464">
            <w:pPr>
              <w:spacing w:before="156" w:beforeLines="50" w:after="156" w:afterLines="50"/>
              <w:ind w:firstLine="420"/>
              <w:rPr>
                <w:rFonts w:hint="eastAsia" w:ascii="Times New Roman" w:hAnsi="Times New Roman" w:eastAsia="宋体" w:cs="Times New Roman"/>
                <w:color w:val="000000"/>
                <w:kern w:val="0"/>
                <w:sz w:val="18"/>
                <w:szCs w:val="18"/>
                <w:lang w:bidi="ar"/>
              </w:rPr>
            </w:pPr>
          </w:p>
        </w:tc>
        <w:tc>
          <w:tcPr>
            <w:tcW w:w="7513" w:type="dxa"/>
            <w:vAlign w:val="center"/>
          </w:tcPr>
          <w:p w14:paraId="43545B26">
            <w:pPr>
              <w:spacing w:before="156" w:beforeLines="50" w:after="156" w:afterLines="50"/>
              <w:ind w:firstLine="420"/>
              <w:rPr>
                <w:rFonts w:hint="eastAsia" w:ascii="Times New Roman" w:hAnsi="Times New Roman" w:eastAsia="宋体" w:cs="Times New Roman"/>
                <w:color w:val="000000"/>
                <w:kern w:val="0"/>
                <w:sz w:val="18"/>
                <w:szCs w:val="18"/>
                <w:lang w:bidi="ar"/>
              </w:rPr>
            </w:pPr>
            <m:oMathPara>
              <m:oMath>
                <m:sSubSup>
                  <m:sSubSupPr>
                    <m:ctrlPr>
                      <w:rPr>
                        <w:rFonts w:hint="eastAsia" w:ascii="DejaVu Math TeX Gyre" w:hAnsi="DejaVu Math TeX Gyre" w:eastAsia="宋体" w:cs="Times New Roman"/>
                        <w:color w:val="000000"/>
                        <w:kern w:val="0"/>
                        <w:sz w:val="18"/>
                        <w:szCs w:val="18"/>
                        <w:lang w:bidi="ar"/>
                      </w:rPr>
                    </m:ctrlPr>
                  </m:sSubSupPr>
                  <m:e>
                    <m:r>
                      <m:rPr>
                        <m:sty m:val="p"/>
                      </m:rPr>
                      <w:rPr>
                        <w:rFonts w:hint="eastAsia" w:ascii="DejaVu Math TeX Gyre" w:hAnsi="DejaVu Math TeX Gyre" w:eastAsia="宋体" w:cs="Times New Roman"/>
                        <w:color w:val="000000"/>
                        <w:kern w:val="0"/>
                        <w:sz w:val="18"/>
                        <w:szCs w:val="18"/>
                        <w:lang w:bidi="ar"/>
                      </w:rPr>
                      <m:t>Y</m:t>
                    </m:r>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j</m:t>
                    </m:r>
                    <m:ctrlPr>
                      <w:rPr>
                        <w:rFonts w:hint="eastAsia" w:ascii="DejaVu Math TeX Gyre" w:hAnsi="DejaVu Math TeX Gyre" w:eastAsia="宋体" w:cs="Times New Roman"/>
                        <w:color w:val="000000"/>
                        <w:kern w:val="0"/>
                        <w:sz w:val="18"/>
                        <w:szCs w:val="18"/>
                        <w:lang w:bidi="ar"/>
                      </w:rPr>
                    </m:ctrlPr>
                  </m:sub>
                  <m:sup>
                    <m:r>
                      <m:rPr>
                        <m:sty m:val="p"/>
                      </m:rPr>
                      <w:rPr>
                        <w:rFonts w:hint="eastAsia" w:ascii="DejaVu Math TeX Gyre" w:hAnsi="DejaVu Math TeX Gyre" w:eastAsia="宋体" w:cs="Times New Roman"/>
                        <w:color w:val="000000"/>
                        <w:kern w:val="0"/>
                        <w:sz w:val="18"/>
                        <w:szCs w:val="18"/>
                        <w:lang w:bidi="ar"/>
                      </w:rPr>
                      <m:t>⋆</m:t>
                    </m:r>
                    <m:ctrlPr>
                      <w:rPr>
                        <w:rFonts w:hint="eastAsia" w:ascii="DejaVu Math TeX Gyre" w:hAnsi="DejaVu Math TeX Gyre" w:eastAsia="宋体" w:cs="Times New Roman"/>
                        <w:color w:val="000000"/>
                        <w:kern w:val="0"/>
                        <w:sz w:val="18"/>
                        <w:szCs w:val="18"/>
                        <w:lang w:bidi="ar"/>
                      </w:rPr>
                    </m:ctrlPr>
                  </m:sup>
                </m:sSubSup>
                <m:r>
                  <m:rPr>
                    <m:sty m:val="p"/>
                  </m:rPr>
                  <w:rPr>
                    <w:rFonts w:hint="eastAsia" w:ascii="DejaVu Math TeX Gyre" w:hAnsi="DejaVu Math TeX Gyre" w:eastAsia="宋体" w:cs="Times New Roman"/>
                    <w:color w:val="000000"/>
                    <w:kern w:val="0"/>
                    <w:sz w:val="18"/>
                    <w:szCs w:val="18"/>
                    <w:lang w:bidi="ar"/>
                  </w:rPr>
                  <m:t>=</m:t>
                </m:r>
                <m:f>
                  <m:fPr>
                    <m:ctrlPr>
                      <w:rPr>
                        <w:rFonts w:hint="eastAsia" w:ascii="DejaVu Math TeX Gyre" w:hAnsi="DejaVu Math TeX Gyre" w:eastAsia="宋体" w:cs="Times New Roman"/>
                        <w:color w:val="000000"/>
                        <w:kern w:val="0"/>
                        <w:sz w:val="18"/>
                        <w:szCs w:val="18"/>
                        <w:lang w:bidi="ar"/>
                      </w:rPr>
                    </m:ctrlPr>
                  </m:fPr>
                  <m:num>
                    <m:nary>
                      <m:naryPr>
                        <m:chr m:val="∑"/>
                        <m:grow m:val="1"/>
                        <m:limLoc m:val="undOvr"/>
                        <m:ctrlPr>
                          <w:rPr>
                            <w:rFonts w:hint="eastAsia" w:ascii="DejaVu Math TeX Gyre" w:hAnsi="DejaVu Math TeX Gyre" w:eastAsia="宋体" w:cs="Times New Roman"/>
                            <w:color w:val="000000"/>
                            <w:kern w:val="0"/>
                            <w:sz w:val="18"/>
                            <w:szCs w:val="18"/>
                            <w:lang w:bidi="ar"/>
                          </w:rPr>
                        </m:ctrlPr>
                      </m:naryPr>
                      <m:sub>
                        <m:r>
                          <m:rPr>
                            <m:sty m:val="p"/>
                          </m:rPr>
                          <w:rPr>
                            <w:rFonts w:hint="eastAsia" w:ascii="DejaVu Math TeX Gyre" w:hAnsi="DejaVu Math TeX Gyre" w:eastAsia="宋体" w:cs="Times New Roman"/>
                            <w:color w:val="000000"/>
                            <w:kern w:val="0"/>
                            <w:sz w:val="18"/>
                            <w:szCs w:val="18"/>
                            <w:lang w:bidi="ar"/>
                          </w:rPr>
                          <m:t>i=−m</m:t>
                        </m:r>
                        <m:ctrlPr>
                          <w:rPr>
                            <w:rFonts w:hint="eastAsia" w:ascii="DejaVu Math TeX Gyre" w:hAnsi="DejaVu Math TeX Gyre" w:eastAsia="宋体" w:cs="Times New Roman"/>
                            <w:color w:val="000000"/>
                            <w:kern w:val="0"/>
                            <w:sz w:val="18"/>
                            <w:szCs w:val="18"/>
                            <w:lang w:bidi="ar"/>
                          </w:rPr>
                        </m:ctrlPr>
                      </m:sub>
                      <m:sup>
                        <m:r>
                          <m:rPr>
                            <m:sty m:val="p"/>
                          </m:rPr>
                          <w:rPr>
                            <w:rFonts w:hint="eastAsia" w:ascii="DejaVu Math TeX Gyre" w:hAnsi="DejaVu Math TeX Gyre" w:eastAsia="宋体" w:cs="Times New Roman"/>
                            <w:color w:val="000000"/>
                            <w:kern w:val="0"/>
                            <w:sz w:val="18"/>
                            <w:szCs w:val="18"/>
                            <w:lang w:bidi="ar"/>
                          </w:rPr>
                          <m:t>m</m:t>
                        </m:r>
                        <m:ctrlPr>
                          <w:rPr>
                            <w:rFonts w:hint="eastAsia" w:ascii="DejaVu Math TeX Gyre" w:hAnsi="DejaVu Math TeX Gyre" w:eastAsia="宋体" w:cs="Times New Roman"/>
                            <w:color w:val="000000"/>
                            <w:kern w:val="0"/>
                            <w:sz w:val="18"/>
                            <w:szCs w:val="18"/>
                            <w:lang w:bidi="ar"/>
                          </w:rPr>
                        </m:ctrlPr>
                      </m:sup>
                      <m:e>
                        <m:r>
                          <m:rPr>
                            <m:sty m:val="p"/>
                          </m:rPr>
                          <w:rPr>
                            <w:rFonts w:hint="eastAsia" w:ascii="DejaVu Math TeX Gyre" w:hAnsi="DejaVu Math TeX Gyre" w:eastAsia="宋体" w:cs="Times New Roman"/>
                            <w:color w:val="000000"/>
                            <w:kern w:val="0"/>
                            <w:sz w:val="18"/>
                            <w:szCs w:val="18"/>
                            <w:lang w:bidi="ar"/>
                          </w:rPr>
                          <m:t> </m:t>
                        </m:r>
                        <m:ctrlPr>
                          <w:rPr>
                            <w:rFonts w:hint="eastAsia" w:ascii="DejaVu Math TeX Gyre" w:hAnsi="DejaVu Math TeX Gyre" w:eastAsia="宋体" w:cs="Times New Roman"/>
                            <w:color w:val="000000"/>
                            <w:kern w:val="0"/>
                            <w:sz w:val="18"/>
                            <w:szCs w:val="18"/>
                            <w:lang w:bidi="ar"/>
                          </w:rPr>
                        </m:ctrlPr>
                      </m:e>
                    </m:nary>
                    <m:sSub>
                      <m:sSubPr>
                        <m:ctrlPr>
                          <w:rPr>
                            <w:rFonts w:hint="eastAsia" w:ascii="DejaVu Math TeX Gyre" w:hAnsi="DejaVu Math TeX Gyre" w:eastAsia="宋体" w:cs="Times New Roman"/>
                            <w:color w:val="000000"/>
                            <w:kern w:val="0"/>
                            <w:sz w:val="18"/>
                            <w:szCs w:val="18"/>
                            <w:lang w:bidi="ar"/>
                          </w:rPr>
                        </m:ctrlPr>
                      </m:sSubPr>
                      <m:e>
                        <m:r>
                          <m:rPr>
                            <m:sty m:val="p"/>
                          </m:rPr>
                          <w:rPr>
                            <w:rFonts w:hint="eastAsia" w:ascii="DejaVu Math TeX Gyre" w:hAnsi="DejaVu Math TeX Gyre" w:eastAsia="宋体" w:cs="Times New Roman"/>
                            <w:color w:val="000000"/>
                            <w:kern w:val="0"/>
                            <w:sz w:val="18"/>
                            <w:szCs w:val="18"/>
                            <w:lang w:bidi="ar"/>
                          </w:rPr>
                          <m:t>C</m:t>
                        </m:r>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i</m:t>
                        </m:r>
                        <m:ctrlPr>
                          <w:rPr>
                            <w:rFonts w:hint="eastAsia" w:ascii="DejaVu Math TeX Gyre" w:hAnsi="DejaVu Math TeX Gyre" w:eastAsia="宋体" w:cs="Times New Roman"/>
                            <w:color w:val="000000"/>
                            <w:kern w:val="0"/>
                            <w:sz w:val="18"/>
                            <w:szCs w:val="18"/>
                            <w:lang w:bidi="ar"/>
                          </w:rPr>
                        </m:ctrlPr>
                      </m:sub>
                    </m:sSub>
                    <m:sSub>
                      <m:sSubPr>
                        <m:ctrlPr>
                          <w:rPr>
                            <w:rFonts w:hint="eastAsia" w:ascii="DejaVu Math TeX Gyre" w:hAnsi="DejaVu Math TeX Gyre" w:eastAsia="宋体" w:cs="Times New Roman"/>
                            <w:color w:val="000000"/>
                            <w:kern w:val="0"/>
                            <w:sz w:val="18"/>
                            <w:szCs w:val="18"/>
                            <w:lang w:bidi="ar"/>
                          </w:rPr>
                        </m:ctrlPr>
                      </m:sSubPr>
                      <m:e>
                        <m:r>
                          <m:rPr>
                            <m:sty m:val="p"/>
                          </m:rPr>
                          <w:rPr>
                            <w:rFonts w:hint="eastAsia" w:ascii="DejaVu Math TeX Gyre" w:hAnsi="DejaVu Math TeX Gyre" w:eastAsia="宋体" w:cs="Times New Roman"/>
                            <w:color w:val="000000"/>
                            <w:kern w:val="0"/>
                            <w:sz w:val="18"/>
                            <w:szCs w:val="18"/>
                            <w:lang w:bidi="ar"/>
                          </w:rPr>
                          <m:t>Y</m:t>
                        </m:r>
                        <m:ctrlPr>
                          <w:rPr>
                            <w:rFonts w:hint="eastAsia" w:ascii="DejaVu Math TeX Gyre" w:hAnsi="DejaVu Math TeX Gyre" w:eastAsia="宋体" w:cs="Times New Roman"/>
                            <w:color w:val="000000"/>
                            <w:kern w:val="0"/>
                            <w:sz w:val="18"/>
                            <w:szCs w:val="18"/>
                            <w:lang w:bidi="ar"/>
                          </w:rPr>
                        </m:ctrlPr>
                      </m:e>
                      <m:sub>
                        <m:r>
                          <m:rPr>
                            <m:sty m:val="p"/>
                          </m:rPr>
                          <w:rPr>
                            <w:rFonts w:hint="eastAsia" w:ascii="DejaVu Math TeX Gyre" w:hAnsi="DejaVu Math TeX Gyre" w:eastAsia="宋体" w:cs="Times New Roman"/>
                            <w:color w:val="000000"/>
                            <w:kern w:val="0"/>
                            <w:sz w:val="18"/>
                            <w:szCs w:val="18"/>
                            <w:lang w:bidi="ar"/>
                          </w:rPr>
                          <m:t>j</m:t>
                        </m:r>
                        <m:ctrlPr>
                          <w:rPr>
                            <w:rFonts w:hint="eastAsia" w:ascii="DejaVu Math TeX Gyre" w:hAnsi="DejaVu Math TeX Gyre" w:eastAsia="宋体" w:cs="Times New Roman"/>
                            <w:color w:val="000000"/>
                            <w:kern w:val="0"/>
                            <w:sz w:val="18"/>
                            <w:szCs w:val="18"/>
                            <w:lang w:bidi="ar"/>
                          </w:rPr>
                        </m:ctrlPr>
                      </m:sub>
                    </m:sSub>
                    <m:ctrlPr>
                      <w:rPr>
                        <w:rFonts w:hint="eastAsia" w:ascii="DejaVu Math TeX Gyre" w:hAnsi="DejaVu Math TeX Gyre" w:eastAsia="宋体" w:cs="Times New Roman"/>
                        <w:color w:val="000000"/>
                        <w:kern w:val="0"/>
                        <w:sz w:val="18"/>
                        <w:szCs w:val="18"/>
                        <w:lang w:bidi="ar"/>
                      </w:rPr>
                    </m:ctrlPr>
                  </m:num>
                  <m:den>
                    <m:r>
                      <m:rPr>
                        <m:sty m:val="p"/>
                      </m:rPr>
                      <w:rPr>
                        <w:rFonts w:hint="eastAsia" w:ascii="DejaVu Math TeX Gyre" w:hAnsi="DejaVu Math TeX Gyre" w:eastAsia="宋体" w:cs="Times New Roman"/>
                        <w:color w:val="000000"/>
                        <w:kern w:val="0"/>
                        <w:sz w:val="18"/>
                        <w:szCs w:val="18"/>
                        <w:lang w:bidi="ar"/>
                      </w:rPr>
                      <m:t>N</m:t>
                    </m:r>
                    <m:ctrlPr>
                      <w:rPr>
                        <w:rFonts w:hint="eastAsia" w:ascii="DejaVu Math TeX Gyre" w:hAnsi="DejaVu Math TeX Gyre" w:eastAsia="宋体" w:cs="Times New Roman"/>
                        <w:color w:val="000000"/>
                        <w:kern w:val="0"/>
                        <w:sz w:val="18"/>
                        <w:szCs w:val="18"/>
                        <w:lang w:bidi="ar"/>
                      </w:rPr>
                    </m:ctrlPr>
                  </m:den>
                </m:f>
              </m:oMath>
            </m:oMathPara>
          </w:p>
        </w:tc>
        <w:tc>
          <w:tcPr>
            <w:tcW w:w="759" w:type="dxa"/>
            <w:vAlign w:val="center"/>
          </w:tcPr>
          <w:p w14:paraId="16398AD6">
            <w:pPr>
              <w:spacing w:before="156" w:beforeLines="50" w:after="156" w:afterLines="50"/>
              <w:rPr>
                <w:rFonts w:hint="eastAsia" w:ascii="Times New Roman" w:hAnsi="Times New Roman" w:eastAsia="宋体" w:cs="Times New Roman"/>
                <w:color w:val="000000"/>
                <w:kern w:val="0"/>
                <w:sz w:val="18"/>
                <w:szCs w:val="18"/>
                <w:lang w:bidi="ar"/>
              </w:rPr>
            </w:pPr>
            <w:bookmarkStart w:id="13" w:name="_Ref195515638"/>
            <w:r>
              <w:rPr>
                <w:rFonts w:hint="eastAsia"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SEQ （ \* ARABIC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4</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3"/>
          </w:p>
        </w:tc>
      </w:tr>
    </w:tbl>
    <w:p w14:paraId="236127CC">
      <w:pPr>
        <w:spacing w:before="156" w:beforeLines="50" w:after="156" w:afterLines="50"/>
        <w:ind w:firstLine="420"/>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REF _Ref195515638 \h  \* MERGEFORMAT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（4）</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中，Y 是原始光谱的数据，Y* 是平滑后的数据，C 是拟合多项式的系数，N 表示滤波窗口的宽度。滤波窗口宽度设为 23，拟合多项式阶数设为 3。</w:t>
      </w:r>
    </w:p>
    <w:p w14:paraId="580CF86E">
      <w:pPr>
        <w:spacing w:before="156" w:beforeLines="50" w:after="156" w:afterLines="50"/>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 xml:space="preserve">2.2.5 </w:t>
      </w:r>
      <w:r>
        <w:rPr>
          <w:rFonts w:hint="eastAsia" w:ascii="Times New Roman" w:hAnsi="Times New Roman" w:eastAsia="宋体" w:cs="Times New Roman"/>
          <w:color w:val="000000"/>
          <w:kern w:val="0"/>
          <w:sz w:val="18"/>
          <w:szCs w:val="18"/>
          <w:lang w:val="en-US" w:eastAsia="zh-CN" w:bidi="ar"/>
        </w:rPr>
        <w:t>数学变换方法</w:t>
      </w:r>
    </w:p>
    <w:p w14:paraId="077CC064">
      <w:pPr>
        <w:spacing w:before="156" w:beforeLines="50" w:after="156" w:afterLines="50"/>
        <w:ind w:firstLine="42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val="en-US" w:eastAsia="zh-CN" w:bidi="ar"/>
        </w:rPr>
        <w:t>数学变换</w:t>
      </w:r>
      <w:r>
        <w:rPr>
          <w:rFonts w:hint="eastAsia" w:ascii="Times New Roman" w:hAnsi="Times New Roman" w:eastAsia="宋体" w:cs="Times New Roman"/>
          <w:color w:val="000000"/>
          <w:kern w:val="0"/>
          <w:sz w:val="18"/>
          <w:szCs w:val="18"/>
          <w:lang w:val="en-US" w:eastAsia="zh-CN" w:bidi="ar"/>
        </w:rPr>
        <w:t>用于</w:t>
      </w:r>
      <w:r>
        <w:rPr>
          <w:rFonts w:ascii="Times New Roman" w:hAnsi="Times New Roman" w:eastAsia="宋体" w:cs="Times New Roman"/>
          <w:color w:val="000000"/>
          <w:kern w:val="0"/>
          <w:sz w:val="18"/>
          <w:szCs w:val="18"/>
          <w:lang w:val="en-US" w:eastAsia="zh-CN" w:bidi="ar"/>
        </w:rPr>
        <w:t>增强光谱特征。NONE 为原始光谱，作为对比基准；FD 通过计算相邻波长变化率削弱基线漂移；SNV 基于均值和标准差标准化光谱，消除乘性干扰；SD 强化特征峰但可能放大噪声，需配合降噪；Detrend 则通过去除光谱数据中的线性趋势，校正基线偏移，使得光谱数据更聚焦于目标特征，避免因基线波动对后续分析造成干扰</w:t>
      </w:r>
      <w:r>
        <w:rPr>
          <w:rFonts w:hint="eastAsia" w:ascii="Times New Roman" w:hAnsi="Times New Roman" w:eastAsia="宋体" w:cs="Times New Roman"/>
          <w:color w:val="000000"/>
          <w:kern w:val="0"/>
          <w:sz w:val="18"/>
          <w:szCs w:val="18"/>
          <w:lang w:val="en-US" w:eastAsia="zh-CN" w:bidi="ar"/>
        </w:rPr>
        <w:t>。</w:t>
      </w:r>
    </w:p>
    <w:bookmarkEnd w:id="10"/>
    <w:p w14:paraId="78C3FEEA">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2.3 动态深度可分离卷积神经网络模型</w:t>
      </w:r>
    </w:p>
    <w:p w14:paraId="354C6742">
      <w:pPr>
        <w:spacing w:before="156" w:beforeLines="50" w:after="156" w:afterLines="5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2.3.1 深度可分离卷积神经网络</w:t>
      </w:r>
    </w:p>
    <w:p w14:paraId="068C981B">
      <w:pPr>
        <w:keepNext w:val="0"/>
        <w:keepLines w:val="0"/>
        <w:widowControl/>
        <w:suppressLineNumbers w:val="0"/>
        <w:ind w:firstLine="420" w:firstLineChars="0"/>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深度可分离卷积是传统卷积的轻量化改进版本，将标准卷积分解为两个独立的操作，大幅减少计算量和参数量，同时保持模型性能。其核心思想是将通道维度和空间维度的运算解耦</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val="en-US" w:eastAsia="zh-CN" w:bidi="ar"/>
        </w:rPr>
        <w:t>分为以下两步：深度卷积，逐点卷积</w:t>
      </w:r>
      <w:r>
        <w:rPr>
          <w:rFonts w:hint="eastAsia" w:ascii="Times New Roman" w:hAnsi="Times New Roman" w:eastAsia="宋体" w:cs="Times New Roman"/>
          <w:color w:val="000000"/>
          <w:kern w:val="0"/>
          <w:sz w:val="18"/>
          <w:szCs w:val="18"/>
          <w:lang w:bidi="ar"/>
        </w:rPr>
        <w:t>。</w:t>
      </w:r>
    </w:p>
    <w:p w14:paraId="4E17EA84">
      <w:pPr>
        <w:spacing w:before="156" w:beforeLines="50" w:after="156" w:afterLines="5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2.</w:t>
      </w:r>
      <w:r>
        <w:rPr>
          <w:rFonts w:hint="eastAsia" w:ascii="Times New Roman" w:hAnsi="Times New Roman" w:eastAsia="宋体" w:cs="Times New Roman"/>
          <w:color w:val="000000"/>
          <w:kern w:val="0"/>
          <w:sz w:val="18"/>
          <w:szCs w:val="18"/>
          <w:lang w:bidi="ar"/>
        </w:rPr>
        <w:t>3</w:t>
      </w:r>
      <w:r>
        <w:rPr>
          <w:rFonts w:ascii="Times New Roman" w:hAnsi="Times New Roman" w:eastAsia="宋体" w:cs="Times New Roman"/>
          <w:color w:val="000000"/>
          <w:kern w:val="0"/>
          <w:sz w:val="18"/>
          <w:szCs w:val="18"/>
          <w:lang w:bidi="ar"/>
        </w:rPr>
        <w:t xml:space="preserve">.2 </w:t>
      </w:r>
      <w:r>
        <w:rPr>
          <w:rFonts w:hint="eastAsia" w:ascii="Times New Roman" w:hAnsi="Times New Roman" w:eastAsia="宋体" w:cs="Times New Roman"/>
          <w:color w:val="000000"/>
          <w:kern w:val="0"/>
          <w:sz w:val="18"/>
          <w:szCs w:val="18"/>
          <w:lang w:bidi="ar"/>
        </w:rPr>
        <w:t>动态卷积模块</w:t>
      </w:r>
    </w:p>
    <w:p w14:paraId="75876735">
      <w:pPr>
        <w:spacing w:before="0" w:beforeLines="-2147483648" w:after="0" w:afterLines="-2147483648"/>
        <w:rPr>
          <w:rFonts w:ascii="Times New Roman" w:hAnsi="Times New Roman" w:eastAsia="宋体" w:cs="Times New Roman"/>
          <w:color w:val="000000"/>
          <w:kern w:val="0"/>
          <w:sz w:val="18"/>
          <w:szCs w:val="18"/>
          <w:lang w:bidi="ar"/>
        </w:rPr>
        <w:pPrChange w:id="132" w:author="程越" w:date="2025-05-15T16:44:07Z">
          <w:pPr>
            <w:spacing w:before="156" w:beforeLines="50" w:after="156" w:afterLines="50"/>
          </w:pPr>
        </w:pPrChange>
      </w:pPr>
      <w:r>
        <w:rPr>
          <w:rFonts w:ascii="Times New Roman" w:hAnsi="Times New Roman" w:eastAsia="宋体" w:cs="Times New Roman"/>
          <w:color w:val="000000"/>
          <w:kern w:val="0"/>
          <w:sz w:val="18"/>
          <w:szCs w:val="18"/>
          <w:lang w:bidi="ar"/>
        </w:rPr>
        <w:tab/>
      </w:r>
      <w:r>
        <w:rPr>
          <w:rFonts w:hint="eastAsia" w:ascii="Times New Roman" w:hAnsi="Times New Roman" w:eastAsia="宋体" w:cs="Times New Roman"/>
          <w:color w:val="000000"/>
          <w:kern w:val="0"/>
          <w:sz w:val="18"/>
          <w:szCs w:val="18"/>
          <w:lang w:bidi="ar"/>
        </w:rPr>
        <w:t>传统</w:t>
      </w:r>
      <w:r>
        <w:rPr>
          <w:rFonts w:hint="eastAsia" w:ascii="Times New Roman" w:hAnsi="Times New Roman" w:eastAsia="宋体" w:cs="Times New Roman"/>
          <w:color w:val="000000"/>
          <w:kern w:val="0"/>
          <w:sz w:val="18"/>
          <w:szCs w:val="18"/>
          <w:lang w:val="en-US" w:eastAsia="zh-CN" w:bidi="ar"/>
        </w:rPr>
        <w:t>卷积神经网络</w:t>
      </w:r>
      <w:r>
        <w:rPr>
          <w:rFonts w:hint="eastAsia" w:ascii="Times New Roman" w:hAnsi="Times New Roman" w:eastAsia="宋体" w:cs="Times New Roman"/>
          <w:color w:val="000000"/>
          <w:kern w:val="0"/>
          <w:sz w:val="18"/>
          <w:szCs w:val="18"/>
          <w:lang w:bidi="ar"/>
        </w:rPr>
        <w:t>在处理光谱数据时存在一定局限性，主要表现为无法充分学习光谱中与 SOC 含量强相关的光谱特征，</w:t>
      </w:r>
      <w:r>
        <w:rPr>
          <w:rFonts w:hint="eastAsia" w:ascii="Times New Roman" w:hAnsi="Times New Roman" w:eastAsia="宋体" w:cs="Times New Roman"/>
          <w:color w:val="000000"/>
          <w:kern w:val="0"/>
          <w:sz w:val="18"/>
          <w:szCs w:val="18"/>
          <w:lang w:val="en-US" w:eastAsia="zh-CN" w:bidi="ar"/>
        </w:rPr>
        <w:t>为降低噪声增强特征</w:t>
      </w:r>
      <w:r>
        <w:rPr>
          <w:rFonts w:ascii="Times New Roman" w:hAnsi="Times New Roman" w:eastAsia="宋体" w:cs="Times New Roman"/>
          <w:color w:val="000000"/>
          <w:kern w:val="0"/>
          <w:sz w:val="18"/>
          <w:szCs w:val="18"/>
          <w:lang w:bidi="ar"/>
        </w:rPr>
        <w:t>，已经提出了各种优化技术</w:t>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_Ref195690197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[18]</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vertAlign w:val="superscript"/>
          <w:lang w:bidi="ar"/>
        </w:rPr>
        <w:t>-</w:t>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_Ref195690187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[25]</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lang w:bidi="ar"/>
        </w:rPr>
        <w:t>。在这些技术中，快速傅里叶变换（FFT）</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_Ref195690307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[21]</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lang w:bidi="ar"/>
        </w:rPr>
        <w:t> 、Winograd（Winograd）</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_Ref195690317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[22]</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lang w:bidi="ar"/>
        </w:rPr>
        <w:t>和通用矩阵乘法（GEMM）</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_Ref195690252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[23]</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vertAlign w:val="superscript"/>
          <w:lang w:bidi="ar"/>
        </w:rPr>
        <w:t>-</w:t>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_Ref195690187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[25]</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lang w:bidi="ar"/>
        </w:rPr>
        <w:t>被广泛采用。然而，与标准 2D 卷积相比，FFT 和 Winograd 对深度卷积的优化效果有限。这是因为 FFT 和 Winograd 旨在优化算术计算</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_Ref195690317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[22]</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vertAlign w:val="superscript"/>
          <w:lang w:bidi="ar"/>
        </w:rPr>
        <w:t>，</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_Ref195690216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[26]</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val="en-US" w:eastAsia="zh-CN" w:bidi="ar"/>
        </w:rPr>
        <w:t>对深度卷积中内存访问延迟主导执行时间及 FFT、Winograd 对点卷积适配性差的问题，引入动态卷积模块计算波段重要性权重以动态调整特征、减少空间维度并增强全局性，进而构建动态深度可分离卷积</w:t>
      </w:r>
      <w:r>
        <w:rPr>
          <w:rFonts w:hint="eastAsia" w:ascii="Times New Roman" w:hAnsi="Times New Roman" w:eastAsia="宋体" w:cs="Times New Roman"/>
          <w:color w:val="000000"/>
          <w:kern w:val="0"/>
          <w:sz w:val="18"/>
          <w:szCs w:val="18"/>
          <w:lang w:bidi="ar"/>
        </w:rPr>
        <w:t>，其拓扑结构如</w:t>
      </w:r>
      <w:r>
        <w:rPr>
          <w:rFonts w:hint="eastAsia" w:ascii="Times New Roman" w:hAnsi="Times New Roman" w:eastAsia="宋体" w:cs="Times New Roman"/>
          <w:color w:val="000000"/>
          <w:kern w:val="0"/>
          <w:sz w:val="18"/>
          <w:szCs w:val="18"/>
          <w:lang w:eastAsia="zh-CN" w:bidi="ar"/>
        </w:rPr>
        <w:fldChar w:fldCharType="begin"/>
      </w:r>
      <w:r>
        <w:rPr>
          <w:rFonts w:hint="eastAsia" w:ascii="Times New Roman" w:hAnsi="Times New Roman" w:eastAsia="宋体" w:cs="Times New Roman"/>
          <w:color w:val="000000"/>
          <w:kern w:val="0"/>
          <w:sz w:val="18"/>
          <w:szCs w:val="18"/>
          <w:lang w:eastAsia="zh-CN" w:bidi="ar"/>
        </w:rPr>
        <w:instrText xml:space="preserve"> REF _Ref9268913 \h </w:instrText>
      </w:r>
      <w:r>
        <w:rPr>
          <w:rFonts w:hint="eastAsia" w:ascii="Times New Roman" w:hAnsi="Times New Roman" w:eastAsia="宋体" w:cs="Times New Roman"/>
          <w:color w:val="000000"/>
          <w:kern w:val="0"/>
          <w:sz w:val="18"/>
          <w:szCs w:val="18"/>
          <w:lang w:eastAsia="zh-CN" w:bidi="ar"/>
        </w:rPr>
        <w:fldChar w:fldCharType="separate"/>
      </w:r>
      <w:ins w:id="133" w:author="程越" w:date="2025-05-15T16:44:05Z">
        <w:r>
          <w:rPr>
            <w:rFonts w:hint="eastAsia" w:ascii="Times New Roman" w:hAnsi="Times New Roman" w:eastAsia="宋体" w:cs="Times New Roman"/>
            <w:b/>
            <w:bCs/>
            <w:color w:val="000000"/>
            <w:kern w:val="0"/>
            <w:sz w:val="18"/>
            <w:szCs w:val="18"/>
            <w:lang w:val="en-US" w:bidi="ar"/>
          </w:rPr>
          <w:t>图 2</w:t>
        </w:r>
      </w:ins>
      <w:del w:id="134" w:author="程越" w:date="2025-05-15T16:44:05Z">
        <w:r>
          <w:rPr>
            <w:rFonts w:hint="eastAsia" w:ascii="Times New Roman" w:hAnsi="Times New Roman" w:eastAsia="宋体" w:cs="Times New Roman"/>
            <w:b/>
            <w:bCs/>
            <w:color w:val="000000"/>
            <w:kern w:val="0"/>
            <w:sz w:val="18"/>
            <w:szCs w:val="18"/>
            <w:lang w:val="en-US" w:bidi="ar"/>
          </w:rPr>
          <w:delText>图 3</w:delText>
        </w:r>
      </w:del>
      <w:r>
        <w:rPr>
          <w:rFonts w:hint="eastAsia" w:ascii="Times New Roman" w:hAnsi="Times New Roman" w:eastAsia="宋体" w:cs="Times New Roman"/>
          <w:color w:val="000000"/>
          <w:kern w:val="0"/>
          <w:sz w:val="18"/>
          <w:szCs w:val="18"/>
          <w:lang w:eastAsia="zh-CN" w:bidi="ar"/>
        </w:rPr>
        <w:fldChar w:fldCharType="end"/>
      </w:r>
      <w:r>
        <w:rPr>
          <w:rFonts w:hint="eastAsia" w:ascii="Times New Roman" w:hAnsi="Times New Roman" w:eastAsia="宋体" w:cs="Times New Roman"/>
          <w:color w:val="000000"/>
          <w:kern w:val="0"/>
          <w:sz w:val="18"/>
          <w:szCs w:val="18"/>
          <w:lang w:bidi="ar"/>
        </w:rPr>
        <w:t>所示。</w:t>
      </w:r>
    </w:p>
    <w:p w14:paraId="34C0BE38">
      <w:pPr>
        <w:rPr>
          <w:lang w:bidi="ar"/>
        </w:rPr>
      </w:pPr>
      <w:r>
        <w:rPr>
          <w:lang w:bidi="ar"/>
        </w:rPr>
        <w:drawing>
          <wp:inline distT="0" distB="0" distL="0" distR="0">
            <wp:extent cx="5274310" cy="1932940"/>
            <wp:effectExtent l="0" t="0" r="0" b="0"/>
            <wp:docPr id="4474230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3096"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932940"/>
                    </a:xfrm>
                    <a:prstGeom prst="rect">
                      <a:avLst/>
                    </a:prstGeom>
                  </pic:spPr>
                </pic:pic>
              </a:graphicData>
            </a:graphic>
          </wp:inline>
        </w:drawing>
      </w:r>
    </w:p>
    <w:p w14:paraId="04CD186C">
      <w:pPr>
        <w:pStyle w:val="6"/>
        <w:rPr>
          <w:lang w:bidi="ar"/>
        </w:rPr>
      </w:pPr>
    </w:p>
    <w:p w14:paraId="2833DF61">
      <w:pPr>
        <w:autoSpaceDN w:val="0"/>
        <w:jc w:val="center"/>
        <w:rPr>
          <w:rFonts w:hint="eastAsia" w:ascii="Times New Roman" w:hAnsi="Times New Roman" w:eastAsia="宋体" w:cs="Times New Roman"/>
          <w:b/>
          <w:bCs/>
          <w:color w:val="000000"/>
          <w:kern w:val="0"/>
          <w:sz w:val="18"/>
          <w:szCs w:val="18"/>
          <w:lang w:val="en-US" w:eastAsia="zh-CN" w:bidi="ar"/>
        </w:rPr>
      </w:pPr>
      <w:bookmarkStart w:id="14" w:name="_Ref9268913"/>
      <w:r>
        <w:rPr>
          <w:rFonts w:hint="eastAsia" w:ascii="Times New Roman" w:hAnsi="Times New Roman" w:eastAsia="宋体" w:cs="Times New Roman"/>
          <w:b/>
          <w:bCs/>
          <w:color w:val="000000"/>
          <w:kern w:val="0"/>
          <w:sz w:val="18"/>
          <w:szCs w:val="18"/>
          <w:lang w:val="en-US" w:bidi="ar"/>
        </w:rPr>
        <w:t xml:space="preserve">图 </w:t>
      </w:r>
      <w:r>
        <w:rPr>
          <w:rFonts w:hint="eastAsia" w:ascii="Times New Roman" w:hAnsi="Times New Roman" w:eastAsia="宋体" w:cs="Times New Roman"/>
          <w:b/>
          <w:bCs/>
          <w:color w:val="000000"/>
          <w:kern w:val="0"/>
          <w:sz w:val="18"/>
          <w:szCs w:val="18"/>
          <w:lang w:val="en-US" w:bidi="ar"/>
        </w:rPr>
        <w:fldChar w:fldCharType="begin"/>
      </w:r>
      <w:r>
        <w:rPr>
          <w:rFonts w:hint="eastAsia" w:ascii="Times New Roman" w:hAnsi="Times New Roman" w:eastAsia="宋体" w:cs="Times New Roman"/>
          <w:b/>
          <w:bCs/>
          <w:color w:val="000000"/>
          <w:kern w:val="0"/>
          <w:sz w:val="18"/>
          <w:szCs w:val="18"/>
          <w:lang w:val="en-US" w:bidi="ar"/>
        </w:rPr>
        <w:instrText xml:space="preserve"> SEQ 图 \* ARABIC </w:instrText>
      </w:r>
      <w:r>
        <w:rPr>
          <w:rFonts w:hint="eastAsia" w:ascii="Times New Roman" w:hAnsi="Times New Roman" w:eastAsia="宋体" w:cs="Times New Roman"/>
          <w:b/>
          <w:bCs/>
          <w:color w:val="000000"/>
          <w:kern w:val="0"/>
          <w:sz w:val="18"/>
          <w:szCs w:val="18"/>
          <w:lang w:val="en-US" w:bidi="ar"/>
        </w:rPr>
        <w:fldChar w:fldCharType="separate"/>
      </w:r>
      <w:ins w:id="135" w:author="程越" w:date="2025-05-15T16:44:00Z">
        <w:r>
          <w:rPr>
            <w:rFonts w:hint="eastAsia" w:ascii="Times New Roman" w:hAnsi="Times New Roman" w:eastAsia="宋体" w:cs="Times New Roman"/>
            <w:b/>
            <w:bCs/>
            <w:color w:val="000000"/>
            <w:kern w:val="0"/>
            <w:sz w:val="18"/>
            <w:szCs w:val="18"/>
            <w:lang w:val="en-US" w:bidi="ar"/>
          </w:rPr>
          <w:t>2</w:t>
        </w:r>
      </w:ins>
      <w:del w:id="136" w:author="程越" w:date="2025-05-15T16:44:00Z">
        <w:r>
          <w:rPr>
            <w:rFonts w:hint="eastAsia" w:ascii="Times New Roman" w:hAnsi="Times New Roman" w:eastAsia="宋体" w:cs="Times New Roman"/>
            <w:b/>
            <w:bCs/>
            <w:color w:val="000000"/>
            <w:kern w:val="0"/>
            <w:sz w:val="18"/>
            <w:szCs w:val="18"/>
            <w:lang w:val="en-US" w:bidi="ar"/>
          </w:rPr>
          <w:delText>3</w:delText>
        </w:r>
      </w:del>
      <w:r>
        <w:rPr>
          <w:rFonts w:hint="eastAsia" w:ascii="Times New Roman" w:hAnsi="Times New Roman" w:eastAsia="宋体" w:cs="Times New Roman"/>
          <w:b/>
          <w:bCs/>
          <w:color w:val="000000"/>
          <w:kern w:val="0"/>
          <w:sz w:val="18"/>
          <w:szCs w:val="18"/>
          <w:lang w:val="en-US" w:bidi="ar"/>
        </w:rPr>
        <w:fldChar w:fldCharType="end"/>
      </w:r>
      <w:bookmarkEnd w:id="14"/>
      <w:r>
        <w:rPr>
          <w:rFonts w:hint="eastAsia" w:ascii="Times New Roman" w:hAnsi="Times New Roman" w:eastAsia="宋体" w:cs="Times New Roman"/>
          <w:b/>
          <w:bCs/>
          <w:color w:val="000000"/>
          <w:kern w:val="0"/>
          <w:sz w:val="18"/>
          <w:szCs w:val="18"/>
          <w:lang w:val="en-US" w:eastAsia="zh-CN" w:bidi="ar"/>
        </w:rPr>
        <w:t xml:space="preserve"> 动态卷积结构图</w:t>
      </w:r>
    </w:p>
    <w:p w14:paraId="760FE1A1">
      <w:pPr>
        <w:autoSpaceDN w:val="0"/>
        <w:jc w:val="center"/>
        <w:rPr>
          <w:rFonts w:hint="default" w:ascii="Times New Roman" w:hAnsi="Times New Roman" w:eastAsia="宋体" w:cs="Times New Roman"/>
          <w:b/>
          <w:bCs/>
          <w:color w:val="000000"/>
          <w:kern w:val="0"/>
          <w:sz w:val="18"/>
          <w:szCs w:val="18"/>
          <w:lang w:val="en-US" w:bidi="ar"/>
        </w:rPr>
      </w:pPr>
      <w:r>
        <w:rPr>
          <w:rFonts w:hint="eastAsia" w:ascii="Times New Roman" w:hAnsi="Times New Roman" w:eastAsia="宋体" w:cs="Times New Roman"/>
          <w:b/>
          <w:bCs/>
          <w:color w:val="000000"/>
          <w:kern w:val="0"/>
          <w:sz w:val="18"/>
          <w:szCs w:val="18"/>
          <w:lang w:val="en-US" w:bidi="ar"/>
        </w:rPr>
        <w:t xml:space="preserve">Fig. </w:t>
      </w:r>
      <w:r>
        <w:rPr>
          <w:rFonts w:hint="eastAsia" w:ascii="Times New Roman" w:hAnsi="Times New Roman" w:eastAsia="宋体" w:cs="Times New Roman"/>
          <w:b/>
          <w:bCs/>
          <w:color w:val="000000"/>
          <w:kern w:val="0"/>
          <w:sz w:val="18"/>
          <w:szCs w:val="18"/>
          <w:lang w:val="en-US" w:bidi="ar"/>
        </w:rPr>
        <w:fldChar w:fldCharType="begin"/>
      </w:r>
      <w:r>
        <w:rPr>
          <w:rFonts w:hint="eastAsia" w:ascii="Times New Roman" w:hAnsi="Times New Roman" w:eastAsia="宋体" w:cs="Times New Roman"/>
          <w:b/>
          <w:bCs/>
          <w:color w:val="000000"/>
          <w:kern w:val="0"/>
          <w:sz w:val="18"/>
          <w:szCs w:val="18"/>
          <w:lang w:val="en-US" w:bidi="ar"/>
        </w:rPr>
        <w:instrText xml:space="preserve"> SEQ Fig. \* ARABIC </w:instrText>
      </w:r>
      <w:r>
        <w:rPr>
          <w:rFonts w:hint="eastAsia" w:ascii="Times New Roman" w:hAnsi="Times New Roman" w:eastAsia="宋体" w:cs="Times New Roman"/>
          <w:b/>
          <w:bCs/>
          <w:color w:val="000000"/>
          <w:kern w:val="0"/>
          <w:sz w:val="18"/>
          <w:szCs w:val="18"/>
          <w:lang w:val="en-US" w:bidi="ar"/>
        </w:rPr>
        <w:fldChar w:fldCharType="separate"/>
      </w:r>
      <w:ins w:id="137" w:author="程越" w:date="2025-05-15T16:44:00Z">
        <w:r>
          <w:rPr>
            <w:rFonts w:hint="eastAsia" w:ascii="Times New Roman" w:hAnsi="Times New Roman" w:eastAsia="宋体" w:cs="Times New Roman"/>
            <w:b/>
            <w:bCs/>
            <w:color w:val="000000"/>
            <w:kern w:val="0"/>
            <w:sz w:val="18"/>
            <w:szCs w:val="18"/>
            <w:lang w:val="en-US" w:bidi="ar"/>
          </w:rPr>
          <w:t>2</w:t>
        </w:r>
      </w:ins>
      <w:del w:id="138" w:author="程越" w:date="2025-05-15T16:44:00Z">
        <w:r>
          <w:rPr>
            <w:rFonts w:hint="eastAsia" w:ascii="Times New Roman" w:hAnsi="Times New Roman" w:eastAsia="宋体" w:cs="Times New Roman"/>
            <w:b/>
            <w:bCs/>
            <w:color w:val="000000"/>
            <w:kern w:val="0"/>
            <w:sz w:val="18"/>
            <w:szCs w:val="18"/>
            <w:lang w:val="en-US" w:bidi="ar"/>
          </w:rPr>
          <w:delText>3</w:delText>
        </w:r>
      </w:del>
      <w:r>
        <w:rPr>
          <w:rFonts w:hint="eastAsia" w:ascii="Times New Roman" w:hAnsi="Times New Roman" w:eastAsia="宋体" w:cs="Times New Roman"/>
          <w:b/>
          <w:bCs/>
          <w:color w:val="000000"/>
          <w:kern w:val="0"/>
          <w:sz w:val="18"/>
          <w:szCs w:val="18"/>
          <w:lang w:val="en-US" w:bidi="ar"/>
        </w:rPr>
        <w:fldChar w:fldCharType="end"/>
      </w:r>
      <w:r>
        <w:rPr>
          <w:rFonts w:hint="default" w:ascii="Times New Roman" w:hAnsi="Times New Roman" w:eastAsia="宋体" w:cs="Times New Roman"/>
          <w:b/>
          <w:bCs/>
          <w:color w:val="000000"/>
          <w:kern w:val="0"/>
          <w:sz w:val="18"/>
          <w:szCs w:val="18"/>
          <w:lang w:val="en-US" w:bidi="ar"/>
        </w:rPr>
        <w:t>.</w:t>
      </w:r>
      <w:r>
        <w:rPr>
          <w:rFonts w:hint="eastAsia" w:ascii="Times New Roman" w:hAnsi="Times New Roman" w:eastAsia="宋体" w:cs="Times New Roman"/>
          <w:b/>
          <w:bCs/>
          <w:color w:val="000000"/>
          <w:kern w:val="0"/>
          <w:sz w:val="18"/>
          <w:szCs w:val="18"/>
          <w:lang w:val="en-US" w:bidi="ar"/>
        </w:rPr>
        <w:t>Dynamic convolutional structure</w:t>
      </w:r>
    </w:p>
    <w:p w14:paraId="44B990D1">
      <w:pPr>
        <w:autoSpaceDN w:val="0"/>
        <w:jc w:val="center"/>
        <w:rPr>
          <w:rFonts w:hint="eastAsia" w:ascii="Times New Roman" w:hAnsi="Times New Roman" w:eastAsia="宋体" w:cs="Times New Roman"/>
          <w:b/>
          <w:bCs/>
          <w:color w:val="000000"/>
          <w:kern w:val="0"/>
          <w:sz w:val="18"/>
          <w:szCs w:val="18"/>
          <w:lang w:eastAsia="zh-CN" w:bidi="ar"/>
        </w:rPr>
      </w:pPr>
    </w:p>
    <w:p w14:paraId="284A281D">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整体步骤为用</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F</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m:t>
        </m:r>
        <m:sSup>
          <m:sSupPr>
            <m:ctrlPr>
              <w:rPr>
                <w:rFonts w:ascii="Cambria Math" w:hAnsi="Cambria Math" w:eastAsia="宋体" w:cs="Times New Roman"/>
                <w:color w:val="000000"/>
                <w:kern w:val="0"/>
                <w:sz w:val="18"/>
                <w:szCs w:val="18"/>
                <w:lang w:bidi="ar"/>
              </w:rPr>
            </m:ctrlPr>
          </m:sSupPr>
          <m:e>
            <m:r>
              <m:rPr>
                <m:sty m:val="p"/>
                <m:scr m:val="double-struck"/>
              </m:rPr>
              <w:rPr>
                <w:rFonts w:ascii="Cambria Math" w:hAnsi="Cambria Math" w:eastAsia="宋体" w:cs="Times New Roman"/>
                <w:color w:val="000000"/>
                <w:kern w:val="0"/>
                <w:sz w:val="18"/>
                <w:szCs w:val="18"/>
                <w:lang w:bidi="ar"/>
              </w:rPr>
              <m:t>ℝ</m:t>
            </m:r>
            <m:ctrlPr>
              <w:rPr>
                <w:rFonts w:ascii="Cambria Math" w:hAnsi="Cambria Math" w:eastAsia="宋体" w:cs="Times New Roman"/>
                <w:color w:val="000000"/>
                <w:kern w:val="0"/>
                <w:sz w:val="18"/>
                <w:szCs w:val="18"/>
                <w:lang w:bidi="ar"/>
              </w:rPr>
            </m:ctrlPr>
          </m:e>
          <m:sup>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m:sty m:val="p"/>
                  </m:rPr>
                  <w:rPr>
                    <w:rFonts w:ascii="Cambria Math" w:hAnsi="Cambria Math" w:eastAsia="宋体" w:cs="Times New Roman"/>
                    <w:color w:val="000000"/>
                    <w:kern w:val="0"/>
                    <w:sz w:val="18"/>
                    <w:szCs w:val="18"/>
                    <w:lang w:bidi="ar"/>
                  </w:rPr>
                  <m:t>in</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×K×</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Sub>
            <m:ctrlPr>
              <w:rPr>
                <w:rFonts w:ascii="Cambria Math" w:hAnsi="Cambria Math" w:eastAsia="宋体" w:cs="Times New Roman"/>
                <w:color w:val="000000"/>
                <w:kern w:val="0"/>
                <w:sz w:val="18"/>
                <w:szCs w:val="18"/>
                <w:lang w:bidi="ar"/>
              </w:rPr>
            </m:ctrlPr>
          </m:sup>
        </m:sSup>
      </m:oMath>
      <w:r>
        <w:rPr>
          <w:rFonts w:hint="eastAsia" w:ascii="Times New Roman" w:hAnsi="Times New Roman" w:eastAsia="宋体" w:cs="Times New Roman"/>
          <w:color w:val="000000"/>
          <w:kern w:val="0"/>
          <w:sz w:val="18"/>
          <w:szCs w:val="18"/>
          <w:lang w:bidi="ar"/>
        </w:rPr>
        <w:t>表示第</w:t>
      </w:r>
      <m:oMath>
        <m:r>
          <m:rPr/>
          <w:rPr>
            <w:rFonts w:ascii="Cambria Math" w:hAnsi="Cambria Math" w:eastAsia="宋体" w:cs="Times New Roman"/>
            <w:color w:val="000000"/>
            <w:kern w:val="0"/>
            <w:sz w:val="18"/>
            <w:szCs w:val="18"/>
            <w:lang w:bidi="ar"/>
          </w:rPr>
          <m:t>p</m:t>
        </m:r>
      </m:oMath>
      <w:r>
        <w:rPr>
          <w:rFonts w:hint="eastAsia" w:ascii="Times New Roman" w:hAnsi="Times New Roman" w:eastAsia="宋体" w:cs="Times New Roman"/>
          <w:color w:val="000000"/>
          <w:kern w:val="0"/>
          <w:sz w:val="18"/>
          <w:szCs w:val="18"/>
          <w:lang w:bidi="ar"/>
        </w:rPr>
        <w:t xml:space="preserve">个深度可分离动态卷积滤波器集。 </w:t>
      </w:r>
      <m:oMath>
        <m:r>
          <m:rPr/>
          <w:rPr>
            <w:rFonts w:ascii="Cambria Math" w:hAnsi="Cambria Math" w:eastAsia="宋体" w:cs="Times New Roman"/>
            <w:color w:val="000000"/>
            <w:kern w:val="0"/>
            <w:sz w:val="18"/>
            <w:szCs w:val="18"/>
            <w:lang w:bidi="ar"/>
          </w:rPr>
          <m:t>p∈{1,2,…,T}</m:t>
        </m:r>
      </m:oMath>
      <w:r>
        <w:rPr>
          <w:rFonts w:hint="eastAsia" w:ascii="Times New Roman" w:hAnsi="Times New Roman" w:eastAsia="宋体" w:cs="Times New Roman"/>
          <w:color w:val="000000"/>
          <w:kern w:val="0"/>
          <w:sz w:val="18"/>
          <w:szCs w:val="18"/>
          <w:lang w:bidi="ar"/>
        </w:rPr>
        <w:t>是具有</w:t>
      </w:r>
      <m:oMath>
        <m:sSub>
          <m:sSubPr>
            <m:ctrlPr>
              <w:rPr>
                <w:rFonts w:ascii="Cambria Math" w:hAnsi="Cambria Math" w:eastAsia="宋体" w:cs="Times New Roman"/>
                <w:i/>
                <w:color w:val="000000"/>
                <w:kern w:val="0"/>
                <w:sz w:val="18"/>
                <w:szCs w:val="18"/>
                <w:lang w:bidi="ar"/>
              </w:rPr>
            </m:ctrlPr>
          </m:sSubPr>
          <m:e>
            <m:r>
              <m:rPr/>
              <w:rPr>
                <w:rFonts w:ascii="Cambria Math" w:hAnsi="Cambria Math" w:eastAsia="宋体" w:cs="Times New Roman"/>
                <w:color w:val="000000"/>
                <w:kern w:val="0"/>
                <w:sz w:val="18"/>
                <w:szCs w:val="18"/>
                <w:lang w:bidi="ar"/>
              </w:rPr>
              <m:t xml:space="preserve"> D</m:t>
            </m:r>
            <m:ctrlPr>
              <w:rPr>
                <w:rFonts w:ascii="Cambria Math" w:hAnsi="Cambria Math" w:eastAsia="宋体" w:cs="Times New Roman"/>
                <w:i/>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i/>
                <w:color w:val="000000"/>
                <w:kern w:val="0"/>
                <w:sz w:val="18"/>
                <w:szCs w:val="18"/>
                <w:lang w:bidi="ar"/>
              </w:rPr>
            </m:ctrlPr>
          </m:sub>
        </m:sSub>
      </m:oMath>
      <w:r>
        <w:rPr>
          <w:rFonts w:hint="eastAsia" w:ascii="Times New Roman" w:hAnsi="Times New Roman" w:eastAsia="宋体" w:cs="Times New Roman"/>
          <w:color w:val="000000"/>
          <w:kern w:val="0"/>
          <w:sz w:val="18"/>
          <w:szCs w:val="18"/>
          <w:lang w:bidi="ar"/>
        </w:rPr>
        <w:t>个扩张率的尺度金字塔中的扩张率。</w:t>
      </w:r>
      <m:oMath>
        <m:sSub>
          <m:sSubPr>
            <m:ctrlPr>
              <w:rPr>
                <w:rFonts w:ascii="Cambria Math" w:hAnsi="Cambria Math" w:eastAsia="宋体" w:cs="Times New Roman"/>
                <w:i/>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i/>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i/>
                <w:color w:val="000000"/>
                <w:kern w:val="0"/>
                <w:sz w:val="18"/>
                <w:szCs w:val="18"/>
                <w:lang w:bidi="ar"/>
              </w:rPr>
            </m:ctrlPr>
          </m:sub>
        </m:sSub>
      </m:oMath>
      <w:r>
        <w:rPr>
          <w:rFonts w:hint="eastAsia" w:ascii="Times New Roman" w:hAnsi="Times New Roman" w:eastAsia="宋体" w:cs="Times New Roman"/>
          <w:color w:val="000000"/>
          <w:kern w:val="0"/>
          <w:sz w:val="18"/>
          <w:szCs w:val="18"/>
          <w:lang w:bidi="ar"/>
        </w:rPr>
        <w:t xml:space="preserve"> 和 </w:t>
      </w:r>
      <m:oMath>
        <m:sSub>
          <m:sSubPr>
            <m:ctrlPr>
              <w:rPr>
                <w:rFonts w:ascii="Cambria Math" w:hAnsi="Cambria Math" w:eastAsia="宋体" w:cs="Times New Roman"/>
                <w:i/>
                <w:color w:val="000000"/>
                <w:kern w:val="0"/>
                <w:sz w:val="18"/>
                <w:szCs w:val="18"/>
                <w:lang w:bidi="ar"/>
              </w:rPr>
            </m:ctrlPr>
          </m:sSubPr>
          <m:e>
            <m:r>
              <m:rPr/>
              <w:rPr>
                <w:rFonts w:hint="eastAsia" w:ascii="Cambria Math" w:hAnsi="Cambria Math" w:eastAsia="宋体" w:cs="Times New Roman"/>
                <w:color w:val="000000"/>
                <w:kern w:val="0"/>
                <w:sz w:val="18"/>
                <w:szCs w:val="18"/>
                <w:lang w:bidi="ar"/>
              </w:rPr>
              <m:t>D</m:t>
            </m:r>
            <m:ctrlPr>
              <w:rPr>
                <w:rFonts w:ascii="Cambria Math" w:hAnsi="Cambria Math" w:eastAsia="宋体" w:cs="Times New Roman"/>
                <w:i/>
                <w:color w:val="000000"/>
                <w:kern w:val="0"/>
                <w:sz w:val="18"/>
                <w:szCs w:val="18"/>
                <w:lang w:bidi="ar"/>
              </w:rPr>
            </m:ctrlPr>
          </m:e>
          <m:sub>
            <m:r>
              <m:rPr/>
              <w:rPr>
                <w:rFonts w:ascii="Cambria Math" w:hAnsi="Cambria Math" w:eastAsia="宋体" w:cs="Times New Roman"/>
                <w:color w:val="000000"/>
                <w:kern w:val="0"/>
                <w:sz w:val="18"/>
                <w:szCs w:val="18"/>
                <w:lang w:bidi="ar"/>
              </w:rPr>
              <m:t>2</m:t>
            </m:r>
            <m:ctrlPr>
              <w:rPr>
                <w:rFonts w:ascii="Cambria Math" w:hAnsi="Cambria Math" w:eastAsia="宋体" w:cs="Times New Roman"/>
                <w:i/>
                <w:color w:val="000000"/>
                <w:kern w:val="0"/>
                <w:sz w:val="18"/>
                <w:szCs w:val="18"/>
                <w:lang w:bidi="ar"/>
              </w:rPr>
            </m:ctrlPr>
          </m:sub>
        </m:sSub>
      </m:oMath>
      <w:r>
        <w:rPr>
          <w:rFonts w:hint="eastAsia" w:ascii="Times New Roman" w:hAnsi="Times New Roman" w:eastAsia="宋体" w:cs="Times New Roman"/>
          <w:color w:val="000000"/>
          <w:kern w:val="0"/>
          <w:sz w:val="18"/>
          <w:szCs w:val="18"/>
          <w:lang w:bidi="ar"/>
        </w:rPr>
        <w:t xml:space="preserve"> 是索引不同滤波器的维度，</w:t>
      </w:r>
      <m:oMath>
        <m:r>
          <m:rPr/>
          <w:rPr>
            <w:rFonts w:hint="eastAsia" w:ascii="Cambria Math" w:hAnsi="Cambria Math" w:eastAsia="宋体" w:cs="Times New Roman"/>
            <w:color w:val="000000"/>
            <w:kern w:val="0"/>
            <w:sz w:val="18"/>
            <w:szCs w:val="18"/>
            <w:lang w:bidi="ar"/>
          </w:rPr>
          <m:t>K</m:t>
        </m:r>
        <m:r>
          <m:rPr/>
          <w:rPr>
            <w:rFonts w:ascii="Cambria Math" w:hAnsi="Cambria Math" w:eastAsia="宋体" w:cs="Times New Roman"/>
            <w:color w:val="000000"/>
            <w:kern w:val="0"/>
            <w:sz w:val="18"/>
            <w:szCs w:val="18"/>
            <w:lang w:bidi="ar"/>
          </w:rPr>
          <m:t>×</m:t>
        </m:r>
        <m:r>
          <m:rPr/>
          <w:rPr>
            <w:rFonts w:hint="eastAsia" w:ascii="Cambria Math" w:hAnsi="Cambria Math" w:eastAsia="宋体" w:cs="Times New Roman"/>
            <w:color w:val="000000"/>
            <w:kern w:val="0"/>
            <w:sz w:val="18"/>
            <w:szCs w:val="18"/>
            <w:lang w:bidi="ar"/>
          </w:rPr>
          <m:t>K</m:t>
        </m:r>
      </m:oMath>
      <w:r>
        <w:rPr>
          <w:rFonts w:hint="eastAsia" w:ascii="Times New Roman" w:hAnsi="Times New Roman" w:eastAsia="宋体" w:cs="Times New Roman"/>
          <w:color w:val="000000"/>
          <w:kern w:val="0"/>
          <w:sz w:val="18"/>
          <w:szCs w:val="18"/>
          <w:lang w:bidi="ar"/>
        </w:rPr>
        <w:t>是内核大小。当</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=H</m:t>
        </m:r>
      </m:oMath>
      <w:r>
        <w:rPr>
          <w:rFonts w:hint="eastAsia" w:ascii="Times New Roman" w:hAnsi="Times New Roman" w:eastAsia="宋体" w:cs="Times New Roman"/>
          <w:color w:val="000000"/>
          <w:kern w:val="0"/>
          <w:sz w:val="18"/>
          <w:szCs w:val="18"/>
          <w:lang w:bidi="ar"/>
        </w:rPr>
        <w:t xml:space="preserve">和 </w:t>
      </w:r>
      <m:oMath>
        <m:r>
          <m:rPr>
            <m:nor/>
            <m:sty m:val="p"/>
          </m:rPr>
          <w:rPr>
            <w:rFonts w:ascii="Times New Roman" w:hAnsi="Times New Roman" w:eastAsia="宋体" w:cs="Times New Roman"/>
            <w:b w:val="0"/>
            <w:i w:val="0"/>
            <w:color w:val="000000"/>
            <w:kern w:val="0"/>
            <w:sz w:val="18"/>
            <w:szCs w:val="18"/>
            <w:lang w:bidi="ar"/>
          </w:rPr>
          <m:t xml:space="preserve">和 </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=W</m:t>
        </m:r>
        <m:r>
          <m:rPr>
            <m:nor/>
            <m:sty m:val="p"/>
          </m:rPr>
          <w:rPr>
            <w:rFonts w:ascii="Times New Roman" w:hAnsi="Times New Roman" w:eastAsia="宋体" w:cs="Times New Roman"/>
            <w:b w:val="0"/>
            <w:i w:val="0"/>
            <w:color w:val="000000"/>
            <w:kern w:val="0"/>
            <w:sz w:val="18"/>
            <w:szCs w:val="18"/>
            <w:lang w:bidi="ar"/>
          </w:rPr>
          <m:t xml:space="preserve"> </m:t>
        </m:r>
      </m:oMath>
      <w:r>
        <w:rPr>
          <w:rFonts w:hint="eastAsia" w:ascii="Times New Roman" w:hAnsi="Times New Roman" w:eastAsia="宋体" w:cs="Times New Roman"/>
          <w:color w:val="000000"/>
          <w:kern w:val="0"/>
          <w:sz w:val="18"/>
          <w:szCs w:val="18"/>
          <w:lang w:bidi="ar"/>
        </w:rPr>
        <w:t xml:space="preserve"> 时，滤波器将是空间变化的，这正是此处的情况。当设置 </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=1</m:t>
        </m:r>
        <m:r>
          <m:rPr>
            <m:nor/>
            <m:sty m:val="p"/>
          </m:rPr>
          <w:rPr>
            <w:rFonts w:ascii="Times New Roman" w:hAnsi="Times New Roman" w:eastAsia="宋体" w:cs="Times New Roman"/>
            <w:b w:val="0"/>
            <w:i w:val="0"/>
            <w:color w:val="000000"/>
            <w:kern w:val="0"/>
            <w:sz w:val="18"/>
            <w:szCs w:val="18"/>
            <w:lang w:bidi="ar"/>
          </w:rPr>
          <m:t xml:space="preserve"> </m:t>
        </m:r>
      </m:oMath>
      <w:r>
        <w:rPr>
          <w:rFonts w:hint="eastAsia" w:ascii="Times New Roman" w:hAnsi="Times New Roman" w:eastAsia="宋体" w:cs="Times New Roman"/>
          <w:color w:val="000000"/>
          <w:kern w:val="0"/>
          <w:sz w:val="18"/>
          <w:szCs w:val="18"/>
          <w:lang w:bidi="ar"/>
        </w:rPr>
        <w:t>和</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 xml:space="preserve"> 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=1</m:t>
        </m:r>
      </m:oMath>
      <w:r>
        <w:rPr>
          <w:rFonts w:hint="eastAsia" w:ascii="Times New Roman" w:hAnsi="Times New Roman" w:eastAsia="宋体" w:cs="Times New Roman"/>
          <w:color w:val="000000"/>
          <w:kern w:val="0"/>
          <w:sz w:val="18"/>
          <w:szCs w:val="18"/>
          <w:lang w:bidi="ar"/>
        </w:rPr>
        <w:t xml:space="preserve"> 时，操作退化为常规深度可分离卷积滤波器。动态深度可分离卷积的公式如式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_Ref195516010 \h</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（5）</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所示</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513"/>
        <w:gridCol w:w="759"/>
      </w:tblGrid>
      <w:tr w14:paraId="6E8D5529">
        <w:tc>
          <w:tcPr>
            <w:tcW w:w="250" w:type="dxa"/>
            <w:vAlign w:val="center"/>
          </w:tcPr>
          <w:p w14:paraId="5766DCFC">
            <w:pPr>
              <w:spacing w:before="156" w:beforeLines="50" w:after="156" w:afterLines="50"/>
              <w:jc w:val="right"/>
              <w:rPr>
                <w:rFonts w:ascii="Times New Roman" w:hAnsi="Times New Roman" w:eastAsia="宋体" w:cs="Times New Roman"/>
                <w:color w:val="000000"/>
                <w:kern w:val="0"/>
                <w:sz w:val="18"/>
                <w:szCs w:val="18"/>
                <w:lang w:bidi="ar"/>
              </w:rPr>
            </w:pPr>
          </w:p>
        </w:tc>
        <w:tc>
          <w:tcPr>
            <w:tcW w:w="7513" w:type="dxa"/>
            <w:vAlign w:val="center"/>
          </w:tcPr>
          <w:p w14:paraId="20389C32">
            <w:pPr>
              <w:spacing w:before="156" w:beforeLines="50" w:after="156" w:afterLines="50"/>
              <w:jc w:val="right"/>
              <w:rPr>
                <w:rFonts w:ascii="Times New Roman" w:hAnsi="Times New Roman" w:eastAsia="宋体" w:cs="Times New Roman"/>
                <w:color w:val="000000"/>
                <w:kern w:val="0"/>
                <w:sz w:val="18"/>
                <w:szCs w:val="18"/>
                <w:lang w:bidi="ar"/>
              </w:rPr>
            </w:pPr>
            <m:oMathPara>
              <m:oMath>
                <m:eqArr>
                  <m:eqArrPr>
                    <m:ctrlPr>
                      <w:rPr>
                        <w:rFonts w:ascii="Cambria Math" w:hAnsi="Cambria Math" w:eastAsia="宋体" w:cs="Times New Roman"/>
                        <w:color w:val="000000"/>
                        <w:kern w:val="0"/>
                        <w:sz w:val="18"/>
                        <w:szCs w:val="18"/>
                        <w:lang w:bidi="ar"/>
                      </w:rPr>
                    </m:ctrlPr>
                  </m:eqArrPr>
                  <m:e>
                    <m:r>
                      <m:rPr>
                        <m:sty m:val="p"/>
                      </m:rPr>
                      <w:rPr>
                        <w:rFonts w:ascii="Cambria Math" w:hAnsi="Cambria Math" w:eastAsia="宋体" w:cs="Times New Roman"/>
                        <w:color w:val="000000"/>
                        <w:kern w:val="0"/>
                        <w:sz w:val="18"/>
                        <w:szCs w:val="18"/>
                        <w:lang w:bidi="ar"/>
                      </w:rPr>
                      <m:t>&amp;</m:t>
                    </m:r>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sub>
                    </m:sSub>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c</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j</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l</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m</m:t>
                        </m:r>
                        <m:r>
                          <m:rPr>
                            <m:sty m:val="p"/>
                          </m:rPr>
                          <w:rPr>
                            <w:rFonts w:ascii="Cambria Math" w:hAnsi="Cambria Math" w:eastAsia="宋体" w:cs="Times New Roman"/>
                            <w:color w:val="000000"/>
                            <w:kern w:val="0"/>
                            <w:sz w:val="18"/>
                            <w:szCs w:val="18"/>
                            <w:lang w:bidi="ar"/>
                          </w:rPr>
                          <m:t>=−</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K</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e>
                        </m:d>
                        <m:r>
                          <m:rPr>
                            <m:lit/>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up>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K</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e>
                        </m:d>
                        <m:r>
                          <m:rPr>
                            <m:lit/>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r>
                      <m:rPr>
                        <m:sty m:val="b"/>
                      </m:rPr>
                      <w:rPr>
                        <w:rFonts w:ascii="Cambria Math" w:hAnsi="Cambria Math" w:eastAsia="宋体" w:cs="Times New Roman"/>
                        <w:color w:val="000000"/>
                        <w:kern w:val="0"/>
                        <w:sz w:val="18"/>
                        <w:szCs w:val="18"/>
                        <w:lang w:bidi="ar"/>
                      </w:rPr>
                      <m:t>X</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c</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R</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l</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j</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e>
                    <m:r>
                      <m:rPr>
                        <m:sty m:val="p"/>
                      </m:rPr>
                      <w:rPr>
                        <w:rFonts w:ascii="Cambria Math" w:hAnsi="Cambria Math" w:eastAsia="宋体" w:cs="Times New Roman"/>
                        <w:color w:val="000000"/>
                        <w:kern w:val="0"/>
                        <w:sz w:val="18"/>
                        <w:szCs w:val="18"/>
                        <w:lang w:bidi="ar"/>
                      </w:rPr>
                      <m:t>&amp;</m:t>
                    </m:r>
                    <m:r>
                      <m:rPr/>
                      <w:rPr>
                        <w:rFonts w:ascii="Cambria Math" w:hAnsi="Cambria Math" w:eastAsia="宋体" w:cs="Times New Roman"/>
                        <w:color w:val="000000"/>
                        <w:kern w:val="0"/>
                        <w:sz w:val="18"/>
                        <w:szCs w:val="18"/>
                        <w:lang w:bidi="ar"/>
                      </w:rPr>
                      <m:t>R</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m</m:t>
                    </m:r>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F</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sub>
                    </m:sSub>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c</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l</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m</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j</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eqArr>
              </m:oMath>
            </m:oMathPara>
          </w:p>
        </w:tc>
        <w:tc>
          <w:tcPr>
            <w:tcW w:w="759" w:type="dxa"/>
            <w:vAlign w:val="center"/>
          </w:tcPr>
          <w:p w14:paraId="36CCEC2D">
            <w:pPr>
              <w:pStyle w:val="6"/>
              <w:jc w:val="right"/>
              <w:rPr>
                <w:rFonts w:ascii="Times New Roman" w:hAnsi="Times New Roman" w:eastAsia="宋体" w:cs="Times New Roman"/>
                <w:color w:val="000000"/>
                <w:kern w:val="0"/>
                <w:sz w:val="18"/>
                <w:szCs w:val="18"/>
                <w:lang w:bidi="ar"/>
              </w:rPr>
            </w:pPr>
            <w:bookmarkStart w:id="15" w:name="_Ref195516010"/>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5</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5"/>
          </w:p>
        </w:tc>
      </w:tr>
    </w:tbl>
    <w:p w14:paraId="3F85992D">
      <w:pPr>
        <w:spacing w:before="156" w:beforeLines="50" w:after="156" w:afterLines="50"/>
        <w:rPr>
          <w:rFonts w:ascii="Times New Roman" w:hAnsi="Times New Roman" w:eastAsia="宋体" w:cs="Times New Roman"/>
          <w:color w:val="000000"/>
          <w:kern w:val="0"/>
          <w:sz w:val="18"/>
          <w:szCs w:val="18"/>
          <w:lang w:bidi="ar"/>
        </w:rPr>
      </w:pPr>
    </w:p>
    <w:p w14:paraId="29BB3C21">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_Ref195516010 \h</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（5）</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 xml:space="preserve">中 </w:t>
      </w:r>
      <m:oMath>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m:t>
        </m:r>
        <m:sSup>
          <m:sSupPr>
            <m:ctrlPr>
              <w:rPr>
                <w:rFonts w:ascii="Cambria Math" w:hAnsi="Cambria Math" w:eastAsia="宋体" w:cs="Times New Roman"/>
                <w:color w:val="000000"/>
                <w:kern w:val="0"/>
                <w:sz w:val="18"/>
                <w:szCs w:val="18"/>
                <w:lang w:bidi="ar"/>
              </w:rPr>
            </m:ctrlPr>
          </m:sSupPr>
          <m:e>
            <m:r>
              <m:rPr>
                <m:sty m:val="p"/>
                <m:scr m:val="double-struck"/>
              </m:rPr>
              <w:rPr>
                <w:rFonts w:ascii="Cambria Math" w:hAnsi="Cambria Math" w:eastAsia="宋体" w:cs="Times New Roman"/>
                <w:color w:val="000000"/>
                <w:kern w:val="0"/>
                <w:sz w:val="18"/>
                <w:szCs w:val="18"/>
                <w:lang w:bidi="ar"/>
              </w:rPr>
              <m:t>ℝ</m:t>
            </m:r>
            <m:ctrlPr>
              <w:rPr>
                <w:rFonts w:ascii="Cambria Math" w:hAnsi="Cambria Math" w:eastAsia="宋体" w:cs="Times New Roman"/>
                <w:color w:val="000000"/>
                <w:kern w:val="0"/>
                <w:sz w:val="18"/>
                <w:szCs w:val="18"/>
                <w:lang w:bidi="ar"/>
              </w:rPr>
            </m:ctrlPr>
          </m:e>
          <m:sup>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in</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×H×W</m:t>
            </m:r>
            <m:ctrlPr>
              <w:rPr>
                <w:rFonts w:ascii="Cambria Math" w:hAnsi="Cambria Math" w:eastAsia="宋体" w:cs="Times New Roman"/>
                <w:color w:val="000000"/>
                <w:kern w:val="0"/>
                <w:sz w:val="18"/>
                <w:szCs w:val="18"/>
                <w:lang w:bidi="ar"/>
              </w:rPr>
            </m:ctrlPr>
          </m:sup>
        </m:sSup>
      </m:oMath>
      <w:r>
        <w:rPr>
          <w:rFonts w:hint="eastAsia" w:ascii="Times New Roman" w:hAnsi="Times New Roman" w:eastAsia="宋体" w:cs="Times New Roman"/>
          <w:color w:val="000000"/>
          <w:kern w:val="0"/>
          <w:sz w:val="18"/>
          <w:szCs w:val="18"/>
          <w:lang w:bidi="ar"/>
        </w:rPr>
        <w:t xml:space="preserve">是尺度金字塔中的第 </w:t>
      </w:r>
      <m:oMath>
        <m:r>
          <m:rPr/>
          <w:rPr>
            <w:rFonts w:hint="eastAsia" w:ascii="Cambria Math" w:hAnsi="Cambria Math" w:eastAsia="宋体" w:cs="Times New Roman"/>
            <w:color w:val="000000"/>
            <w:kern w:val="0"/>
            <w:sz w:val="18"/>
            <w:szCs w:val="18"/>
            <w:lang w:bidi="ar"/>
          </w:rPr>
          <m:t>p</m:t>
        </m:r>
      </m:oMath>
      <w:r>
        <w:rPr>
          <w:rFonts w:hint="eastAsia" w:ascii="Times New Roman" w:hAnsi="Times New Roman" w:eastAsia="宋体" w:cs="Times New Roman"/>
          <w:color w:val="000000"/>
          <w:kern w:val="0"/>
          <w:sz w:val="18"/>
          <w:szCs w:val="18"/>
          <w:lang w:bidi="ar"/>
        </w:rPr>
        <w:t xml:space="preserve"> 个输出特征图。 </w:t>
      </w:r>
      <m:oMath>
        <m:r>
          <m:rPr/>
          <w:rPr>
            <w:rFonts w:ascii="Cambria Math" w:hAnsi="Cambria Math" w:eastAsia="宋体" w:cs="Times New Roman"/>
            <w:color w:val="000000"/>
            <w:kern w:val="0"/>
            <w:sz w:val="18"/>
            <w:szCs w:val="18"/>
            <w:lang w:bidi="ar"/>
          </w:rPr>
          <m:t>c∈{1,2,…,</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in</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m:t>
        </m:r>
      </m:oMath>
      <w:r>
        <w:rPr>
          <w:rFonts w:hint="eastAsia" w:ascii="Times New Roman" w:hAnsi="Times New Roman" w:eastAsia="宋体" w:cs="Times New Roman"/>
          <w:color w:val="000000"/>
          <w:kern w:val="0"/>
          <w:sz w:val="18"/>
          <w:szCs w:val="18"/>
          <w:lang w:bidi="ar"/>
        </w:rPr>
        <w:t xml:space="preserve"> 是通道索引， </w:t>
      </w:r>
      <m:oMath>
        <m:r>
          <m:rPr/>
          <w:rPr>
            <w:rFonts w:ascii="Cambria Math" w:hAnsi="Cambria Math" w:eastAsia="宋体" w:cs="Times New Roman"/>
            <w:color w:val="000000"/>
            <w:kern w:val="0"/>
            <w:sz w:val="18"/>
            <w:szCs w:val="18"/>
            <w:lang w:bidi="ar"/>
          </w:rPr>
          <m:t>i∈{1,2,…,H}</m:t>
        </m:r>
      </m:oMath>
      <w:r>
        <w:rPr>
          <w:rFonts w:hint="eastAsia" w:ascii="Times New Roman" w:hAnsi="Times New Roman" w:eastAsia="宋体" w:cs="Times New Roman"/>
          <w:color w:val="000000"/>
          <w:kern w:val="0"/>
          <w:sz w:val="18"/>
          <w:szCs w:val="18"/>
          <w:lang w:bidi="ar"/>
        </w:rPr>
        <w:t xml:space="preserve">和 </w:t>
      </w:r>
      <m:oMath>
        <m:r>
          <m:rPr/>
          <w:rPr>
            <w:rFonts w:ascii="Cambria Math" w:hAnsi="Cambria Math" w:eastAsia="宋体" w:cs="Times New Roman"/>
            <w:color w:val="000000"/>
            <w:kern w:val="0"/>
            <w:sz w:val="18"/>
            <w:szCs w:val="18"/>
            <w:lang w:bidi="ar"/>
          </w:rPr>
          <m:t>j∈{1,2,…,W}</m:t>
        </m:r>
      </m:oMath>
      <w:r>
        <w:rPr>
          <w:rFonts w:hint="eastAsia" w:ascii="Times New Roman" w:hAnsi="Times New Roman" w:eastAsia="宋体" w:cs="Times New Roman"/>
          <w:color w:val="000000"/>
          <w:kern w:val="0"/>
          <w:sz w:val="18"/>
          <w:szCs w:val="18"/>
          <w:lang w:bidi="ar"/>
        </w:rPr>
        <w:t xml:space="preserve"> 是空间位置索引， </w:t>
      </w:r>
      <m:oMath>
        <m:r>
          <m:rPr/>
          <w:rPr>
            <w:rFonts w:ascii="Cambria Math" w:hAnsi="Cambria Math" w:eastAsia="宋体" w:cs="Times New Roman"/>
            <w:color w:val="000000"/>
            <w:kern w:val="0"/>
            <w:sz w:val="18"/>
            <w:szCs w:val="18"/>
            <w:lang w:bidi="ar"/>
          </w:rPr>
          <m:t>R</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e>
        </m:d>
      </m:oMath>
      <w:r>
        <w:rPr>
          <w:rFonts w:hint="eastAsia" w:ascii="Times New Roman" w:hAnsi="Times New Roman" w:eastAsia="宋体" w:cs="Times New Roman"/>
          <w:color w:val="000000"/>
          <w:kern w:val="0"/>
          <w:sz w:val="18"/>
          <w:szCs w:val="18"/>
          <w:lang w:bidi="ar"/>
        </w:rPr>
        <w:t xml:space="preserve"> 是尺度金字塔扩张率中的第 </w:t>
      </w:r>
      <m:oMath>
        <m:r>
          <m:rPr/>
          <w:rPr>
            <w:rFonts w:hint="eastAsia" w:ascii="Cambria Math" w:hAnsi="Cambria Math" w:eastAsia="宋体" w:cs="Times New Roman"/>
            <w:color w:val="000000"/>
            <w:kern w:val="0"/>
            <w:sz w:val="18"/>
            <w:szCs w:val="18"/>
            <w:lang w:bidi="ar"/>
          </w:rPr>
          <m:t>P</m:t>
        </m:r>
      </m:oMath>
      <w:r>
        <w:rPr>
          <w:rFonts w:hint="eastAsia" w:ascii="Times New Roman" w:hAnsi="Times New Roman" w:eastAsia="宋体" w:cs="Times New Roman"/>
          <w:color w:val="000000"/>
          <w:kern w:val="0"/>
          <w:sz w:val="18"/>
          <w:szCs w:val="18"/>
          <w:lang w:bidi="ar"/>
        </w:rPr>
        <w:t xml:space="preserve"> 个扩张率。</w:t>
      </w:r>
    </w:p>
    <w:p w14:paraId="558A8EF7">
      <w:pPr>
        <w:spacing w:before="156" w:beforeLines="50" w:after="156" w:afterLines="5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然后，可以通过使用一个</w:t>
      </w:r>
      <m:oMath>
        <m:r>
          <m:rPr/>
          <w:rPr>
            <w:rFonts w:hint="eastAsia" w:ascii="Cambria Math" w:hAnsi="Cambria Math" w:eastAsia="宋体" w:cs="Times New Roman"/>
            <w:color w:val="000000"/>
            <w:kern w:val="0"/>
            <w:sz w:val="18"/>
            <w:szCs w:val="18"/>
            <w:lang w:bidi="ar"/>
          </w:rPr>
          <m:t xml:space="preserve"> 1 </m:t>
        </m:r>
        <m:r>
          <m:rPr/>
          <w:rPr>
            <w:rFonts w:ascii="Cambria Math" w:hAnsi="Cambria Math" w:eastAsia="宋体" w:cs="Times New Roman"/>
            <w:color w:val="000000"/>
            <w:kern w:val="0"/>
            <w:sz w:val="18"/>
            <w:szCs w:val="18"/>
            <w:lang w:bidi="ar"/>
          </w:rPr>
          <m:t>×</m:t>
        </m:r>
        <m:r>
          <m:rPr/>
          <w:rPr>
            <w:rFonts w:hint="eastAsia" w:ascii="Cambria Math" w:hAnsi="Cambria Math" w:eastAsia="宋体" w:cs="Times New Roman"/>
            <w:color w:val="000000"/>
            <w:kern w:val="0"/>
            <w:sz w:val="18"/>
            <w:szCs w:val="18"/>
            <w:lang w:bidi="ar"/>
          </w:rPr>
          <m:t xml:space="preserve"> 1 </m:t>
        </m:r>
      </m:oMath>
      <w:r>
        <w:rPr>
          <w:rFonts w:hint="eastAsia" w:ascii="Times New Roman" w:hAnsi="Times New Roman" w:eastAsia="宋体" w:cs="Times New Roman"/>
          <w:color w:val="000000"/>
          <w:kern w:val="0"/>
          <w:sz w:val="18"/>
          <w:szCs w:val="18"/>
          <w:lang w:bidi="ar"/>
        </w:rPr>
        <w:t xml:space="preserve">卷积 </w:t>
      </w:r>
      <m:oMath>
        <m:sSubSup>
          <m:sSubSupPr>
            <m:ctrlPr>
              <w:rPr>
                <w:rFonts w:ascii="Cambria Math" w:hAnsi="Cambria Math" w:eastAsia="宋体" w:cs="Times New Roman"/>
                <w:color w:val="000000"/>
                <w:kern w:val="0"/>
                <w:sz w:val="18"/>
                <w:szCs w:val="18"/>
                <w:lang w:bidi="ar"/>
              </w:rPr>
            </m:ctrlPr>
          </m:sSubSup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out</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1×1</m:t>
            </m:r>
            <m:ctrlPr>
              <w:rPr>
                <w:rFonts w:ascii="Cambria Math" w:hAnsi="Cambria Math" w:eastAsia="宋体" w:cs="Times New Roman"/>
                <w:color w:val="000000"/>
                <w:kern w:val="0"/>
                <w:sz w:val="18"/>
                <w:szCs w:val="18"/>
                <w:lang w:bidi="ar"/>
              </w:rPr>
            </m:ctrlPr>
          </m:sup>
        </m:sSubSup>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d>
      </m:oMath>
      <w:r>
        <w:rPr>
          <w:rFonts w:hint="eastAsia" w:ascii="Times New Roman" w:hAnsi="Times New Roman" w:eastAsia="宋体" w:cs="Times New Roman"/>
          <w:i/>
          <w:color w:val="000000"/>
          <w:kern w:val="0"/>
          <w:sz w:val="18"/>
          <w:szCs w:val="18"/>
          <w:lang w:bidi="ar"/>
        </w:rPr>
        <w:t xml:space="preserve"> </w:t>
      </w:r>
      <w:r>
        <w:rPr>
          <w:rFonts w:hint="eastAsia" w:ascii="Times New Roman" w:hAnsi="Times New Roman" w:eastAsia="宋体" w:cs="Times New Roman"/>
          <w:color w:val="000000"/>
          <w:kern w:val="0"/>
          <w:sz w:val="18"/>
          <w:szCs w:val="18"/>
          <w:lang w:bidi="ar"/>
        </w:rPr>
        <w:t xml:space="preserve">来融合尺度金字塔中的所有输出特征图，从而生成最终的输出特征图 </w:t>
      </w:r>
      <m:oMath>
        <m:r>
          <m:rPr/>
          <w:rPr>
            <w:rFonts w:hint="eastAsia" w:ascii="Cambria Math" w:hAnsi="Cambria Math" w:eastAsia="宋体" w:cs="Times New Roman"/>
            <w:color w:val="000000"/>
            <w:kern w:val="0"/>
            <w:sz w:val="18"/>
            <w:szCs w:val="18"/>
            <w:lang w:bidi="ar"/>
          </w:rPr>
          <m:t>Y</m:t>
        </m:r>
      </m:oMath>
      <w:r>
        <w:rPr>
          <w:rFonts w:hint="eastAsia" w:ascii="Times New Roman" w:hAnsi="Times New Roman" w:eastAsia="宋体" w:cs="Times New Roman"/>
          <w:color w:val="000000"/>
          <w:kern w:val="0"/>
          <w:sz w:val="18"/>
          <w:szCs w:val="18"/>
          <w:lang w:bidi="ar"/>
        </w:rPr>
        <w:t>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_Ref195516355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（6）</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所示。</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
        <w:gridCol w:w="7598"/>
        <w:gridCol w:w="684"/>
      </w:tblGrid>
      <w:tr w14:paraId="2B2565BE">
        <w:tc>
          <w:tcPr>
            <w:tcW w:w="240" w:type="dxa"/>
          </w:tcPr>
          <w:p w14:paraId="3922BCBE">
            <w:pPr>
              <w:spacing w:before="156" w:beforeLines="50" w:after="156" w:afterLines="50"/>
              <w:rPr>
                <w:rFonts w:ascii="Times New Roman" w:hAnsi="Times New Roman" w:eastAsia="宋体" w:cs="Times New Roman"/>
                <w:color w:val="000000"/>
                <w:kern w:val="0"/>
                <w:sz w:val="18"/>
                <w:szCs w:val="18"/>
                <w:lang w:bidi="ar"/>
              </w:rPr>
            </w:pPr>
          </w:p>
        </w:tc>
        <w:tc>
          <w:tcPr>
            <w:tcW w:w="7598" w:type="dxa"/>
          </w:tcPr>
          <w:p w14:paraId="04AFA41D">
            <w:pPr>
              <w:keepNext/>
              <w:spacing w:before="156" w:beforeLines="50" w:after="156" w:afterLines="50"/>
              <w:rPr>
                <w:rFonts w:ascii="Times New Roman" w:hAnsi="Times New Roman" w:eastAsia="宋体" w:cs="Times New Roman"/>
                <w:color w:val="000000"/>
                <w:kern w:val="0"/>
                <w:sz w:val="18"/>
                <w:szCs w:val="18"/>
                <w:lang w:bidi="ar"/>
              </w:rPr>
            </w:pPr>
            <m:oMathPara>
              <m:oMath>
                <m:r>
                  <m:rPr>
                    <m:sty m:val="b"/>
                  </m:rPr>
                  <w:rPr>
                    <w:rFonts w:ascii="Cambria Math" w:hAnsi="Cambria Math" w:eastAsia="宋体" w:cs="Times New Roman"/>
                    <w:color w:val="000000"/>
                    <w:kern w:val="0"/>
                    <w:sz w:val="18"/>
                    <w:szCs w:val="18"/>
                    <w:lang w:bidi="ar"/>
                  </w:rPr>
                  <m:t>Y</m:t>
                </m:r>
                <m:r>
                  <m:rPr>
                    <m:sty m:val="p"/>
                  </m:rPr>
                  <w:rPr>
                    <w:rFonts w:ascii="Cambria Math" w:hAnsi="Cambria Math" w:eastAsia="宋体" w:cs="Times New Roman"/>
                    <w:color w:val="000000"/>
                    <w:kern w:val="0"/>
                    <w:sz w:val="18"/>
                    <w:szCs w:val="18"/>
                    <w:lang w:bidi="ar"/>
                  </w:rPr>
                  <m:t>=</m:t>
                </m:r>
                <m:sSubSup>
                  <m:sSubSupPr>
                    <m:ctrlPr>
                      <w:rPr>
                        <w:rFonts w:ascii="Cambria Math" w:hAnsi="Cambria Math" w:eastAsia="宋体" w:cs="Times New Roman"/>
                        <w:color w:val="000000"/>
                        <w:kern w:val="0"/>
                        <w:sz w:val="18"/>
                        <w:szCs w:val="18"/>
                        <w:lang w:bidi="ar"/>
                      </w:rPr>
                    </m:ctrlPr>
                  </m:sSubSup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out</m:t>
                    </m:r>
                    <m:ctrlPr>
                      <w:rPr>
                        <w:rFonts w:ascii="Cambria Math" w:hAnsi="Cambria Math" w:eastAsia="宋体" w:cs="Times New Roman"/>
                        <w:color w:val="000000"/>
                        <w:kern w:val="0"/>
                        <w:sz w:val="18"/>
                        <w:szCs w:val="18"/>
                        <w:lang w:bidi="ar"/>
                      </w:rPr>
                    </m:ctrlPr>
                  </m:sub>
                  <m:sup>
                    <m:r>
                      <m:rPr>
                        <m:sty m:val="p"/>
                      </m:rPr>
                      <w:rPr>
                        <w:rFonts w:ascii="Cambria Math" w:hAnsi="Cambria Math" w:eastAsia="宋体" w:cs="Times New Roman"/>
                        <w:color w:val="000000"/>
                        <w:kern w:val="0"/>
                        <w:sz w:val="18"/>
                        <w:szCs w:val="18"/>
                        <w:lang w:bidi="ar"/>
                      </w:rPr>
                      <m:t>1×1</m:t>
                    </m:r>
                    <m:ctrlPr>
                      <w:rPr>
                        <w:rFonts w:ascii="Cambria Math" w:hAnsi="Cambria Math" w:eastAsia="宋体" w:cs="Times New Roman"/>
                        <w:color w:val="000000"/>
                        <w:kern w:val="0"/>
                        <w:sz w:val="18"/>
                        <w:szCs w:val="18"/>
                        <w:lang w:bidi="ar"/>
                      </w:rPr>
                    </m:ctrlPr>
                  </m:sup>
                </m:sSubSup>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Concatenate</m:t>
                    </m:r>
                    <m:d>
                      <m:dPr>
                        <m:ctrlPr>
                          <w:rPr>
                            <w:rFonts w:ascii="Cambria Math" w:hAnsi="Cambria Math" w:eastAsia="宋体" w:cs="Times New Roman"/>
                            <w:color w:val="000000"/>
                            <w:kern w:val="0"/>
                            <w:sz w:val="18"/>
                            <w:szCs w:val="18"/>
                            <w:lang w:bidi="ar"/>
                          </w:rPr>
                        </m:ctrlPr>
                      </m:dPr>
                      <m:e>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T</m:t>
                            </m:r>
                            <m:ctrlPr>
                              <w:rPr>
                                <w:rFonts w:ascii="Cambria Math" w:hAnsi="Cambria Math" w:eastAsia="宋体" w:cs="Times New Roman"/>
                                <w:color w:val="000000"/>
                                <w:kern w:val="0"/>
                                <w:sz w:val="18"/>
                                <w:szCs w:val="18"/>
                                <w:lang w:bidi="ar"/>
                              </w:rPr>
                            </m:ctrlPr>
                          </m:sub>
                        </m:sSub>
                        <m:ctrlPr>
                          <w:rPr>
                            <w:rFonts w:ascii="Cambria Math" w:hAnsi="Cambria Math" w:eastAsia="宋体" w:cs="Times New Roman"/>
                            <w:color w:val="000000"/>
                            <w:kern w:val="0"/>
                            <w:sz w:val="18"/>
                            <w:szCs w:val="18"/>
                            <w:lang w:bidi="ar"/>
                          </w:rPr>
                        </m:ctrlPr>
                      </m:e>
                    </m:d>
                    <m:ctrlPr>
                      <w:rPr>
                        <w:rFonts w:ascii="Cambria Math" w:hAnsi="Cambria Math" w:eastAsia="宋体" w:cs="Times New Roman"/>
                        <w:color w:val="000000"/>
                        <w:kern w:val="0"/>
                        <w:sz w:val="18"/>
                        <w:szCs w:val="18"/>
                        <w:lang w:bidi="ar"/>
                      </w:rPr>
                    </m:ctrlPr>
                  </m:e>
                </m:d>
              </m:oMath>
            </m:oMathPara>
          </w:p>
        </w:tc>
        <w:tc>
          <w:tcPr>
            <w:tcW w:w="684" w:type="dxa"/>
          </w:tcPr>
          <w:p w14:paraId="61378CE7">
            <w:pPr>
              <w:spacing w:before="156" w:beforeLines="50" w:after="156" w:afterLines="50"/>
              <w:jc w:val="right"/>
              <w:rPr>
                <w:rFonts w:ascii="Times New Roman" w:hAnsi="Times New Roman" w:eastAsia="宋体" w:cs="Times New Roman"/>
                <w:color w:val="000000"/>
                <w:kern w:val="0"/>
                <w:sz w:val="18"/>
                <w:szCs w:val="18"/>
                <w:lang w:bidi="ar"/>
              </w:rPr>
            </w:pPr>
            <w:bookmarkStart w:id="16" w:name="_Ref195516355"/>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6</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6"/>
          </w:p>
        </w:tc>
      </w:tr>
    </w:tbl>
    <w:p w14:paraId="703C1795">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_Ref195516355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（6）</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中</w:t>
      </w:r>
      <m:oMath>
        <m:sSubSup>
          <m:sSubSupPr>
            <m:ctrlPr>
              <w:rPr>
                <w:rFonts w:hint="eastAsia" w:ascii="Cambria Math" w:hAnsi="Cambria Math" w:eastAsia="宋体" w:cs="Times New Roman"/>
                <w:color w:val="000000"/>
                <w:kern w:val="0"/>
                <w:sz w:val="18"/>
                <w:szCs w:val="18"/>
                <w:lang w:bidi="ar"/>
              </w:rPr>
            </m:ctrlPr>
          </m:sSubSup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out</m:t>
            </m:r>
            <m:ctrlPr>
              <w:rPr>
                <w:rFonts w:ascii="Cambria Math" w:hAnsi="Cambria Math" w:eastAsia="宋体" w:cs="Times New Roman"/>
                <w:color w:val="000000"/>
                <w:kern w:val="0"/>
                <w:sz w:val="18"/>
                <w:szCs w:val="18"/>
                <w:lang w:bidi="ar"/>
              </w:rPr>
            </m:ctrlPr>
          </m:sub>
          <m:sup>
            <m:r>
              <m:rPr>
                <m:sty m:val="p"/>
              </m:rPr>
              <w:rPr>
                <w:rFonts w:ascii="Cambria Math" w:hAnsi="Cambria Math" w:eastAsia="宋体" w:cs="Times New Roman"/>
                <w:color w:val="000000"/>
                <w:kern w:val="0"/>
                <w:sz w:val="18"/>
                <w:szCs w:val="18"/>
                <w:lang w:bidi="ar"/>
              </w:rPr>
              <m:t>1×1</m:t>
            </m:r>
            <m:ctrlPr>
              <w:rPr>
                <w:rFonts w:ascii="Cambria Math" w:hAnsi="Cambria Math" w:eastAsia="宋体" w:cs="Times New Roman"/>
                <w:color w:val="000000"/>
                <w:kern w:val="0"/>
                <w:sz w:val="18"/>
                <w:szCs w:val="18"/>
                <w:lang w:bidi="ar"/>
              </w:rPr>
            </m:ctrlPr>
          </m:sup>
        </m:sSubSup>
        <m:d>
          <m:dPr>
            <m:ctrlPr>
              <w:rPr>
                <w:rFonts w:ascii="Cambria Math" w:hAnsi="Cambria Math" w:eastAsia="宋体" w:cs="Times New Roman"/>
                <w:color w:val="000000"/>
                <w:kern w:val="0"/>
                <w:sz w:val="18"/>
                <w:szCs w:val="18"/>
                <w:lang w:bidi="ar"/>
              </w:rPr>
            </m:ctrlPr>
          </m:dPr>
          <m:e>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d>
      </m:oMath>
      <w:r>
        <w:rPr>
          <w:rFonts w:hint="eastAsia" w:ascii="Times New Roman" w:hAnsi="Times New Roman" w:eastAsia="宋体" w:cs="Times New Roman"/>
          <w:color w:val="000000"/>
          <w:kern w:val="0"/>
          <w:sz w:val="18"/>
          <w:szCs w:val="18"/>
          <w:lang w:bidi="ar"/>
        </w:rPr>
        <w:t xml:space="preserve"> 表示一个</w:t>
      </w:r>
      <m:oMath>
        <m:r>
          <m:rPr>
            <m:sty m:val="p"/>
          </m:rPr>
          <w:rPr>
            <w:rFonts w:hint="eastAsia" w:ascii="Cambria Math" w:hAnsi="Cambria Math" w:eastAsia="宋体" w:cs="Times New Roman"/>
            <w:color w:val="000000"/>
            <w:kern w:val="0"/>
            <w:sz w:val="18"/>
            <w:szCs w:val="18"/>
            <w:lang w:bidi="ar"/>
          </w:rPr>
          <m:t xml:space="preserve"> 1 × 1</m:t>
        </m:r>
      </m:oMath>
      <w:r>
        <w:rPr>
          <w:rFonts w:hint="eastAsia" w:ascii="Times New Roman" w:hAnsi="Times New Roman" w:eastAsia="宋体" w:cs="Times New Roman"/>
          <w:color w:val="000000"/>
          <w:kern w:val="0"/>
          <w:sz w:val="18"/>
          <w:szCs w:val="18"/>
          <w:lang w:bidi="ar"/>
        </w:rPr>
        <w:t xml:space="preserve"> 卷积，输出通道数等于 </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out</m:t>
            </m:r>
            <m:ctrlPr>
              <w:rPr>
                <w:rFonts w:ascii="Cambria Math" w:hAnsi="Cambria Math" w:eastAsia="宋体" w:cs="Times New Roman"/>
                <w:color w:val="000000"/>
                <w:kern w:val="0"/>
                <w:sz w:val="18"/>
                <w:szCs w:val="18"/>
                <w:lang w:bidi="ar"/>
              </w:rPr>
            </m:ctrlPr>
          </m:sub>
        </m:sSub>
      </m:oMath>
      <w:r>
        <w:rPr>
          <w:rFonts w:hint="eastAsia" w:ascii="Times New Roman" w:hAnsi="Times New Roman" w:eastAsia="宋体" w:cs="Times New Roman"/>
          <w:color w:val="000000"/>
          <w:kern w:val="0"/>
          <w:sz w:val="18"/>
          <w:szCs w:val="18"/>
          <w:lang w:bidi="ar"/>
        </w:rPr>
        <w:t>。</w:t>
      </w:r>
    </w:p>
    <w:p w14:paraId="2E597AB0">
      <w:pPr>
        <w:spacing w:before="156" w:beforeLines="50" w:after="156" w:afterLines="50"/>
        <w:rPr>
          <w:rFonts w:hint="default" w:ascii="Times New Roman" w:hAnsi="Times New Roman" w:eastAsia="宋体"/>
          <w:color w:val="000000"/>
          <w:sz w:val="18"/>
          <w:szCs w:val="18"/>
          <w:lang w:val="en-US" w:eastAsia="zh-CN" w:bidi="ar"/>
        </w:rPr>
      </w:pPr>
      <w:r>
        <w:rPr>
          <w:rFonts w:hint="eastAsia" w:ascii="Times New Roman" w:hAnsi="Times New Roman" w:eastAsia="宋体" w:cs="Times New Roman"/>
          <w:color w:val="000000"/>
          <w:kern w:val="0"/>
          <w:sz w:val="18"/>
          <w:szCs w:val="18"/>
          <w:lang w:bidi="ar"/>
        </w:rPr>
        <w:t>2.3.5</w:t>
      </w:r>
      <w:r>
        <w:rPr>
          <w:rFonts w:hint="eastAsia" w:ascii="Times New Roman" w:hAnsi="Times New Roman"/>
          <w:color w:val="000000"/>
          <w:sz w:val="18"/>
          <w:szCs w:val="18"/>
          <w:lang w:bidi="ar"/>
        </w:rPr>
        <w:t>改进</w:t>
      </w:r>
      <w:r>
        <w:rPr>
          <w:rFonts w:hint="eastAsia" w:ascii="Times New Roman" w:hAnsi="Times New Roman"/>
          <w:color w:val="000000"/>
          <w:sz w:val="18"/>
          <w:szCs w:val="18"/>
          <w:lang w:val="en-US" w:eastAsia="zh-CN" w:bidi="ar"/>
        </w:rPr>
        <w:t>的</w:t>
      </w:r>
      <w:r>
        <w:rPr>
          <w:rFonts w:hint="eastAsia" w:ascii="Times New Roman" w:hAnsi="Times New Roman" w:eastAsia="宋体" w:cs="Times New Roman"/>
          <w:color w:val="000000"/>
          <w:kern w:val="0"/>
          <w:sz w:val="18"/>
          <w:szCs w:val="18"/>
          <w:lang w:bidi="ar"/>
        </w:rPr>
        <w:t>动态深度可分离卷积神经网络</w:t>
      </w:r>
    </w:p>
    <w:p w14:paraId="14E9EA08">
      <w:pPr>
        <w:rPr>
          <w:ins w:id="139" w:author="程越" w:date="2025-05-15T16:44:57Z"/>
          <w:rFonts w:ascii="Times New Roman" w:hAnsi="Times New Roman"/>
          <w:color w:val="000000"/>
          <w:sz w:val="18"/>
          <w:szCs w:val="18"/>
          <w:lang w:bidi="ar"/>
          <w:rPrChange w:id="140" w:author="程越" w:date="2025-05-15T16:45:10Z">
            <w:rPr>
              <w:ins w:id="141" w:author="程越" w:date="2025-05-15T16:44:57Z"/>
            </w:rPr>
          </w:rPrChange>
        </w:rPr>
      </w:pPr>
      <w:r>
        <w:rPr>
          <w:rFonts w:ascii="Times New Roman" w:hAnsi="Times New Roman"/>
          <w:color w:val="000000"/>
          <w:sz w:val="18"/>
          <w:szCs w:val="18"/>
          <w:lang w:bidi="ar"/>
        </w:rPr>
        <w:tab/>
      </w:r>
      <w:r>
        <w:rPr>
          <w:rFonts w:hint="eastAsia" w:ascii="Times New Roman" w:hAnsi="Times New Roman" w:eastAsia="宋体" w:cs="Times New Roman"/>
          <w:color w:val="000000"/>
          <w:kern w:val="0"/>
          <w:sz w:val="18"/>
          <w:szCs w:val="18"/>
          <w:lang w:bidi="ar"/>
        </w:rPr>
        <w:t>动态深度可分离卷积神经网络</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color w:val="000000"/>
          <w:sz w:val="18"/>
          <w:szCs w:val="18"/>
          <w:lang w:bidi="ar"/>
        </w:rPr>
        <w:t>Dynamic depth separable convolutional neural network</w:t>
      </w:r>
      <w:r>
        <w:rPr>
          <w:rFonts w:hint="eastAsia" w:ascii="Times New Roman" w:hAnsi="Times New Roman"/>
          <w:color w:val="000000"/>
          <w:sz w:val="18"/>
          <w:szCs w:val="18"/>
          <w:lang w:eastAsia="zh-CN" w:bidi="ar"/>
        </w:rPr>
        <w:t>，</w:t>
      </w:r>
      <w:r>
        <w:rPr>
          <w:rFonts w:ascii="Times New Roman" w:hAnsi="Times New Roman"/>
          <w:color w:val="000000"/>
          <w:sz w:val="18"/>
          <w:szCs w:val="18"/>
          <w:lang w:val="en-US" w:eastAsia="zh-CN" w:bidi="ar"/>
        </w:rPr>
        <w:t>DS-DCNN</w:t>
      </w:r>
      <w:r>
        <w:rPr>
          <w:rFonts w:hint="eastAsia" w:ascii="Times New Roman" w:hAnsi="Times New Roman"/>
          <w:color w:val="000000"/>
          <w:sz w:val="18"/>
          <w:szCs w:val="18"/>
          <w:lang w:val="en-US" w:eastAsia="zh-CN" w:bidi="ar"/>
        </w:rPr>
        <w:t>）</w:t>
      </w:r>
      <w:r>
        <w:rPr>
          <w:rFonts w:ascii="Times New Roman" w:hAnsi="Times New Roman"/>
          <w:color w:val="000000"/>
          <w:sz w:val="18"/>
          <w:szCs w:val="18"/>
          <w:lang w:val="en-US" w:eastAsia="zh-CN" w:bidi="ar"/>
        </w:rPr>
        <w:t xml:space="preserve"> 主体由动态卷积块级联构成，块内包含 3×3、5×5、7×7 并行卷积核组与轻量化注意力门控单元，通过特征图驱动的权重生成网络动态调整核混合比例，实现输入自适应特征提取。残差连接结合跨层恒等映射与 1×1 卷积通道适配，缓解深层梯度衰减。特征融合引入可学习权重矩阵，加权融合浅细节与深语义特征，增强关键响应。该设计在低计算复杂度下实现自适应特征融合，提升模型表达能力</w:t>
      </w:r>
      <w:ins w:id="142" w:author="程越" w:date="2025-05-15T16:44:24Z">
        <w:r>
          <w:rPr>
            <w:rFonts w:hint="eastAsia" w:ascii="Times New Roman" w:hAnsi="Times New Roman"/>
            <w:color w:val="000000"/>
            <w:sz w:val="18"/>
            <w:szCs w:val="18"/>
            <w:lang w:val="en-US" w:eastAsia="zh-CN" w:bidi="ar"/>
          </w:rPr>
          <w:t>，</w:t>
        </w:r>
      </w:ins>
      <w:ins w:id="143" w:author="程越" w:date="2025-05-15T16:44:25Z">
        <w:r>
          <w:rPr>
            <w:rFonts w:hint="eastAsia" w:ascii="Times New Roman" w:hAnsi="Times New Roman"/>
            <w:color w:val="000000"/>
            <w:sz w:val="18"/>
            <w:szCs w:val="18"/>
            <w:lang w:val="en-US" w:eastAsia="zh-CN" w:bidi="ar"/>
          </w:rPr>
          <w:t>模型</w:t>
        </w:r>
      </w:ins>
      <w:ins w:id="144" w:author="程越" w:date="2025-05-15T16:44:26Z">
        <w:r>
          <w:rPr>
            <w:rFonts w:hint="eastAsia" w:ascii="Times New Roman" w:hAnsi="Times New Roman"/>
            <w:color w:val="000000"/>
            <w:sz w:val="18"/>
            <w:szCs w:val="18"/>
            <w:lang w:val="en-US" w:eastAsia="zh-CN" w:bidi="ar"/>
          </w:rPr>
          <w:t>结构</w:t>
        </w:r>
      </w:ins>
      <w:ins w:id="145" w:author="程越" w:date="2025-05-15T16:44:27Z">
        <w:r>
          <w:rPr>
            <w:rFonts w:hint="eastAsia" w:ascii="Times New Roman" w:hAnsi="Times New Roman"/>
            <w:color w:val="000000"/>
            <w:sz w:val="18"/>
            <w:szCs w:val="18"/>
            <w:lang w:val="en-US" w:eastAsia="zh-CN" w:bidi="ar"/>
          </w:rPr>
          <w:t>如</w:t>
        </w:r>
      </w:ins>
      <w:ins w:id="146" w:author="程越" w:date="2025-05-15T16:44:57Z">
        <w:r>
          <w:rPr>
            <w:rFonts w:hint="eastAsia" w:ascii="Times New Roman" w:hAnsi="Times New Roman"/>
            <w:color w:val="000000"/>
            <w:sz w:val="18"/>
            <w:szCs w:val="18"/>
            <w:lang w:val="en-US" w:eastAsia="zh-CN" w:bidi="ar"/>
          </w:rPr>
          <w:fldChar w:fldCharType="begin"/>
        </w:r>
      </w:ins>
      <w:ins w:id="147" w:author="程越" w:date="2025-05-15T16:44:57Z">
        <w:r>
          <w:rPr>
            <w:rFonts w:hint="eastAsia" w:ascii="Times New Roman" w:hAnsi="Times New Roman"/>
            <w:color w:val="000000"/>
            <w:sz w:val="18"/>
            <w:szCs w:val="18"/>
            <w:lang w:val="en-US" w:eastAsia="zh-CN" w:bidi="ar"/>
          </w:rPr>
          <w:instrText xml:space="preserve"> REF _Ref10327754 \h </w:instrText>
        </w:r>
      </w:ins>
      <w:ins w:id="148" w:author="程越" w:date="2025-05-15T16:44:57Z">
        <w:r>
          <w:rPr>
            <w:rFonts w:hint="eastAsia" w:ascii="Times New Roman" w:hAnsi="Times New Roman"/>
            <w:color w:val="000000"/>
            <w:sz w:val="18"/>
            <w:szCs w:val="18"/>
            <w:lang w:val="en-US" w:eastAsia="zh-CN" w:bidi="ar"/>
          </w:rPr>
          <w:fldChar w:fldCharType="separate"/>
        </w:r>
      </w:ins>
      <w:ins w:id="149" w:author="程越" w:date="2025-05-15T16:44:57Z">
        <w:r>
          <w:rPr>
            <w:rFonts w:hint="default" w:ascii="Times New Roman" w:hAnsi="Times New Roman" w:eastAsiaTheme="minorEastAsia" w:cstheme="minorBidi"/>
            <w:b w:val="0"/>
            <w:bCs w:val="0"/>
            <w:color w:val="000000"/>
            <w:kern w:val="2"/>
            <w:sz w:val="18"/>
            <w:szCs w:val="18"/>
            <w:lang w:bidi="ar"/>
            <w:rPrChange w:id="150" w:author="程越" w:date="2025-05-15T16:45:10Z">
              <w:rPr>
                <w:rFonts w:hint="eastAsia" w:ascii="Times New Roman" w:hAnsi="Times New Roman" w:eastAsia="宋体" w:cs="Times New Roman"/>
                <w:b/>
                <w:bCs/>
                <w:color w:val="000000"/>
                <w:kern w:val="0"/>
                <w:sz w:val="18"/>
                <w:szCs w:val="18"/>
                <w:lang w:bidi="ar"/>
              </w:rPr>
            </w:rPrChange>
          </w:rPr>
          <w:t>图 3</w:t>
        </w:r>
      </w:ins>
    </w:p>
    <w:p w14:paraId="2280A633">
      <w:pPr>
        <w:spacing w:before="0" w:beforeLines="-2147483648" w:after="0" w:afterLines="-2147483648"/>
        <w:rPr>
          <w:rFonts w:ascii="Times New Roman" w:hAnsi="Times New Roman" w:eastAsiaTheme="minorEastAsia" w:cstheme="minorBidi"/>
          <w:color w:val="000000"/>
          <w:kern w:val="2"/>
          <w:sz w:val="18"/>
          <w:szCs w:val="18"/>
          <w:lang w:bidi="ar"/>
          <w:rPrChange w:id="152" w:author="程越" w:date="2025-05-15T16:45:10Z">
            <w:rPr>
              <w:rFonts w:ascii="Times New Roman" w:hAnsi="Times New Roman" w:eastAsia="宋体" w:cs="Times New Roman"/>
              <w:color w:val="000000"/>
              <w:kern w:val="0"/>
              <w:sz w:val="18"/>
              <w:szCs w:val="18"/>
              <w:lang w:bidi="ar"/>
            </w:rPr>
          </w:rPrChange>
        </w:rPr>
        <w:pPrChange w:id="151" w:author="程越" w:date="2025-05-15T16:45:10Z">
          <w:pPr>
            <w:spacing w:before="156" w:beforeLines="50" w:after="156" w:afterLines="50"/>
          </w:pPr>
        </w:pPrChange>
      </w:pPr>
      <w:ins w:id="153" w:author="程越" w:date="2025-05-15T16:44:57Z">
        <w:r>
          <w:rPr>
            <w:rFonts w:hint="eastAsia" w:ascii="Times New Roman" w:hAnsi="Times New Roman"/>
            <w:color w:val="000000"/>
            <w:sz w:val="18"/>
            <w:szCs w:val="18"/>
            <w:lang w:val="en-US" w:eastAsia="zh-CN" w:bidi="ar"/>
          </w:rPr>
          <w:fldChar w:fldCharType="end"/>
        </w:r>
      </w:ins>
      <w:ins w:id="154" w:author="程越" w:date="2025-05-15T16:44:30Z">
        <w:r>
          <w:rPr>
            <w:rFonts w:hint="eastAsia" w:ascii="Times New Roman" w:hAnsi="Times New Roman"/>
            <w:color w:val="000000"/>
            <w:sz w:val="18"/>
            <w:szCs w:val="18"/>
            <w:lang w:val="en-US" w:eastAsia="zh-CN" w:bidi="ar"/>
          </w:rPr>
          <w:t>所示</w:t>
        </w:r>
      </w:ins>
      <w:r>
        <w:rPr>
          <w:rFonts w:ascii="Times New Roman" w:hAnsi="Times New Roman"/>
          <w:color w:val="000000"/>
          <w:sz w:val="18"/>
          <w:szCs w:val="18"/>
          <w:lang w:val="en-US" w:eastAsia="zh-CN" w:bidi="ar"/>
        </w:rPr>
        <w:t>。</w:t>
      </w:r>
    </w:p>
    <w:p w14:paraId="32AC7686">
      <w:pPr>
        <w:keepNext/>
        <w:spacing w:before="156" w:beforeLines="50" w:after="156" w:afterLines="50"/>
        <w:rPr>
          <w:rFonts w:hint="default" w:ascii="Times New Roman" w:hAnsi="Times New Roman"/>
          <w:color w:val="000000"/>
          <w:sz w:val="18"/>
          <w:szCs w:val="18"/>
          <w:lang w:val="en-US" w:bidi="ar"/>
        </w:rPr>
      </w:pPr>
      <w:r>
        <w:rPr>
          <w:rFonts w:hint="eastAsia" w:ascii="Times New Roman" w:hAnsi="Times New Roman"/>
          <w:color w:val="000000"/>
          <w:sz w:val="18"/>
          <w:szCs w:val="18"/>
          <w:lang w:bidi="ar"/>
        </w:rPr>
        <w:drawing>
          <wp:inline distT="0" distB="0" distL="0" distR="0">
            <wp:extent cx="5274310" cy="922020"/>
            <wp:effectExtent l="0" t="0" r="0" b="5080"/>
            <wp:docPr id="9871902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0225"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922020"/>
                    </a:xfrm>
                    <a:prstGeom prst="rect">
                      <a:avLst/>
                    </a:prstGeom>
                  </pic:spPr>
                </pic:pic>
              </a:graphicData>
            </a:graphic>
          </wp:inline>
        </w:drawing>
      </w:r>
    </w:p>
    <w:p w14:paraId="2EB248B1">
      <w:pPr>
        <w:autoSpaceDN w:val="0"/>
        <w:jc w:val="center"/>
        <w:rPr>
          <w:rFonts w:hint="eastAsia" w:ascii="Times New Roman" w:hAnsi="Times New Roman" w:eastAsia="宋体" w:cs="Times New Roman"/>
          <w:b/>
          <w:bCs/>
          <w:color w:val="000000"/>
          <w:kern w:val="0"/>
          <w:sz w:val="18"/>
          <w:szCs w:val="18"/>
          <w:lang w:bidi="ar"/>
        </w:rPr>
      </w:pPr>
      <w:bookmarkStart w:id="17" w:name="_Ref10327754"/>
      <w:r>
        <w:rPr>
          <w:rFonts w:hint="eastAsia" w:ascii="Times New Roman" w:hAnsi="Times New Roman" w:eastAsia="宋体" w:cs="Times New Roman"/>
          <w:b/>
          <w:bCs/>
          <w:color w:val="000000"/>
          <w:kern w:val="0"/>
          <w:sz w:val="18"/>
          <w:szCs w:val="18"/>
          <w:lang w:bidi="ar"/>
        </w:rPr>
        <w:t xml:space="preserve">图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图 \* ARABIC </w:instrText>
      </w:r>
      <w:r>
        <w:rPr>
          <w:rFonts w:hint="eastAsia" w:ascii="Times New Roman" w:hAnsi="Times New Roman" w:eastAsia="宋体" w:cs="Times New Roman"/>
          <w:b/>
          <w:bCs/>
          <w:color w:val="000000"/>
          <w:kern w:val="0"/>
          <w:sz w:val="18"/>
          <w:szCs w:val="18"/>
          <w:lang w:bidi="ar"/>
        </w:rPr>
        <w:fldChar w:fldCharType="separate"/>
      </w:r>
      <w:ins w:id="155" w:author="程越" w:date="2025-05-15T16:44:32Z">
        <w:r>
          <w:rPr>
            <w:rFonts w:hint="eastAsia" w:ascii="Times New Roman" w:hAnsi="Times New Roman" w:eastAsia="宋体" w:cs="Times New Roman"/>
            <w:b/>
            <w:bCs/>
            <w:color w:val="000000"/>
            <w:kern w:val="0"/>
            <w:sz w:val="18"/>
            <w:szCs w:val="18"/>
            <w:lang w:bidi="ar"/>
          </w:rPr>
          <w:t>3</w:t>
        </w:r>
      </w:ins>
      <w:del w:id="156" w:author="程越" w:date="2025-05-15T16:44:32Z">
        <w:r>
          <w:rPr>
            <w:rFonts w:hint="eastAsia" w:ascii="Times New Roman" w:hAnsi="Times New Roman" w:eastAsia="宋体" w:cs="Times New Roman"/>
            <w:b/>
            <w:bCs/>
            <w:color w:val="000000"/>
            <w:kern w:val="0"/>
            <w:sz w:val="18"/>
            <w:szCs w:val="18"/>
            <w:lang w:bidi="ar"/>
          </w:rPr>
          <w:delText>4</w:delText>
        </w:r>
      </w:del>
      <w:r>
        <w:rPr>
          <w:rFonts w:hint="eastAsia" w:ascii="Times New Roman" w:hAnsi="Times New Roman" w:eastAsia="宋体" w:cs="Times New Roman"/>
          <w:b/>
          <w:bCs/>
          <w:color w:val="000000"/>
          <w:kern w:val="0"/>
          <w:sz w:val="18"/>
          <w:szCs w:val="18"/>
          <w:lang w:bidi="ar"/>
        </w:rPr>
        <w:fldChar w:fldCharType="end"/>
      </w:r>
      <w:bookmarkEnd w:id="17"/>
      <w:r>
        <w:rPr>
          <w:rFonts w:hint="default" w:ascii="Times New Roman" w:hAnsi="Times New Roman" w:eastAsia="宋体" w:cs="Times New Roman"/>
          <w:b/>
          <w:bCs/>
          <w:color w:val="000000"/>
          <w:kern w:val="0"/>
          <w:sz w:val="18"/>
          <w:szCs w:val="18"/>
          <w:lang w:val="en-US" w:bidi="ar"/>
        </w:rPr>
        <w:t xml:space="preserve">  </w:t>
      </w:r>
      <w:r>
        <w:rPr>
          <w:rFonts w:hint="eastAsia" w:ascii="Times New Roman" w:hAnsi="Times New Roman" w:eastAsia="宋体" w:cs="Times New Roman"/>
          <w:b/>
          <w:bCs/>
          <w:color w:val="000000"/>
          <w:kern w:val="0"/>
          <w:sz w:val="18"/>
          <w:szCs w:val="18"/>
          <w:lang w:bidi="ar"/>
        </w:rPr>
        <w:t>DS-DCNN 模型结构</w:t>
      </w:r>
    </w:p>
    <w:p w14:paraId="21583186">
      <w:pPr>
        <w:autoSpaceDN w:val="0"/>
        <w:jc w:val="center"/>
        <w:rPr>
          <w:rFonts w:hint="eastAsia" w:ascii="Times New Roman" w:hAnsi="Times New Roman"/>
          <w:color w:val="000000"/>
          <w:sz w:val="18"/>
          <w:szCs w:val="18"/>
          <w:lang w:bidi="ar"/>
        </w:rPr>
      </w:pPr>
      <w:r>
        <w:rPr>
          <w:rFonts w:hint="eastAsia" w:ascii="Times New Roman" w:hAnsi="Times New Roman" w:eastAsia="宋体" w:cs="Times New Roman"/>
          <w:b/>
          <w:bCs/>
          <w:color w:val="000000"/>
          <w:kern w:val="0"/>
          <w:sz w:val="18"/>
          <w:szCs w:val="18"/>
          <w:lang w:bidi="ar"/>
        </w:rPr>
        <w:t xml:space="preserve">Fig.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Fig. \* ARABIC </w:instrText>
      </w:r>
      <w:r>
        <w:rPr>
          <w:rFonts w:hint="eastAsia" w:ascii="Times New Roman" w:hAnsi="Times New Roman" w:eastAsia="宋体" w:cs="Times New Roman"/>
          <w:b/>
          <w:bCs/>
          <w:color w:val="000000"/>
          <w:kern w:val="0"/>
          <w:sz w:val="18"/>
          <w:szCs w:val="18"/>
          <w:lang w:bidi="ar"/>
        </w:rPr>
        <w:fldChar w:fldCharType="separate"/>
      </w:r>
      <w:ins w:id="157" w:author="程越" w:date="2025-05-15T16:44:32Z">
        <w:r>
          <w:rPr>
            <w:rFonts w:hint="eastAsia" w:ascii="Times New Roman" w:hAnsi="Times New Roman" w:eastAsia="宋体" w:cs="Times New Roman"/>
            <w:b/>
            <w:bCs/>
            <w:color w:val="000000"/>
            <w:kern w:val="0"/>
            <w:sz w:val="18"/>
            <w:szCs w:val="18"/>
            <w:lang w:bidi="ar"/>
          </w:rPr>
          <w:t>3</w:t>
        </w:r>
      </w:ins>
      <w:del w:id="158" w:author="程越" w:date="2025-05-15T16:44:32Z">
        <w:r>
          <w:rPr>
            <w:rFonts w:hint="eastAsia" w:ascii="Times New Roman" w:hAnsi="Times New Roman" w:eastAsia="宋体" w:cs="Times New Roman"/>
            <w:b/>
            <w:bCs/>
            <w:color w:val="000000"/>
            <w:kern w:val="0"/>
            <w:sz w:val="18"/>
            <w:szCs w:val="18"/>
            <w:lang w:bidi="ar"/>
          </w:rPr>
          <w:delText>4</w:delText>
        </w:r>
      </w:del>
      <w:r>
        <w:rPr>
          <w:rFonts w:hint="eastAsia"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val="en-US" w:bidi="ar"/>
        </w:rPr>
        <w:t>.</w:t>
      </w:r>
      <w:r>
        <w:rPr>
          <w:rFonts w:hint="eastAsia" w:ascii="Times New Roman" w:hAnsi="Times New Roman" w:eastAsia="宋体" w:cs="Times New Roman"/>
          <w:b/>
          <w:bCs/>
          <w:color w:val="000000"/>
          <w:kern w:val="0"/>
          <w:sz w:val="18"/>
          <w:szCs w:val="18"/>
          <w:lang w:bidi="ar"/>
        </w:rPr>
        <w:t>DS-DCNN model structure</w:t>
      </w:r>
    </w:p>
    <w:p w14:paraId="248A9DDB">
      <w:pPr>
        <w:spacing w:before="156" w:beforeLines="50" w:after="156" w:afterLines="50"/>
        <w:rPr>
          <w:rFonts w:hint="eastAsia" w:ascii="Times New Roman" w:hAnsi="Times New Roman" w:eastAsia="宋体" w:cs="Times New Roman"/>
          <w:b/>
          <w:szCs w:val="21"/>
        </w:rPr>
      </w:pPr>
      <w:r>
        <w:rPr>
          <w:rFonts w:hint="eastAsia" w:ascii="Times New Roman" w:hAnsi="Times New Roman" w:eastAsia="宋体" w:cs="Times New Roman"/>
          <w:b/>
          <w:szCs w:val="21"/>
        </w:rPr>
        <w:t xml:space="preserve">2.4 </w:t>
      </w:r>
      <w:r>
        <w:rPr>
          <w:rFonts w:hint="eastAsia" w:ascii="Times New Roman" w:hAnsi="Times New Roman" w:eastAsia="宋体" w:cs="Times New Roman"/>
          <w:b/>
          <w:szCs w:val="21"/>
          <w:lang w:val="en-US" w:eastAsia="zh-CN"/>
        </w:rPr>
        <w:t>其他</w:t>
      </w:r>
      <w:r>
        <w:rPr>
          <w:rFonts w:hint="eastAsia" w:ascii="Times New Roman" w:hAnsi="Times New Roman" w:eastAsia="宋体" w:cs="Times New Roman"/>
          <w:b/>
          <w:szCs w:val="21"/>
        </w:rPr>
        <w:t>建模方法</w:t>
      </w:r>
    </w:p>
    <w:p w14:paraId="1A2BDB94">
      <w:pPr>
        <w:spacing w:before="156" w:beforeLines="50" w:after="156" w:afterLines="50"/>
        <w:ind w:firstLine="420" w:firstLineChars="0"/>
        <w:rPr>
          <w:rFonts w:hint="eastAsia" w:ascii="Times New Roman" w:hAnsi="Times New Roman" w:eastAsia="宋体" w:cs="Times New Roman"/>
          <w:b/>
          <w:szCs w:val="21"/>
        </w:rPr>
      </w:pPr>
      <w:r>
        <w:rPr>
          <w:rFonts w:hint="eastAsia" w:ascii="Times New Roman" w:hAnsi="Times New Roman"/>
          <w:color w:val="000000"/>
          <w:sz w:val="18"/>
          <w:szCs w:val="18"/>
          <w:lang w:val="en-US" w:eastAsia="zh-CN" w:bidi="ar"/>
        </w:rPr>
        <w:t>构建土壤有机碳含量预测模型时，本研究构建了传统机器学习与深度学习相结合的多方法建模框架，旨在充分发挥不同算法在处理高维光谱数据时的优势，所有建模方法如</w:t>
      </w:r>
      <w:r>
        <w:rPr>
          <w:rFonts w:hint="eastAsia" w:ascii="Times New Roman" w:hAnsi="Times New Roman"/>
          <w:color w:val="000000"/>
          <w:sz w:val="18"/>
          <w:szCs w:val="18"/>
          <w:lang w:val="en-US" w:eastAsia="zh-CN" w:bidi="ar"/>
        </w:rPr>
        <w:fldChar w:fldCharType="begin"/>
      </w:r>
      <w:r>
        <w:rPr>
          <w:rFonts w:hint="eastAsia" w:ascii="Times New Roman" w:hAnsi="Times New Roman"/>
          <w:color w:val="000000"/>
          <w:sz w:val="18"/>
          <w:szCs w:val="18"/>
          <w:lang w:val="en-US" w:eastAsia="zh-CN" w:bidi="ar"/>
        </w:rPr>
        <w:instrText xml:space="preserve"> REF _Ref2048403503 \h </w:instrText>
      </w:r>
      <w:r>
        <w:rPr>
          <w:rFonts w:hint="eastAsia" w:ascii="Times New Roman" w:hAnsi="Times New Roman"/>
          <w:color w:val="000000"/>
          <w:sz w:val="18"/>
          <w:szCs w:val="18"/>
          <w:lang w:val="en-US" w:eastAsia="zh-CN" w:bidi="ar"/>
        </w:rPr>
        <w:fldChar w:fldCharType="separate"/>
      </w:r>
      <w:r>
        <w:rPr>
          <w:rFonts w:hint="eastAsia" w:ascii="Times New Roman" w:hAnsi="Times New Roman" w:eastAsia="宋体" w:cs="Times New Roman"/>
          <w:b/>
          <w:bCs/>
          <w:color w:val="000000"/>
          <w:kern w:val="0"/>
          <w:sz w:val="18"/>
          <w:szCs w:val="18"/>
          <w:lang w:bidi="ar"/>
        </w:rPr>
        <w:t>表 3</w:t>
      </w:r>
      <w:r>
        <w:rPr>
          <w:rFonts w:hint="eastAsia" w:ascii="Times New Roman" w:hAnsi="Times New Roman"/>
          <w:color w:val="000000"/>
          <w:sz w:val="18"/>
          <w:szCs w:val="18"/>
          <w:lang w:val="en-US" w:eastAsia="zh-CN" w:bidi="ar"/>
        </w:rPr>
        <w:fldChar w:fldCharType="end"/>
      </w:r>
      <w:r>
        <w:rPr>
          <w:rFonts w:hint="eastAsia" w:ascii="Times New Roman" w:hAnsi="Times New Roman"/>
          <w:color w:val="000000"/>
          <w:sz w:val="18"/>
          <w:szCs w:val="18"/>
          <w:lang w:val="en-US" w:eastAsia="zh-CN" w:bidi="ar"/>
        </w:rPr>
        <w:t>所示</w:t>
      </w:r>
    </w:p>
    <w:p w14:paraId="4DC78353">
      <w:pPr>
        <w:autoSpaceDN w:val="0"/>
        <w:rPr>
          <w:rFonts w:hint="eastAsia" w:ascii="Times New Roman" w:hAnsi="Times New Roman" w:eastAsia="宋体" w:cs="Times New Roman"/>
          <w:color w:val="000000"/>
          <w:kern w:val="0"/>
          <w:sz w:val="18"/>
          <w:szCs w:val="18"/>
          <w:lang w:val="en-US" w:eastAsia="zh-CN" w:bidi="ar"/>
        </w:rPr>
      </w:pPr>
      <w:r>
        <w:rPr>
          <w:rFonts w:ascii="Times New Roman" w:hAnsi="Times New Roman" w:eastAsia="宋体" w:cs="Times New Roman"/>
          <w:color w:val="000000"/>
          <w:kern w:val="0"/>
          <w:sz w:val="18"/>
          <w:szCs w:val="18"/>
          <w:lang w:bidi="ar"/>
        </w:rPr>
        <w:t>2.</w:t>
      </w:r>
      <w:r>
        <w:rPr>
          <w:rFonts w:hint="eastAsia" w:ascii="Times New Roman" w:hAnsi="Times New Roman" w:eastAsia="宋体" w:cs="Times New Roman"/>
          <w:color w:val="000000"/>
          <w:kern w:val="0"/>
          <w:sz w:val="18"/>
          <w:szCs w:val="18"/>
          <w:lang w:bidi="ar"/>
        </w:rPr>
        <w:t>4</w:t>
      </w:r>
      <w:r>
        <w:rPr>
          <w:rFonts w:ascii="Times New Roman" w:hAnsi="Times New Roman" w:eastAsia="宋体" w:cs="Times New Roman"/>
          <w:color w:val="000000"/>
          <w:kern w:val="0"/>
          <w:sz w:val="18"/>
          <w:szCs w:val="18"/>
          <w:lang w:bidi="ar"/>
        </w:rPr>
        <w:t>.</w:t>
      </w:r>
      <w:r>
        <w:rPr>
          <w:rFonts w:hint="default" w:ascii="Times New Roman" w:hAnsi="Times New Roman" w:eastAsia="宋体" w:cs="Times New Roman"/>
          <w:color w:val="000000"/>
          <w:kern w:val="0"/>
          <w:sz w:val="18"/>
          <w:szCs w:val="18"/>
          <w:lang w:val="en-US" w:bidi="ar"/>
        </w:rPr>
        <w:t>1</w:t>
      </w:r>
      <w:r>
        <w:rPr>
          <w:rFonts w:ascii="Times New Roman" w:hAnsi="Times New Roman" w:eastAsia="宋体" w:cs="Times New Roman"/>
          <w:color w:val="000000"/>
          <w:kern w:val="0"/>
          <w:sz w:val="18"/>
          <w:szCs w:val="18"/>
          <w:lang w:bidi="ar"/>
        </w:rPr>
        <w:t xml:space="preserve"> </w:t>
      </w:r>
      <w:r>
        <w:rPr>
          <w:rFonts w:hint="eastAsia" w:ascii="Times New Roman" w:hAnsi="Times New Roman" w:eastAsia="宋体" w:cs="Times New Roman"/>
          <w:color w:val="000000"/>
          <w:kern w:val="0"/>
          <w:sz w:val="18"/>
          <w:szCs w:val="18"/>
          <w:lang w:val="en-US" w:eastAsia="zh-CN" w:bidi="ar"/>
        </w:rPr>
        <w:t>机器学习模型</w:t>
      </w:r>
    </w:p>
    <w:p w14:paraId="6E0F4B94">
      <w:pPr>
        <w:autoSpaceDN w:val="0"/>
        <w:ind w:firstLine="420" w:firstLineChars="0"/>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偏最小二乘回归（Partial Least Squares Regression，PLSR）基于主成分分析思想，能够有效提取光谱数据中的潜在特征，适用于处理高度相关的变量</w:t>
      </w:r>
      <w:r>
        <w:rPr>
          <w:rFonts w:hint="eastAsia" w:ascii="Times New Roman" w:hAnsi="Times New Roman" w:eastAsia="宋体" w:cs="Times New Roman"/>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支持向量机（Support Vector Machine，SVM）通过构建最优超平面，在小样本数据集上表现出色</w:t>
      </w:r>
      <w:r>
        <w:rPr>
          <w:rFonts w:hint="eastAsia" w:ascii="Times New Roman" w:hAnsi="Times New Roman" w:eastAsia="宋体" w:cs="Times New Roman"/>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随机森林（Random Forest，RF）采用集成学习策略，通过多棵决策树的投票机制提升模型稳定性</w:t>
      </w:r>
      <w:r>
        <w:rPr>
          <w:rFonts w:hint="eastAsia" w:ascii="Times New Roman" w:hAnsi="Times New Roman" w:eastAsia="宋体" w:cs="Times New Roman"/>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岭回归（Ridge Regression，Ridge）引入 L2 正则化项，可有效防止模型过拟合</w:t>
      </w:r>
      <w:r>
        <w:rPr>
          <w:rFonts w:hint="eastAsia" w:ascii="Times New Roman" w:hAnsi="Times New Roman" w:eastAsia="宋体" w:cs="Times New Roman"/>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GradientBoosting 梯度提升（Gradient Boosting）则通过迭代拟合残差，逐步提升预测精度。。</w:t>
      </w:r>
    </w:p>
    <w:p w14:paraId="17038422">
      <w:pPr>
        <w:autoSpaceDN w:val="0"/>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2.4.</w:t>
      </w:r>
      <w:r>
        <w:rPr>
          <w:rFonts w:hint="eastAsia" w:ascii="Times New Roman" w:hAnsi="Times New Roman" w:eastAsia="宋体" w:cs="Times New Roman"/>
          <w:color w:val="000000"/>
          <w:kern w:val="0"/>
          <w:sz w:val="18"/>
          <w:szCs w:val="18"/>
          <w:lang w:val="en-US" w:eastAsia="zh-CN" w:bidi="ar"/>
        </w:rPr>
        <w:t>2 深度学习模型</w:t>
      </w:r>
    </w:p>
    <w:p w14:paraId="12CA46F6">
      <w:pPr>
        <w:autoSpaceDN w:val="0"/>
        <w:ind w:firstLine="420" w:firstLineChars="0"/>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残差网络（Residual Network，ResNet）通过残差连接解决深度神经网络训练中的梯度消失问题，提升模型深度，视觉几何组网络（Visual Geometry Group Network，VGGNet）通过堆叠小尺寸卷积核，增强网络对光谱数据局部特征的捕捉能力，光谱视觉Transformer（Spectral Vision Transformer，SpectralViT）则将 Transformer 架构引入光谱分析领域，利用自注意力机制挖掘光谱波段间的长距离依赖关系。</w:t>
      </w:r>
    </w:p>
    <w:p w14:paraId="45B15620">
      <w:pPr>
        <w:autoSpaceDN w:val="0"/>
        <w:jc w:val="center"/>
        <w:rPr>
          <w:rFonts w:hint="eastAsia" w:ascii="Times New Roman" w:hAnsi="Times New Roman" w:eastAsia="宋体" w:cs="Times New Roman"/>
          <w:b/>
          <w:bCs/>
          <w:color w:val="000000"/>
          <w:kern w:val="0"/>
          <w:sz w:val="18"/>
          <w:szCs w:val="18"/>
          <w:lang w:val="en-US" w:eastAsia="zh-CN" w:bidi="ar"/>
        </w:rPr>
      </w:pPr>
      <w:bookmarkStart w:id="18" w:name="_Ref2048403503"/>
      <w:r>
        <w:rPr>
          <w:rFonts w:hint="eastAsia" w:ascii="Times New Roman" w:hAnsi="Times New Roman" w:eastAsia="宋体" w:cs="Times New Roman"/>
          <w:b/>
          <w:bCs/>
          <w:color w:val="000000"/>
          <w:kern w:val="0"/>
          <w:sz w:val="18"/>
          <w:szCs w:val="18"/>
          <w:lang w:bidi="ar"/>
        </w:rPr>
        <w:t xml:space="preserve">表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表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3</w:t>
      </w:r>
      <w:r>
        <w:rPr>
          <w:rFonts w:hint="eastAsia" w:ascii="Times New Roman" w:hAnsi="Times New Roman" w:eastAsia="宋体" w:cs="Times New Roman"/>
          <w:b/>
          <w:bCs/>
          <w:color w:val="000000"/>
          <w:kern w:val="0"/>
          <w:sz w:val="18"/>
          <w:szCs w:val="18"/>
          <w:lang w:bidi="ar"/>
        </w:rPr>
        <w:fldChar w:fldCharType="end"/>
      </w:r>
      <w:bookmarkEnd w:id="18"/>
      <w:r>
        <w:rPr>
          <w:rFonts w:hint="eastAsia" w:ascii="Times New Roman" w:hAnsi="Times New Roman" w:eastAsia="宋体" w:cs="Times New Roman"/>
          <w:b/>
          <w:bCs/>
          <w:color w:val="000000"/>
          <w:kern w:val="0"/>
          <w:sz w:val="18"/>
          <w:szCs w:val="18"/>
          <w:lang w:val="en-US" w:eastAsia="zh-CN" w:bidi="ar"/>
        </w:rPr>
        <w:t xml:space="preserve"> 建模方法</w:t>
      </w:r>
    </w:p>
    <w:p w14:paraId="56C7DFF3">
      <w:pPr>
        <w:autoSpaceDN w:val="0"/>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 xml:space="preserve">Table.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Table.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3</w:t>
      </w:r>
      <w:r>
        <w:rPr>
          <w:rFonts w:hint="eastAsia" w:ascii="Times New Roman" w:hAnsi="Times New Roman" w:eastAsia="宋体" w:cs="Times New Roman"/>
          <w:b/>
          <w:bCs/>
          <w:color w:val="000000"/>
          <w:kern w:val="0"/>
          <w:sz w:val="18"/>
          <w:szCs w:val="18"/>
          <w:lang w:bidi="ar"/>
        </w:rPr>
        <w:fldChar w:fldCharType="end"/>
      </w:r>
      <w:r>
        <w:rPr>
          <w:rFonts w:hint="default" w:ascii="Times New Roman" w:hAnsi="Times New Roman" w:eastAsia="宋体" w:cs="Times New Roman"/>
          <w:b/>
          <w:bCs/>
          <w:color w:val="000000"/>
          <w:kern w:val="0"/>
          <w:sz w:val="18"/>
          <w:szCs w:val="18"/>
          <w:lang w:val="en-US" w:bidi="ar"/>
        </w:rPr>
        <w:t>.Modeling method</w:t>
      </w:r>
    </w:p>
    <w:tbl>
      <w:tblPr>
        <w:tblStyle w:val="15"/>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6461"/>
      </w:tblGrid>
      <w:tr w14:paraId="19A73C10">
        <w:trPr>
          <w:jc w:val="center"/>
        </w:trPr>
        <w:tc>
          <w:tcPr>
            <w:tcW w:w="1707" w:type="dxa"/>
            <w:tcBorders>
              <w:top w:val="single" w:color="auto" w:sz="4" w:space="0"/>
              <w:left w:val="nil"/>
              <w:bottom w:val="single" w:color="auto" w:sz="4" w:space="0"/>
              <w:right w:val="nil"/>
            </w:tcBorders>
            <w:vAlign w:val="top"/>
          </w:tcPr>
          <w:p w14:paraId="67357D02">
            <w:pPr>
              <w:autoSpaceDN w:val="0"/>
              <w:ind w:firstLine="42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方法类型</w:t>
            </w:r>
          </w:p>
        </w:tc>
        <w:tc>
          <w:tcPr>
            <w:tcW w:w="6461" w:type="dxa"/>
            <w:tcBorders>
              <w:top w:val="single" w:color="auto" w:sz="4" w:space="0"/>
              <w:left w:val="nil"/>
              <w:bottom w:val="single" w:color="auto" w:sz="4" w:space="0"/>
              <w:right w:val="nil"/>
            </w:tcBorders>
            <w:vAlign w:val="top"/>
          </w:tcPr>
          <w:p w14:paraId="4EF391BA">
            <w:pPr>
              <w:autoSpaceDN w:val="0"/>
              <w:ind w:firstLine="42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具体算法</w:t>
            </w:r>
          </w:p>
        </w:tc>
      </w:tr>
      <w:tr w14:paraId="68901A63">
        <w:trPr>
          <w:jc w:val="center"/>
        </w:trPr>
        <w:tc>
          <w:tcPr>
            <w:tcW w:w="1707" w:type="dxa"/>
            <w:tcBorders>
              <w:top w:val="single" w:color="auto" w:sz="4" w:space="0"/>
              <w:left w:val="nil"/>
              <w:bottom w:val="nil"/>
              <w:right w:val="nil"/>
            </w:tcBorders>
            <w:vAlign w:val="top"/>
          </w:tcPr>
          <w:p w14:paraId="4CA5CCE6">
            <w:pPr>
              <w:autoSpaceDN w:val="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机器学习</w:t>
            </w:r>
          </w:p>
        </w:tc>
        <w:tc>
          <w:tcPr>
            <w:tcW w:w="6461" w:type="dxa"/>
            <w:tcBorders>
              <w:top w:val="single" w:color="auto" w:sz="4" w:space="0"/>
              <w:left w:val="nil"/>
              <w:bottom w:val="nil"/>
              <w:right w:val="nil"/>
            </w:tcBorders>
            <w:vAlign w:val="top"/>
          </w:tcPr>
          <w:p w14:paraId="42CD228E">
            <w:pPr>
              <w:autoSpaceDN w:val="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PLSR、SVM、RF、Ridge、GradientBoosting</w:t>
            </w:r>
          </w:p>
        </w:tc>
      </w:tr>
      <w:tr w14:paraId="68B08313">
        <w:trPr>
          <w:jc w:val="center"/>
        </w:trPr>
        <w:tc>
          <w:tcPr>
            <w:tcW w:w="1707" w:type="dxa"/>
            <w:tcBorders>
              <w:top w:val="nil"/>
              <w:left w:val="nil"/>
              <w:bottom w:val="nil"/>
              <w:right w:val="nil"/>
            </w:tcBorders>
            <w:vAlign w:val="top"/>
          </w:tcPr>
          <w:p w14:paraId="2B9AFF20">
            <w:pPr>
              <w:autoSpaceDN w:val="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深度学习</w:t>
            </w:r>
          </w:p>
        </w:tc>
        <w:tc>
          <w:tcPr>
            <w:tcW w:w="6461" w:type="dxa"/>
            <w:tcBorders>
              <w:top w:val="nil"/>
              <w:left w:val="nil"/>
              <w:bottom w:val="nil"/>
              <w:right w:val="nil"/>
            </w:tcBorders>
            <w:vAlign w:val="top"/>
          </w:tcPr>
          <w:p w14:paraId="2CCF6840">
            <w:pPr>
              <w:autoSpaceDN w:val="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ResNet、VGGNet、SpectralViT</w:t>
            </w:r>
          </w:p>
        </w:tc>
      </w:tr>
    </w:tbl>
    <w:p w14:paraId="4D3C906F">
      <w:pPr>
        <w:autoSpaceDN w:val="0"/>
        <w:rPr>
          <w:rFonts w:hint="eastAsia" w:ascii="Times New Roman" w:hAnsi="Times New Roman" w:eastAsia="宋体" w:cs="Times New Roman"/>
          <w:color w:val="000000"/>
          <w:kern w:val="0"/>
          <w:sz w:val="18"/>
          <w:szCs w:val="18"/>
          <w:lang w:val="en-US" w:eastAsia="zh-CN" w:bidi="ar"/>
        </w:rPr>
      </w:pPr>
    </w:p>
    <w:p w14:paraId="0DD571EF">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2.5 评价指标</w:t>
      </w:r>
    </w:p>
    <w:p w14:paraId="37981853">
      <w:pPr>
        <w:spacing w:before="156" w:beforeLines="50" w:after="156" w:afterLines="50"/>
        <w:ind w:firstLine="42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在评估预测模型的性能时，常用的评估指标包括</w:t>
      </w:r>
      <w:r>
        <w:rPr>
          <w:rFonts w:hint="eastAsia" w:ascii="Times New Roman" w:hAnsi="Times New Roman" w:eastAsia="宋体" w:cs="Times New Roman"/>
          <w:color w:val="000000"/>
          <w:kern w:val="0"/>
          <w:sz w:val="18"/>
          <w:szCs w:val="18"/>
          <w:lang w:bidi="ar"/>
        </w:rPr>
        <w:t>RPD</w:t>
      </w:r>
      <w:r>
        <w:rPr>
          <w:rFonts w:ascii="Times New Roman" w:hAnsi="Times New Roman" w:eastAsia="宋体" w:cs="Times New Roman"/>
          <w:color w:val="000000"/>
          <w:kern w:val="0"/>
          <w:sz w:val="18"/>
          <w:szCs w:val="18"/>
          <w:lang w:bidi="ar"/>
        </w:rPr>
        <w:t>、 R</w:t>
      </w:r>
      <w:r>
        <w:rPr>
          <w:rFonts w:ascii="Times New Roman" w:hAnsi="Times New Roman" w:eastAsia="宋体" w:cs="Times New Roman"/>
          <w:color w:val="000000"/>
          <w:kern w:val="0"/>
          <w:sz w:val="18"/>
          <w:szCs w:val="18"/>
          <w:vertAlign w:val="superscript"/>
          <w:lang w:bidi="ar"/>
        </w:rPr>
        <w:t>2</w:t>
      </w:r>
      <w:r>
        <w:rPr>
          <w:rFonts w:ascii="Times New Roman" w:hAnsi="Times New Roman" w:eastAsia="宋体" w:cs="Times New Roman"/>
          <w:color w:val="000000"/>
          <w:kern w:val="0"/>
          <w:sz w:val="18"/>
          <w:szCs w:val="18"/>
          <w:lang w:bidi="ar"/>
        </w:rPr>
        <w:t> 、RMSE、</w:t>
      </w:r>
      <w:r>
        <w:rPr>
          <w:rFonts w:hint="eastAsia" w:ascii="Times New Roman" w:hAnsi="Times New Roman" w:eastAsia="宋体" w:cs="Times New Roman"/>
          <w:color w:val="000000"/>
          <w:kern w:val="0"/>
          <w:sz w:val="18"/>
          <w:szCs w:val="18"/>
          <w:lang w:bidi="ar"/>
        </w:rPr>
        <w:t>SHAP。</w:t>
      </w:r>
      <w:r>
        <w:rPr>
          <w:rFonts w:hint="eastAsia" w:ascii="Times New Roman" w:hAnsi="Times New Roman" w:eastAsia="宋体" w:cs="Times New Roman"/>
          <w:color w:val="000000"/>
          <w:kern w:val="0"/>
          <w:sz w:val="18"/>
          <w:szCs w:val="18"/>
          <w:lang w:val="en-US" w:eastAsia="zh-CN" w:bidi="ar"/>
        </w:rPr>
        <w:t>其中</w:t>
      </w:r>
      <w:r>
        <w:rPr>
          <w:rFonts w:hint="eastAsia" w:ascii="Times New Roman" w:hAnsi="Times New Roman" w:eastAsia="宋体" w:cs="Times New Roman"/>
          <w:color w:val="000000"/>
          <w:kern w:val="0"/>
          <w:sz w:val="18"/>
          <w:szCs w:val="18"/>
          <w:lang w:bidi="ar"/>
        </w:rPr>
        <w:t>SHAP 能分析整体特征重要性，也能解释单个样本的预测。</w:t>
      </w:r>
      <w:r>
        <w:rPr>
          <w:rFonts w:hint="eastAsia" w:ascii="Times New Roman" w:hAnsi="Times New Roman" w:eastAsia="宋体" w:cs="Times New Roman"/>
          <w:color w:val="000000"/>
          <w:kern w:val="0"/>
          <w:sz w:val="18"/>
          <w:szCs w:val="18"/>
          <w:lang w:val="en-US" w:eastAsia="zh-CN" w:bidi="ar"/>
        </w:rPr>
        <w:t>涉及的</w:t>
      </w:r>
      <w:r>
        <w:rPr>
          <w:rFonts w:hint="eastAsia" w:ascii="Times New Roman" w:hAnsi="Times New Roman" w:eastAsia="宋体" w:cs="Times New Roman"/>
          <w:color w:val="000000"/>
          <w:kern w:val="0"/>
          <w:sz w:val="18"/>
          <w:szCs w:val="18"/>
          <w:lang w:bidi="ar"/>
        </w:rPr>
        <w:t>计算公式如式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_Ref195516701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（7）</w:t>
      </w:r>
      <w:r>
        <w:rPr>
          <w:rFonts w:ascii="Times New Roman" w:hAnsi="Times New Roman" w:eastAsia="宋体" w:cs="Times New Roman"/>
          <w:color w:val="000000"/>
          <w:kern w:val="0"/>
          <w:sz w:val="18"/>
          <w:szCs w:val="18"/>
          <w:lang w:bidi="ar"/>
        </w:rPr>
        <w:fldChar w:fldCharType="end"/>
      </w:r>
      <w:r>
        <w:rPr>
          <w:rFonts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_Ref195516705 \h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（10）</w:t>
      </w:r>
      <w:r>
        <w:rPr>
          <w:rFonts w:ascii="Times New Roman" w:hAnsi="Times New Roman" w:eastAsia="宋体" w:cs="Times New Roman"/>
          <w:color w:val="000000"/>
          <w:kern w:val="0"/>
          <w:sz w:val="18"/>
          <w:szCs w:val="18"/>
          <w:lang w:bidi="ar"/>
        </w:rPr>
        <w:fldChar w:fldCharType="end"/>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457"/>
        <w:gridCol w:w="815"/>
      </w:tblGrid>
      <w:tr w14:paraId="0E56C6CE">
        <w:tc>
          <w:tcPr>
            <w:tcW w:w="250" w:type="dxa"/>
          </w:tcPr>
          <w:p w14:paraId="637411C6">
            <w:pPr>
              <w:spacing w:before="156" w:beforeLines="50" w:after="156" w:afterLines="50"/>
              <w:rPr>
                <w:rFonts w:ascii="Times New Roman" w:hAnsi="Times New Roman" w:eastAsia="宋体" w:cs="Times New Roman"/>
                <w:color w:val="000000"/>
                <w:kern w:val="0"/>
                <w:sz w:val="18"/>
                <w:szCs w:val="18"/>
                <w:lang w:bidi="ar"/>
              </w:rPr>
            </w:pPr>
          </w:p>
        </w:tc>
        <w:tc>
          <w:tcPr>
            <w:tcW w:w="7457" w:type="dxa"/>
          </w:tcPr>
          <w:p w14:paraId="76DABEFB">
            <w:pPr>
              <w:spacing w:before="156" w:beforeLines="50" w:after="156" w:afterLines="50"/>
              <w:rPr>
                <w:rFonts w:ascii="Times New Roman" w:hAnsi="Times New Roman" w:eastAsia="宋体" w:cs="Times New Roman"/>
                <w:color w:val="000000"/>
                <w:kern w:val="0"/>
                <w:sz w:val="18"/>
                <w:szCs w:val="18"/>
                <w:lang w:bidi="ar"/>
              </w:rPr>
            </w:pPr>
            <m:oMathPara>
              <m:oMath>
                <m:sSup>
                  <m:sSupPr>
                    <m:ctrlPr>
                      <w:rPr>
                        <w:rFonts w:ascii="Cambria Math" w:hAnsi="Cambria Math" w:eastAsia="宋体" w:cs="Times New Roman"/>
                        <w:color w:val="000000"/>
                        <w:kern w:val="0"/>
                        <w:sz w:val="18"/>
                        <w:szCs w:val="18"/>
                        <w:lang w:bidi="ar"/>
                      </w:rPr>
                    </m:ctrlPr>
                  </m:sSupPr>
                  <m:e>
                    <m:r>
                      <m:rPr/>
                      <w:rPr>
                        <w:rFonts w:ascii="Cambria Math" w:hAnsi="Cambria Math" w:eastAsia="宋体" w:cs="Times New Roman"/>
                        <w:color w:val="000000"/>
                        <w:kern w:val="0"/>
                        <w:sz w:val="18"/>
                        <w:szCs w:val="18"/>
                        <w:lang w:bidi="ar"/>
                      </w:rPr>
                      <m:t>R</m:t>
                    </m:r>
                    <m:ctrlPr>
                      <w:rPr>
                        <w:rFonts w:ascii="Cambria Math" w:hAnsi="Cambria Math" w:eastAsia="宋体" w:cs="Times New Roman"/>
                        <w:color w:val="000000"/>
                        <w:kern w:val="0"/>
                        <w:sz w:val="18"/>
                        <w:szCs w:val="18"/>
                        <w:lang w:bidi="ar"/>
                      </w:rPr>
                    </m:ctrlPr>
                  </m:e>
                  <m:sup>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sSup>
                <m:r>
                  <m:rPr>
                    <m:sty m:val="p"/>
                  </m:rPr>
                  <w:rPr>
                    <w:rFonts w:ascii="Cambria Math" w:hAnsi="Cambria Math" w:eastAsia="宋体" w:cs="Times New Roman"/>
                    <w:color w:val="000000"/>
                    <w:kern w:val="0"/>
                    <w:sz w:val="18"/>
                    <w:szCs w:val="18"/>
                    <w:lang w:bidi="ar"/>
                  </w:rPr>
                  <m:t>=1−</m:t>
                </m:r>
                <m:f>
                  <m:fPr>
                    <m:ctrlPr>
                      <w:rPr>
                        <w:rFonts w:ascii="Cambria Math" w:hAnsi="Cambria Math" w:eastAsia="宋体" w:cs="Times New Roman"/>
                        <w:color w:val="000000"/>
                        <w:kern w:val="0"/>
                        <w:sz w:val="18"/>
                        <w:szCs w:val="18"/>
                        <w:lang w:bidi="ar"/>
                      </w:rPr>
                    </m:ctrlPr>
                  </m:fPr>
                  <m:num>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acc>
                          <m:accPr>
                            <m:ctrlPr>
                              <w:rPr>
                                <w:rFonts w:ascii="Cambria Math" w:hAnsi="Cambria Math" w:eastAsia="宋体" w:cs="Times New Roman"/>
                                <w:color w:val="000000"/>
                                <w:kern w:val="0"/>
                                <w:sz w:val="18"/>
                                <w:szCs w:val="18"/>
                                <w:lang w:bidi="ar"/>
                              </w:rPr>
                            </m:ctrlPr>
                          </m:acc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acc>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sSup>
                      <m:sSupPr>
                        <m:ctrlPr>
                          <w:rPr>
                            <w:rFonts w:ascii="Cambria Math" w:hAnsi="Cambria Math" w:eastAsia="宋体" w:cs="Times New Roman"/>
                            <w:color w:val="000000"/>
                            <w:kern w:val="0"/>
                            <w:sz w:val="18"/>
                            <w:szCs w:val="18"/>
                            <w:lang w:bidi="ar"/>
                          </w:rPr>
                        </m:ctrlPr>
                      </m:sSupPr>
                      <m:e>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sup>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sSup>
                    <m:ctrlPr>
                      <w:rPr>
                        <w:rFonts w:ascii="Cambria Math" w:hAnsi="Cambria Math" w:eastAsia="宋体" w:cs="Times New Roman"/>
                        <w:color w:val="000000"/>
                        <w:kern w:val="0"/>
                        <w:sz w:val="18"/>
                        <w:szCs w:val="18"/>
                        <w:lang w:bidi="ar"/>
                      </w:rPr>
                    </m:ctrlPr>
                  </m:num>
                  <m:den>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acc>
                      <m:accPr>
                        <m:chr m:val="̅"/>
                        <m:ctrlPr>
                          <w:rPr>
                            <w:rFonts w:ascii="Cambria Math" w:hAnsi="Cambria Math" w:eastAsia="宋体" w:cs="Times New Roman"/>
                            <w:color w:val="000000"/>
                            <w:kern w:val="0"/>
                            <w:sz w:val="18"/>
                            <w:szCs w:val="18"/>
                            <w:lang w:bidi="ar"/>
                          </w:rPr>
                        </m:ctrlPr>
                      </m:acc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acc>
                    <m:sSup>
                      <m:sSupPr>
                        <m:ctrlPr>
                          <w:rPr>
                            <w:rFonts w:ascii="Cambria Math" w:hAnsi="Cambria Math" w:eastAsia="宋体" w:cs="Times New Roman"/>
                            <w:color w:val="000000"/>
                            <w:kern w:val="0"/>
                            <w:sz w:val="18"/>
                            <w:szCs w:val="18"/>
                            <w:lang w:bidi="ar"/>
                          </w:rPr>
                        </m:ctrlPr>
                      </m:sSupPr>
                      <m:e>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sup>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sSup>
                    <m:ctrlPr>
                      <w:rPr>
                        <w:rFonts w:ascii="Cambria Math" w:hAnsi="Cambria Math" w:eastAsia="宋体" w:cs="Times New Roman"/>
                        <w:color w:val="000000"/>
                        <w:kern w:val="0"/>
                        <w:sz w:val="18"/>
                        <w:szCs w:val="18"/>
                        <w:lang w:bidi="ar"/>
                      </w:rPr>
                    </m:ctrlPr>
                  </m:den>
                </m:f>
              </m:oMath>
            </m:oMathPara>
          </w:p>
        </w:tc>
        <w:tc>
          <w:tcPr>
            <w:tcW w:w="815" w:type="dxa"/>
          </w:tcPr>
          <w:p w14:paraId="40DD8C29">
            <w:pPr>
              <w:jc w:val="right"/>
              <w:rPr>
                <w:rFonts w:ascii="Times New Roman" w:hAnsi="Times New Roman" w:eastAsia="宋体" w:cs="Times New Roman"/>
                <w:color w:val="000000"/>
                <w:kern w:val="0"/>
                <w:sz w:val="18"/>
                <w:szCs w:val="18"/>
                <w:lang w:bidi="ar"/>
              </w:rPr>
            </w:pPr>
            <w:bookmarkStart w:id="19" w:name="_Ref195516701"/>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7</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9"/>
          </w:p>
        </w:tc>
      </w:tr>
      <w:tr w14:paraId="399EBE08">
        <w:tc>
          <w:tcPr>
            <w:tcW w:w="250" w:type="dxa"/>
          </w:tcPr>
          <w:p w14:paraId="3215925F">
            <w:pPr>
              <w:spacing w:before="156" w:beforeLines="50" w:after="156" w:afterLines="50"/>
              <w:rPr>
                <w:rFonts w:ascii="Times New Roman" w:hAnsi="Times New Roman" w:eastAsia="宋体" w:cs="Times New Roman"/>
                <w:color w:val="000000"/>
                <w:kern w:val="0"/>
                <w:sz w:val="18"/>
                <w:szCs w:val="18"/>
                <w:lang w:bidi="ar"/>
              </w:rPr>
            </w:pPr>
          </w:p>
        </w:tc>
        <w:tc>
          <w:tcPr>
            <w:tcW w:w="7457" w:type="dxa"/>
          </w:tcPr>
          <w:p w14:paraId="009D0F92">
            <w:pPr>
              <w:spacing w:before="156" w:beforeLines="50" w:after="156" w:afterLines="50"/>
              <w:rPr>
                <w:rFonts w:ascii="Times New Roman" w:hAnsi="Times New Roman" w:eastAsia="宋体" w:cs="Times New Roman"/>
                <w:color w:val="000000"/>
                <w:kern w:val="0"/>
                <w:sz w:val="18"/>
                <w:szCs w:val="18"/>
                <w:lang w:bidi="ar"/>
              </w:rPr>
            </w:pPr>
            <m:oMathPara>
              <m:oMath>
                <m:r>
                  <m:rPr>
                    <m:sty m:val="p"/>
                  </m:rPr>
                  <w:rPr>
                    <w:rFonts w:ascii="Cambria Math" w:hAnsi="Cambria Math" w:eastAsia="宋体" w:cs="Times New Roman"/>
                    <w:color w:val="000000"/>
                    <w:kern w:val="0"/>
                    <w:sz w:val="18"/>
                    <w:szCs w:val="18"/>
                    <w:lang w:bidi="ar"/>
                  </w:rPr>
                  <m:t>RMSE=</m:t>
                </m:r>
                <m:rad>
                  <m:radPr>
                    <m:degHide m:val="1"/>
                    <m:ctrlPr>
                      <w:rPr>
                        <w:rFonts w:ascii="Cambria Math" w:hAnsi="Cambria Math" w:eastAsia="宋体" w:cs="Times New Roman"/>
                        <w:color w:val="000000"/>
                        <w:kern w:val="0"/>
                        <w:sz w:val="18"/>
                        <w:szCs w:val="18"/>
                        <w:lang w:bidi="ar"/>
                      </w:rPr>
                    </m:ctrlPr>
                  </m:radPr>
                  <m:deg>
                    <m:ctrlPr>
                      <w:rPr>
                        <w:rFonts w:ascii="Cambria Math" w:hAnsi="Cambria Math" w:eastAsia="宋体" w:cs="Times New Roman"/>
                        <w:color w:val="000000"/>
                        <w:kern w:val="0"/>
                        <w:sz w:val="18"/>
                        <w:szCs w:val="18"/>
                        <w:lang w:bidi="ar"/>
                      </w:rPr>
                    </m:ctrlPr>
                  </m:deg>
                  <m:e>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num>
                      <m:den>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den>
                    </m:f>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acc>
                          <m:accPr>
                            <m:ctrlPr>
                              <w:rPr>
                                <w:rFonts w:ascii="Cambria Math" w:hAnsi="Cambria Math" w:eastAsia="宋体" w:cs="Times New Roman"/>
                                <w:color w:val="000000"/>
                                <w:kern w:val="0"/>
                                <w:sz w:val="18"/>
                                <w:szCs w:val="18"/>
                                <w:lang w:bidi="ar"/>
                              </w:rPr>
                            </m:ctrlPr>
                          </m:acc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acc>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sSup>
                      <m:sSupPr>
                        <m:ctrlPr>
                          <w:rPr>
                            <w:rFonts w:ascii="Cambria Math" w:hAnsi="Cambria Math" w:eastAsia="宋体" w:cs="Times New Roman"/>
                            <w:color w:val="000000"/>
                            <w:kern w:val="0"/>
                            <w:sz w:val="18"/>
                            <w:szCs w:val="18"/>
                            <w:lang w:bidi="ar"/>
                          </w:rPr>
                        </m:ctrlPr>
                      </m:sSupPr>
                      <m:e>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sup>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sSup>
                    <m:ctrlPr>
                      <w:rPr>
                        <w:rFonts w:ascii="Cambria Math" w:hAnsi="Cambria Math" w:eastAsia="宋体" w:cs="Times New Roman"/>
                        <w:color w:val="000000"/>
                        <w:kern w:val="0"/>
                        <w:sz w:val="18"/>
                        <w:szCs w:val="18"/>
                        <w:lang w:bidi="ar"/>
                      </w:rPr>
                    </m:ctrlPr>
                  </m:e>
                </m:rad>
              </m:oMath>
            </m:oMathPara>
          </w:p>
        </w:tc>
        <w:tc>
          <w:tcPr>
            <w:tcW w:w="815" w:type="dxa"/>
          </w:tcPr>
          <w:p w14:paraId="246B0B57">
            <w:pPr>
              <w:pStyle w:val="6"/>
              <w:jc w:val="righ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8</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p>
        </w:tc>
      </w:tr>
      <w:tr w14:paraId="2B737A82">
        <w:tc>
          <w:tcPr>
            <w:tcW w:w="250" w:type="dxa"/>
          </w:tcPr>
          <w:p w14:paraId="19ED0B71">
            <w:pPr>
              <w:spacing w:before="156" w:beforeLines="50" w:after="156" w:afterLines="50"/>
              <w:rPr>
                <w:rFonts w:ascii="Times New Roman" w:hAnsi="Times New Roman" w:eastAsia="宋体" w:cs="Times New Roman"/>
                <w:color w:val="000000"/>
                <w:kern w:val="0"/>
                <w:sz w:val="18"/>
                <w:szCs w:val="18"/>
                <w:lang w:bidi="ar"/>
              </w:rPr>
            </w:pPr>
          </w:p>
        </w:tc>
        <w:tc>
          <w:tcPr>
            <w:tcW w:w="7457" w:type="dxa"/>
          </w:tcPr>
          <w:p w14:paraId="35DCB7B5">
            <w:pPr>
              <w:spacing w:before="156" w:beforeLines="50" w:after="156" w:afterLines="50"/>
              <w:rPr>
                <w:rFonts w:ascii="Times New Roman" w:hAnsi="Times New Roman" w:eastAsia="宋体" w:cs="Times New Roman"/>
                <w:color w:val="000000"/>
                <w:kern w:val="0"/>
                <w:sz w:val="18"/>
                <w:szCs w:val="18"/>
                <w:lang w:bidi="ar"/>
              </w:rPr>
            </w:pPr>
            <m:oMathPara>
              <m:oMath>
                <m:r>
                  <m:rPr>
                    <m:sty m:val="p"/>
                  </m:rPr>
                  <w:rPr>
                    <w:rFonts w:ascii="Cambria Math" w:hAnsi="Cambria Math" w:eastAsia="宋体" w:cs="Times New Roman"/>
                    <w:color w:val="000000"/>
                    <w:kern w:val="0"/>
                    <w:sz w:val="18"/>
                    <w:szCs w:val="18"/>
                    <w:lang w:bidi="ar"/>
                  </w:rPr>
                  <m:t>RPD=</m:t>
                </m:r>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SD</m:t>
                    </m:r>
                    <m:ctrlPr>
                      <w:rPr>
                        <w:rFonts w:ascii="Cambria Math" w:hAnsi="Cambria Math" w:eastAsia="宋体" w:cs="Times New Roman"/>
                        <w:color w:val="000000"/>
                        <w:kern w:val="0"/>
                        <w:sz w:val="18"/>
                        <w:szCs w:val="18"/>
                        <w:lang w:bidi="ar"/>
                      </w:rPr>
                    </m:ctrlPr>
                  </m:num>
                  <m:den>
                    <m:r>
                      <m:rPr>
                        <m:sty m:val="p"/>
                      </m:rPr>
                      <w:rPr>
                        <w:rFonts w:ascii="Cambria Math" w:hAnsi="Cambria Math" w:eastAsia="宋体" w:cs="Times New Roman"/>
                        <w:color w:val="000000"/>
                        <w:kern w:val="0"/>
                        <w:sz w:val="18"/>
                        <w:szCs w:val="18"/>
                        <w:lang w:bidi="ar"/>
                      </w:rPr>
                      <m:t>RMSE</m:t>
                    </m:r>
                    <m:ctrlPr>
                      <w:rPr>
                        <w:rFonts w:ascii="Cambria Math" w:hAnsi="Cambria Math" w:eastAsia="宋体" w:cs="Times New Roman"/>
                        <w:color w:val="000000"/>
                        <w:kern w:val="0"/>
                        <w:sz w:val="18"/>
                        <w:szCs w:val="18"/>
                        <w:lang w:bidi="ar"/>
                      </w:rPr>
                    </m:ctrlPr>
                  </m:den>
                </m:f>
              </m:oMath>
            </m:oMathPara>
          </w:p>
        </w:tc>
        <w:tc>
          <w:tcPr>
            <w:tcW w:w="815" w:type="dxa"/>
          </w:tcPr>
          <w:p w14:paraId="6F80636F">
            <w:pPr>
              <w:pStyle w:val="6"/>
              <w:jc w:val="righ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9</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p>
        </w:tc>
      </w:tr>
      <w:tr w14:paraId="0409FC5B">
        <w:tc>
          <w:tcPr>
            <w:tcW w:w="250" w:type="dxa"/>
          </w:tcPr>
          <w:p w14:paraId="082F9756">
            <w:pPr>
              <w:spacing w:before="156" w:beforeLines="50" w:after="156" w:afterLines="50"/>
              <w:rPr>
                <w:rFonts w:ascii="Times New Roman" w:hAnsi="Times New Roman" w:eastAsia="宋体" w:cs="Times New Roman"/>
                <w:color w:val="000000"/>
                <w:kern w:val="0"/>
                <w:sz w:val="18"/>
                <w:szCs w:val="18"/>
                <w:lang w:bidi="ar"/>
              </w:rPr>
            </w:pPr>
          </w:p>
        </w:tc>
        <w:tc>
          <w:tcPr>
            <w:tcW w:w="7457" w:type="dxa"/>
          </w:tcPr>
          <w:p w14:paraId="24CD6402">
            <w:pPr>
              <w:spacing w:before="156" w:beforeLines="50" w:after="156" w:afterLines="50"/>
              <w:rPr>
                <w:rFonts w:ascii="Times New Roman" w:hAnsi="Times New Roman" w:eastAsia="宋体" w:cs="Times New Roman"/>
                <w:color w:val="000000"/>
                <w:kern w:val="0"/>
                <w:sz w:val="18"/>
                <w:szCs w:val="18"/>
                <w:lang w:bidi="ar"/>
              </w:rPr>
            </w:pPr>
            <m:oMathPara>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ϕ</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x</m:t>
                </m:r>
                <m:r>
                  <m:rPr>
                    <m:sty m:val="p"/>
                  </m:rPr>
                  <w:rPr>
                    <w:rFonts w:ascii="Cambria Math" w:hAnsi="Cambria Math" w:eastAsia="宋体" w:cs="Times New Roman"/>
                    <w:color w:val="000000"/>
                    <w:kern w:val="0"/>
                    <w:sz w:val="18"/>
                    <w:szCs w:val="18"/>
                    <w:lang w:bidi="ar"/>
                  </w:rPr>
                  <m:t>)=</m:t>
                </m:r>
                <m:nary>
                  <m:naryPr>
                    <m:chr m:val="∑"/>
                    <m:grow m:val="1"/>
                    <m:limLoc m:val="undOvr"/>
                    <m:supHide m:val="1"/>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⊆{1,2,…,</m:t>
                    </m:r>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sub>
                  <m:sup>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num>
                  <m:den>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den>
                </m:f>
                <m:d>
                  <m:dPr>
                    <m:begChr m:val="["/>
                    <m:endChr m:val="]"/>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d>
              </m:oMath>
            </m:oMathPara>
          </w:p>
        </w:tc>
        <w:tc>
          <w:tcPr>
            <w:tcW w:w="815" w:type="dxa"/>
          </w:tcPr>
          <w:p w14:paraId="7682692E">
            <w:pPr>
              <w:pStyle w:val="6"/>
              <w:jc w:val="right"/>
              <w:rPr>
                <w:rFonts w:ascii="Times New Roman" w:hAnsi="Times New Roman" w:eastAsia="宋体" w:cs="Times New Roman"/>
                <w:color w:val="000000"/>
                <w:kern w:val="0"/>
                <w:sz w:val="18"/>
                <w:szCs w:val="18"/>
                <w:lang w:bidi="ar"/>
              </w:rPr>
            </w:pPr>
            <w:bookmarkStart w:id="20" w:name="_Ref195516705"/>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10</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20"/>
          </w:p>
        </w:tc>
      </w:tr>
    </w:tbl>
    <w:p w14:paraId="37A81329">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_Ref195516701 \h</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（7）</w:t>
      </w:r>
      <w:r>
        <w:rPr>
          <w:rFonts w:ascii="Times New Roman" w:hAnsi="Times New Roman" w:eastAsia="宋体" w:cs="Times New Roman"/>
          <w:color w:val="000000"/>
          <w:kern w:val="0"/>
          <w:sz w:val="18"/>
          <w:szCs w:val="18"/>
          <w:lang w:bidi="ar"/>
        </w:rPr>
        <w:fldChar w:fldCharType="end"/>
      </w:r>
      <w:r>
        <w:rPr>
          <w:rFonts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_Ref195516705 \h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（10）</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中，</w:t>
      </w:r>
      <m:oMath>
        <m:r>
          <m:rPr/>
          <w:rPr>
            <w:rFonts w:hint="eastAsia" w:ascii="Cambria Math" w:hAnsi="Cambria Math" w:eastAsia="宋体" w:cs="Times New Roman"/>
            <w:color w:val="000000"/>
            <w:kern w:val="0"/>
            <w:sz w:val="18"/>
            <w:szCs w:val="18"/>
            <w:lang w:bidi="ar"/>
          </w:rPr>
          <m:t>n</m:t>
        </m:r>
      </m:oMath>
      <w:r>
        <w:rPr>
          <w:rFonts w:hint="eastAsia" w:ascii="Times New Roman" w:hAnsi="Times New Roman" w:eastAsia="宋体" w:cs="Times New Roman"/>
          <w:color w:val="000000"/>
          <w:kern w:val="0"/>
          <w:sz w:val="18"/>
          <w:szCs w:val="18"/>
          <w:lang w:bidi="ar"/>
        </w:rPr>
        <w:t>表示样本的数量，</w:t>
      </w:r>
      <m:oMath>
        <m:r>
          <m:rPr/>
          <w:rPr>
            <w:rFonts w:hint="eastAsia" w:ascii="Cambria Math" w:hAnsi="Cambria Math" w:eastAsia="宋体" w:cs="Times New Roman"/>
            <w:color w:val="000000"/>
            <w:kern w:val="0"/>
            <w:sz w:val="18"/>
            <w:szCs w:val="18"/>
            <w:lang w:bidi="ar"/>
          </w:rPr>
          <m:t>yi</m:t>
        </m:r>
      </m:oMath>
      <w:r>
        <w:rPr>
          <w:rFonts w:hint="eastAsia" w:ascii="Times New Roman" w:hAnsi="Times New Roman" w:eastAsia="宋体" w:cs="Times New Roman"/>
          <w:color w:val="000000"/>
          <w:kern w:val="0"/>
          <w:sz w:val="18"/>
          <w:szCs w:val="18"/>
          <w:lang w:bidi="ar"/>
        </w:rPr>
        <w:t xml:space="preserve"> 和</w:t>
      </w:r>
      <m:oMath>
        <m:r>
          <m:rPr/>
          <w:rPr>
            <w:rFonts w:hint="eastAsia" w:ascii="Cambria Math" w:hAnsi="Cambria Math" w:eastAsia="宋体" w:cs="Times New Roman"/>
            <w:color w:val="000000"/>
            <w:kern w:val="0"/>
            <w:sz w:val="18"/>
            <w:szCs w:val="18"/>
            <w:lang w:bidi="ar"/>
          </w:rPr>
          <m:t xml:space="preserve">yi </m:t>
        </m:r>
      </m:oMath>
      <w:r>
        <w:rPr>
          <w:rFonts w:hint="eastAsia" w:ascii="Times New Roman" w:hAnsi="Times New Roman" w:eastAsia="宋体" w:cs="Times New Roman"/>
          <w:color w:val="000000"/>
          <w:kern w:val="0"/>
          <w:sz w:val="18"/>
          <w:szCs w:val="18"/>
          <w:lang w:bidi="ar"/>
        </w:rPr>
        <w:t>分别表示第</w:t>
      </w:r>
      <m:oMath>
        <m:r>
          <m:rPr/>
          <w:rPr>
            <w:rFonts w:hint="eastAsia" w:ascii="Cambria Math" w:hAnsi="Cambria Math" w:eastAsia="宋体" w:cs="Times New Roman"/>
            <w:color w:val="000000"/>
            <w:kern w:val="0"/>
            <w:sz w:val="18"/>
            <w:szCs w:val="18"/>
            <w:lang w:bidi="ar"/>
          </w:rPr>
          <m:t>i</m:t>
        </m:r>
      </m:oMath>
      <w:r>
        <w:rPr>
          <w:rFonts w:hint="eastAsia" w:ascii="Times New Roman" w:hAnsi="Times New Roman" w:eastAsia="宋体" w:cs="Times New Roman"/>
          <w:color w:val="000000"/>
          <w:kern w:val="0"/>
          <w:sz w:val="18"/>
          <w:szCs w:val="18"/>
          <w:lang w:bidi="ar"/>
        </w:rPr>
        <w:t>个样本的 SOC含量的实测和预测值，</w:t>
      </w:r>
      <m:oMath>
        <m:r>
          <m:rPr/>
          <w:rPr>
            <w:rFonts w:hint="eastAsia" w:ascii="Cambria Math" w:hAnsi="Cambria Math" w:eastAsia="宋体" w:cs="Times New Roman"/>
            <w:color w:val="000000"/>
            <w:kern w:val="0"/>
            <w:sz w:val="18"/>
            <w:szCs w:val="18"/>
            <w:lang w:bidi="ar"/>
          </w:rPr>
          <m:t xml:space="preserve">SD </m:t>
        </m:r>
      </m:oMath>
      <w:r>
        <w:rPr>
          <w:rFonts w:hint="eastAsia" w:ascii="Times New Roman" w:hAnsi="Times New Roman" w:eastAsia="宋体" w:cs="Times New Roman"/>
          <w:color w:val="000000"/>
          <w:kern w:val="0"/>
          <w:sz w:val="18"/>
          <w:szCs w:val="18"/>
          <w:lang w:bidi="ar"/>
        </w:rPr>
        <w:t>表示实测值的标准差。</w:t>
      </w:r>
      <m:oMath>
        <m:r>
          <m:rPr/>
          <w:rPr>
            <w:rFonts w:ascii="Cambria Math" w:hAnsi="Cambria Math" w:eastAsia="宋体" w:cs="Times New Roman"/>
            <w:color w:val="000000"/>
            <w:kern w:val="0"/>
            <w:sz w:val="18"/>
            <w:szCs w:val="18"/>
            <w:lang w:bidi="ar"/>
          </w:rPr>
          <m:t>ϕi</m:t>
        </m:r>
        <m:r>
          <m:rPr>
            <m:sty m:val="p"/>
          </m:rPr>
          <w:rPr>
            <w:rFonts w:ascii="Cambria Math" w:hAnsi="Cambria Math" w:eastAsia="宋体" w:cs="Times New Roman"/>
            <w:color w:val="000000"/>
            <w:kern w:val="0"/>
            <w:sz w:val="18"/>
            <w:szCs w:val="18"/>
            <w:lang w:bidi="ar"/>
          </w:rPr>
          <m:t>​</m:t>
        </m:r>
      </m:oMath>
      <w:r>
        <w:rPr>
          <w:rFonts w:ascii="Times New Roman" w:hAnsi="Times New Roman" w:eastAsia="宋体" w:cs="Times New Roman"/>
          <w:color w:val="000000"/>
          <w:kern w:val="0"/>
          <w:sz w:val="18"/>
          <w:szCs w:val="18"/>
          <w:lang w:bidi="ar"/>
        </w:rPr>
        <w:t>：第</w:t>
      </w:r>
      <m:oMath>
        <m:r>
          <m:rPr/>
          <w:rPr>
            <w:rFonts w:ascii="Cambria Math" w:hAnsi="Cambria Math" w:eastAsia="宋体" w:cs="Times New Roman"/>
            <w:color w:val="000000"/>
            <w:kern w:val="0"/>
            <w:sz w:val="18"/>
            <w:szCs w:val="18"/>
            <w:lang w:bidi="ar"/>
          </w:rPr>
          <m:t> ii </m:t>
        </m:r>
      </m:oMath>
      <w:r>
        <w:rPr>
          <w:rFonts w:ascii="Times New Roman" w:hAnsi="Times New Roman" w:eastAsia="宋体" w:cs="Times New Roman"/>
          <w:color w:val="000000"/>
          <w:kern w:val="0"/>
          <w:sz w:val="18"/>
          <w:szCs w:val="18"/>
          <w:lang w:bidi="ar"/>
        </w:rPr>
        <w:t>个特征的Shapley值（贡献值）</w:t>
      </w:r>
      <w:r>
        <w:rPr>
          <w:rFonts w:hint="eastAsia" w:ascii="Times New Roman" w:hAnsi="Times New Roman" w:eastAsia="宋体" w:cs="Times New Roman"/>
          <w:color w:val="000000"/>
          <w:kern w:val="0"/>
          <w:sz w:val="18"/>
          <w:szCs w:val="18"/>
          <w:lang w:bidi="ar"/>
        </w:rPr>
        <w:t>，</w:t>
      </w:r>
      <m:oMath>
        <m:r>
          <m:rPr/>
          <w:rPr>
            <w:rFonts w:ascii="Cambria Math" w:hAnsi="Cambria Math" w:eastAsia="宋体" w:cs="Times New Roman"/>
            <w:color w:val="000000"/>
            <w:kern w:val="0"/>
            <w:sz w:val="18"/>
            <w:szCs w:val="18"/>
            <w:lang w:bidi="ar"/>
          </w:rPr>
          <m:t>pp</m:t>
        </m:r>
      </m:oMath>
      <w:r>
        <w:rPr>
          <w:rFonts w:ascii="Times New Roman" w:hAnsi="Times New Roman" w:eastAsia="宋体" w:cs="Times New Roman"/>
          <w:color w:val="000000"/>
          <w:kern w:val="0"/>
          <w:sz w:val="18"/>
          <w:szCs w:val="18"/>
          <w:lang w:bidi="ar"/>
        </w:rPr>
        <w:t>：总特征数量。</w:t>
      </w:r>
      <m:oMath>
        <m:r>
          <m:rPr/>
          <w:rPr>
            <w:rFonts w:ascii="Cambria Math" w:hAnsi="Cambria Math" w:eastAsia="宋体" w:cs="Times New Roman"/>
            <w:color w:val="000000"/>
            <w:kern w:val="0"/>
            <w:sz w:val="18"/>
            <w:szCs w:val="18"/>
            <w:lang w:bidi="ar"/>
          </w:rPr>
          <m:t>SS</m:t>
        </m:r>
      </m:oMath>
      <w:r>
        <w:rPr>
          <w:rFonts w:ascii="Times New Roman" w:hAnsi="Times New Roman" w:eastAsia="宋体" w:cs="Times New Roman"/>
          <w:color w:val="000000"/>
          <w:kern w:val="0"/>
          <w:sz w:val="18"/>
          <w:szCs w:val="18"/>
          <w:lang w:bidi="ar"/>
        </w:rPr>
        <w:t>：当前不考虑特征 ii 的任意特征子集。</w:t>
      </w:r>
      <m:oMath>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oMath>
      <w:r>
        <w:rPr>
          <w:rFonts w:ascii="Times New Roman" w:hAnsi="Times New Roman" w:eastAsia="宋体" w:cs="Times New Roman"/>
          <w:color w:val="000000"/>
          <w:kern w:val="0"/>
          <w:sz w:val="18"/>
          <w:szCs w:val="18"/>
          <w:lang w:bidi="ar"/>
        </w:rPr>
        <w:t>：基于子集 SS 的模型预测值。</w:t>
      </w:r>
      <m:oMath>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oMath>
      <w:r>
        <w:rPr>
          <w:rFonts w:ascii="Times New Roman" w:hAnsi="Times New Roman" w:eastAsia="宋体" w:cs="Times New Roman"/>
          <w:color w:val="000000"/>
          <w:kern w:val="0"/>
          <w:sz w:val="18"/>
          <w:szCs w:val="18"/>
          <w:lang w:bidi="ar"/>
        </w:rPr>
        <w:t>：特征</w:t>
      </w:r>
      <m:oMath>
        <m:r>
          <m:rPr/>
          <w:rPr>
            <w:rFonts w:ascii="Cambria Math" w:hAnsi="Cambria Math" w:eastAsia="宋体" w:cs="Times New Roman"/>
            <w:color w:val="000000"/>
            <w:kern w:val="0"/>
            <w:sz w:val="18"/>
            <w:szCs w:val="18"/>
            <w:lang w:bidi="ar"/>
          </w:rPr>
          <m:t> ii </m:t>
        </m:r>
      </m:oMath>
      <w:r>
        <w:rPr>
          <w:rFonts w:ascii="Times New Roman" w:hAnsi="Times New Roman" w:eastAsia="宋体" w:cs="Times New Roman"/>
          <w:color w:val="000000"/>
          <w:kern w:val="0"/>
          <w:sz w:val="18"/>
          <w:szCs w:val="18"/>
          <w:lang w:bidi="ar"/>
        </w:rPr>
        <w:t>加入子集 </w:t>
      </w:r>
      <m:oMath>
        <m:r>
          <m:rPr/>
          <w:rPr>
            <w:rFonts w:ascii="Cambria Math" w:hAnsi="Cambria Math" w:eastAsia="宋体" w:cs="Times New Roman"/>
            <w:color w:val="000000"/>
            <w:kern w:val="0"/>
            <w:sz w:val="18"/>
            <w:szCs w:val="18"/>
            <w:lang w:bidi="ar"/>
          </w:rPr>
          <m:t>SS</m:t>
        </m:r>
      </m:oMath>
      <w:r>
        <w:rPr>
          <w:rFonts w:ascii="Times New Roman" w:hAnsi="Times New Roman" w:eastAsia="宋体" w:cs="Times New Roman"/>
          <w:color w:val="000000"/>
          <w:kern w:val="0"/>
          <w:sz w:val="18"/>
          <w:szCs w:val="18"/>
          <w:lang w:bidi="ar"/>
        </w:rPr>
        <w:t> 后的边际贡献。</w:t>
      </w:r>
      <m:oMath>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num>
          <m:den>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den>
        </m:f>
      </m:oMath>
      <w:r>
        <w:rPr>
          <w:rFonts w:ascii="Times New Roman" w:hAnsi="Times New Roman" w:eastAsia="宋体" w:cs="Times New Roman"/>
          <w:color w:val="000000"/>
          <w:kern w:val="0"/>
          <w:sz w:val="18"/>
          <w:szCs w:val="18"/>
          <w:lang w:bidi="ar"/>
        </w:rPr>
        <w:t>权重项，表示所有可能排列中 SS 出现的概率。</w:t>
      </w:r>
    </w:p>
    <w:p w14:paraId="22AE55A2">
      <w:pPr>
        <w:spacing w:before="156" w:beforeLines="50" w:after="156" w:afterLines="50"/>
        <w:rPr>
          <w:rFonts w:ascii="Times New Roman" w:hAnsi="Times New Roman" w:eastAsia="宋体" w:cs="Times New Roman"/>
          <w:b/>
          <w:szCs w:val="21"/>
        </w:rPr>
        <w:sectPr>
          <w:type w:val="continuous"/>
          <w:pgSz w:w="11906" w:h="16838"/>
          <w:pgMar w:top="1440" w:right="1800" w:bottom="1440" w:left="1800" w:header="851" w:footer="992" w:gutter="0"/>
          <w:cols w:space="425" w:num="1"/>
          <w:titlePg/>
          <w:docGrid w:type="lines" w:linePitch="312" w:charSpace="0"/>
        </w:sectPr>
      </w:pPr>
    </w:p>
    <w:p w14:paraId="75DD9D9B">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3</w:t>
      </w:r>
      <w:r>
        <w:rPr>
          <w:rFonts w:ascii="Times New Roman" w:hAnsi="Times New Roman" w:eastAsia="宋体" w:cs="Times New Roman"/>
          <w:b/>
          <w:szCs w:val="21"/>
        </w:rPr>
        <w:t>结果与分析</w:t>
      </w:r>
    </w:p>
    <w:p w14:paraId="51F440E3">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3.1土壤有机碳含量的统计特征与光谱特性</w:t>
      </w:r>
    </w:p>
    <w:p w14:paraId="226A2ECA">
      <w:pPr>
        <w:widowControl/>
        <w:ind w:firstLine="420"/>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研究区共采集 279 个土壤样本（训练集 222 个，测试集 57 个），</w:t>
      </w:r>
      <w:r>
        <w:rPr>
          <w:rFonts w:hint="eastAsia" w:ascii="Times New Roman" w:hAnsi="Times New Roman" w:eastAsia="宋体" w:cs="Times New Roman"/>
          <w:color w:val="000000"/>
          <w:kern w:val="0"/>
          <w:sz w:val="18"/>
          <w:szCs w:val="18"/>
          <w:lang w:eastAsia="zh-CN" w:bidi="ar"/>
        </w:rPr>
        <w:t>SOC</w:t>
      </w:r>
      <w:r>
        <w:rPr>
          <w:rFonts w:hint="eastAsia" w:ascii="Times New Roman" w:hAnsi="Times New Roman" w:eastAsia="宋体" w:cs="Times New Roman"/>
          <w:color w:val="000000"/>
          <w:kern w:val="0"/>
          <w:sz w:val="18"/>
          <w:szCs w:val="18"/>
          <w:lang w:bidi="ar"/>
        </w:rPr>
        <w:t>含量范围为 3.83～37.06 g/kg，均值 12.81±4.66 g/kg，中位数 12.32 g/kg，呈现显著右偏分布（峰度 3.53）。按 20% 比例划分测试集后，训练集覆盖完整浓度区间（3.84～37.05 g/kg），均值 13.02 g/kg（中位数 12.63 g/kg），峰度 4.18，显示较强正偏态特征；测试集浓度范围收窄至 3.83～22.46 g/kg，均值降至 11.97 g/kg（中位数 10.64 g/kg），峰度转为 - 0.54，呈现轻微左偏分布。实验构建两种数据集：仅含土壤光谱与养分数据的 SNSB 数据集，及融合土壤养分与环境因子的 SNSBE 数据集，如</w:t>
      </w:r>
      <w:r>
        <w:rPr>
          <w:rFonts w:hint="eastAsia" w:ascii="Times New Roman" w:hAnsi="Times New Roman" w:eastAsia="宋体" w:cs="Times New Roman"/>
          <w:color w:val="000000"/>
          <w:kern w:val="0"/>
          <w:sz w:val="18"/>
          <w:szCs w:val="18"/>
          <w:lang w:eastAsia="zh-CN" w:bidi="ar"/>
        </w:rPr>
        <w:fldChar w:fldCharType="begin"/>
      </w:r>
      <w:r>
        <w:rPr>
          <w:rFonts w:hint="eastAsia" w:ascii="Times New Roman" w:hAnsi="Times New Roman" w:eastAsia="宋体" w:cs="Times New Roman"/>
          <w:color w:val="000000"/>
          <w:kern w:val="0"/>
          <w:sz w:val="18"/>
          <w:szCs w:val="18"/>
          <w:lang w:eastAsia="zh-CN" w:bidi="ar"/>
        </w:rPr>
        <w:instrText xml:space="preserve"> REF _Ref2058504510 \h </w:instrText>
      </w:r>
      <w:r>
        <w:rPr>
          <w:rFonts w:hint="eastAsia" w:ascii="Times New Roman" w:hAnsi="Times New Roman" w:eastAsia="宋体" w:cs="Times New Roman"/>
          <w:color w:val="000000"/>
          <w:kern w:val="0"/>
          <w:sz w:val="18"/>
          <w:szCs w:val="18"/>
          <w:lang w:eastAsia="zh-CN" w:bidi="ar"/>
        </w:rPr>
        <w:fldChar w:fldCharType="separate"/>
      </w:r>
      <w:r>
        <w:rPr>
          <w:rFonts w:ascii="Times New Roman" w:hAnsi="Times New Roman" w:eastAsia="宋体" w:cs="Times New Roman"/>
          <w:b/>
          <w:bCs/>
          <w:color w:val="000000"/>
          <w:kern w:val="0"/>
          <w:sz w:val="18"/>
          <w:szCs w:val="18"/>
          <w:lang w:bidi="ar"/>
        </w:rPr>
        <w:t>表 4</w:t>
      </w:r>
      <w:r>
        <w:rPr>
          <w:rFonts w:hint="eastAsia" w:ascii="Times New Roman" w:hAnsi="Times New Roman" w:eastAsia="宋体" w:cs="Times New Roman"/>
          <w:color w:val="000000"/>
          <w:kern w:val="0"/>
          <w:sz w:val="18"/>
          <w:szCs w:val="18"/>
          <w:lang w:eastAsia="zh-CN" w:bidi="ar"/>
        </w:rPr>
        <w:fldChar w:fldCharType="end"/>
      </w:r>
      <w:r>
        <w:rPr>
          <w:rFonts w:hint="eastAsia" w:ascii="Times New Roman" w:hAnsi="Times New Roman" w:eastAsia="宋体" w:cs="Times New Roman"/>
          <w:color w:val="000000"/>
          <w:kern w:val="0"/>
          <w:sz w:val="18"/>
          <w:szCs w:val="18"/>
          <w:lang w:bidi="ar"/>
        </w:rPr>
        <w:t>所示。</w:t>
      </w:r>
    </w:p>
    <w:p w14:paraId="610FB177">
      <w:pPr>
        <w:autoSpaceDN w:val="0"/>
        <w:jc w:val="center"/>
        <w:rPr>
          <w:rFonts w:ascii="Times New Roman" w:hAnsi="Times New Roman" w:eastAsia="黑体" w:cs="Times New Roman"/>
          <w:sz w:val="18"/>
          <w:szCs w:val="18"/>
        </w:rPr>
        <w:sectPr>
          <w:type w:val="continuous"/>
          <w:pgSz w:w="11906" w:h="16838"/>
          <w:pgMar w:top="1440" w:right="1800" w:bottom="1440" w:left="1800" w:header="851" w:footer="992" w:gutter="0"/>
          <w:cols w:space="425" w:num="1"/>
          <w:titlePg/>
          <w:docGrid w:type="lines" w:linePitch="312" w:charSpace="0"/>
        </w:sectPr>
      </w:pPr>
    </w:p>
    <w:p w14:paraId="5C108555">
      <w:pPr>
        <w:autoSpaceDN w:val="0"/>
        <w:jc w:val="center"/>
        <w:rPr>
          <w:rFonts w:ascii="Times New Roman" w:hAnsi="Times New Roman" w:eastAsia="宋体" w:cs="Times New Roman"/>
          <w:b/>
          <w:bCs/>
          <w:color w:val="000000"/>
          <w:kern w:val="0"/>
          <w:sz w:val="18"/>
          <w:szCs w:val="18"/>
          <w:lang w:bidi="ar"/>
        </w:rPr>
      </w:pPr>
      <w:bookmarkStart w:id="21" w:name="_Ref2058504510"/>
      <w:r>
        <w:rPr>
          <w:rFonts w:ascii="Times New Roman" w:hAnsi="Times New Roman" w:eastAsia="宋体" w:cs="Times New Roman"/>
          <w:b/>
          <w:bCs/>
          <w:color w:val="000000"/>
          <w:kern w:val="0"/>
          <w:sz w:val="18"/>
          <w:szCs w:val="18"/>
          <w:lang w:bidi="ar"/>
        </w:rPr>
        <w:t xml:space="preserve">表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SEQ 表 \* ARABIC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4</w:t>
      </w:r>
      <w:r>
        <w:rPr>
          <w:rFonts w:ascii="Times New Roman" w:hAnsi="Times New Roman" w:eastAsia="宋体" w:cs="Times New Roman"/>
          <w:b/>
          <w:bCs/>
          <w:color w:val="000000"/>
          <w:kern w:val="0"/>
          <w:sz w:val="18"/>
          <w:szCs w:val="18"/>
          <w:lang w:bidi="ar"/>
        </w:rPr>
        <w:fldChar w:fldCharType="end"/>
      </w:r>
      <w:bookmarkEnd w:id="21"/>
      <w:r>
        <w:rPr>
          <w:rFonts w:hint="default" w:ascii="Times New Roman" w:hAnsi="Times New Roman" w:eastAsia="宋体" w:cs="Times New Roman"/>
          <w:b/>
          <w:bCs/>
          <w:color w:val="000000"/>
          <w:kern w:val="0"/>
          <w:sz w:val="18"/>
          <w:szCs w:val="18"/>
          <w:lang w:val="en-US" w:bidi="ar"/>
        </w:rPr>
        <w:t xml:space="preserve"> </w:t>
      </w:r>
      <w:r>
        <w:rPr>
          <w:rFonts w:ascii="Times New Roman" w:hAnsi="Times New Roman" w:eastAsia="宋体" w:cs="Times New Roman"/>
          <w:b/>
          <w:bCs/>
          <w:color w:val="000000"/>
          <w:kern w:val="0"/>
          <w:sz w:val="18"/>
          <w:szCs w:val="18"/>
          <w:lang w:bidi="ar"/>
        </w:rPr>
        <w:t>建模集与验证集描述性统计</w:t>
      </w:r>
    </w:p>
    <w:p w14:paraId="3217FD58">
      <w:pPr>
        <w:autoSpaceDN w:val="0"/>
        <w:jc w:val="center"/>
        <w:rPr>
          <w:rFonts w:ascii="Times New Roman" w:hAnsi="Times New Roman" w:eastAsia="宋体" w:cs="Times New Roman"/>
          <w:b/>
          <w:bCs/>
          <w:color w:val="000000"/>
          <w:kern w:val="0"/>
          <w:sz w:val="18"/>
          <w:szCs w:val="18"/>
          <w:lang w:bidi="ar"/>
        </w:rPr>
        <w:sectPr>
          <w:type w:val="continuous"/>
          <w:pgSz w:w="11906" w:h="16838"/>
          <w:pgMar w:top="1440" w:right="1800" w:bottom="1440" w:left="1800" w:header="851" w:footer="992" w:gutter="0"/>
          <w:cols w:space="425" w:num="1"/>
          <w:titlePg/>
          <w:docGrid w:type="lines" w:linePitch="312" w:charSpace="0"/>
        </w:sectPr>
      </w:pPr>
      <w:r>
        <w:rPr>
          <w:rFonts w:ascii="Times New Roman" w:hAnsi="Times New Roman" w:eastAsia="宋体" w:cs="Times New Roman"/>
          <w:b/>
          <w:bCs/>
          <w:color w:val="000000"/>
          <w:kern w:val="0"/>
          <w:sz w:val="18"/>
          <w:szCs w:val="18"/>
          <w:lang w:bidi="ar"/>
        </w:rPr>
        <w:t xml:space="preserve">Table.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SEQ Table. \* ARABIC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4</w:t>
      </w:r>
      <w:r>
        <w:rPr>
          <w:rFonts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val="en-US" w:eastAsia="zh-CN" w:bidi="ar"/>
        </w:rPr>
        <w:t>.</w:t>
      </w:r>
      <w:r>
        <w:rPr>
          <w:rFonts w:ascii="Times New Roman" w:hAnsi="Times New Roman" w:eastAsia="宋体" w:cs="Times New Roman"/>
          <w:b/>
          <w:bCs/>
          <w:color w:val="000000"/>
          <w:kern w:val="0"/>
          <w:sz w:val="18"/>
          <w:szCs w:val="18"/>
          <w:lang w:bidi="ar"/>
        </w:rPr>
        <w:t>Descriptive Statistics for Modeling and Validation Set</w:t>
      </w:r>
    </w:p>
    <w:p w14:paraId="1B5009A9">
      <w:pPr>
        <w:autoSpaceDN w:val="0"/>
        <w:jc w:val="both"/>
        <w:rPr>
          <w:rFonts w:hint="eastAsia" w:ascii="Times New Roman" w:hAnsi="Times New Roman" w:eastAsia="宋体" w:cs="Times New Roman"/>
          <w:b/>
          <w:bCs/>
          <w:color w:val="000000"/>
          <w:kern w:val="0"/>
          <w:sz w:val="18"/>
          <w:szCs w:val="18"/>
          <w:lang w:bidi="ar"/>
        </w:rPr>
      </w:pPr>
    </w:p>
    <w:p w14:paraId="1CCBCC6B">
      <w:pPr>
        <w:bidi w:val="0"/>
        <w:rPr>
          <w:rFonts w:hint="eastAsia" w:ascii="Times New Roman" w:hAnsi="Times New Roman" w:eastAsia="宋体" w:cs="Times New Roman"/>
          <w:b/>
          <w:bCs/>
          <w:color w:val="000000"/>
          <w:kern w:val="0"/>
          <w:sz w:val="18"/>
          <w:szCs w:val="18"/>
          <w:lang w:eastAsia="zh-CN" w:bidi="ar"/>
        </w:rPr>
        <w:sectPr>
          <w:type w:val="continuous"/>
          <w:pgSz w:w="11906" w:h="16838"/>
          <w:pgMar w:top="1440" w:right="1800" w:bottom="1440" w:left="1800" w:header="851" w:footer="992" w:gutter="0"/>
          <w:cols w:space="425" w:num="2"/>
          <w:titlePg/>
          <w:docGrid w:type="lines" w:linePitch="312" w:charSpace="0"/>
        </w:sectPr>
      </w:pPr>
    </w:p>
    <w:p w14:paraId="37D03A8C">
      <w:pPr>
        <w:widowControl/>
        <w:jc w:val="left"/>
        <w:rPr>
          <w:rFonts w:ascii="Times New Roman" w:hAnsi="Times New Roman" w:eastAsia="宋体" w:cs="Times New Roman"/>
          <w:color w:val="000000" w:themeColor="text1"/>
          <w:kern w:val="0"/>
          <w:szCs w:val="21"/>
          <w:lang w:bidi="ar"/>
          <w14:textFill>
            <w14:solidFill>
              <w14:schemeClr w14:val="tx1"/>
            </w14:solidFill>
          </w14:textFill>
        </w:rPr>
      </w:pPr>
    </w:p>
    <w:tbl>
      <w:tblPr>
        <w:tblStyle w:val="14"/>
        <w:tblpPr w:leftFromText="180" w:rightFromText="180" w:vertAnchor="page" w:horzAnchor="page" w:tblpX="931" w:tblpY="9322"/>
        <w:tblW w:w="6193" w:type="pct"/>
        <w:jc w:val="center"/>
        <w:tblLayout w:type="fixed"/>
        <w:tblCellMar>
          <w:top w:w="0" w:type="dxa"/>
          <w:left w:w="108" w:type="dxa"/>
          <w:bottom w:w="0" w:type="dxa"/>
          <w:right w:w="108" w:type="dxa"/>
        </w:tblCellMar>
      </w:tblPr>
      <w:tblGrid>
        <w:gridCol w:w="953"/>
        <w:gridCol w:w="1186"/>
        <w:gridCol w:w="791"/>
        <w:gridCol w:w="1155"/>
        <w:gridCol w:w="1136"/>
        <w:gridCol w:w="1535"/>
        <w:gridCol w:w="1027"/>
        <w:gridCol w:w="1302"/>
        <w:gridCol w:w="1472"/>
      </w:tblGrid>
      <w:tr w14:paraId="32A5B9B3">
        <w:trPr>
          <w:trHeight w:val="657" w:hRule="atLeast"/>
          <w:jc w:val="center"/>
        </w:trPr>
        <w:tc>
          <w:tcPr>
            <w:tcW w:w="451" w:type="pct"/>
            <w:tcBorders>
              <w:top w:val="single" w:color="auto" w:sz="8" w:space="0"/>
              <w:left w:val="nil"/>
              <w:bottom w:val="single" w:color="auto" w:sz="4" w:space="0"/>
              <w:right w:val="nil"/>
            </w:tcBorders>
            <w:shd w:val="clear" w:color="auto" w:fill="auto"/>
            <w:noWrap/>
            <w:vAlign w:val="center"/>
          </w:tcPr>
          <w:p w14:paraId="2880D7EA">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Data</w:t>
            </w:r>
          </w:p>
        </w:tc>
        <w:tc>
          <w:tcPr>
            <w:tcW w:w="561" w:type="pct"/>
            <w:tcBorders>
              <w:top w:val="single" w:color="auto" w:sz="8" w:space="0"/>
              <w:left w:val="nil"/>
              <w:bottom w:val="single" w:color="auto" w:sz="4" w:space="0"/>
              <w:right w:val="nil"/>
            </w:tcBorders>
            <w:shd w:val="clear" w:color="auto" w:fill="auto"/>
            <w:noWrap/>
            <w:vAlign w:val="center"/>
          </w:tcPr>
          <w:p w14:paraId="595C4E14">
            <w:pPr>
              <w:autoSpaceDN w:val="0"/>
              <w:jc w:val="center"/>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Dataset</w:t>
            </w:r>
          </w:p>
        </w:tc>
        <w:tc>
          <w:tcPr>
            <w:tcW w:w="374" w:type="pct"/>
            <w:tcBorders>
              <w:top w:val="single" w:color="auto" w:sz="8" w:space="0"/>
              <w:left w:val="nil"/>
              <w:bottom w:val="single" w:color="auto" w:sz="4" w:space="0"/>
              <w:right w:val="nil"/>
            </w:tcBorders>
            <w:shd w:val="clear" w:color="auto" w:fill="auto"/>
            <w:noWrap/>
            <w:vAlign w:val="center"/>
          </w:tcPr>
          <w:p w14:paraId="46A087F3">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Sample</w:t>
            </w:r>
          </w:p>
        </w:tc>
        <w:tc>
          <w:tcPr>
            <w:tcW w:w="547" w:type="pct"/>
            <w:tcBorders>
              <w:top w:val="single" w:color="auto" w:sz="8" w:space="0"/>
              <w:left w:val="nil"/>
              <w:bottom w:val="single" w:color="auto" w:sz="4" w:space="0"/>
              <w:right w:val="nil"/>
            </w:tcBorders>
            <w:shd w:val="clear" w:color="auto" w:fill="auto"/>
            <w:noWrap/>
            <w:vAlign w:val="center"/>
          </w:tcPr>
          <w:p w14:paraId="3446F69F">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Range(g/kg)</w:t>
            </w:r>
          </w:p>
        </w:tc>
        <w:tc>
          <w:tcPr>
            <w:tcW w:w="538" w:type="pct"/>
            <w:tcBorders>
              <w:top w:val="single" w:color="auto" w:sz="8" w:space="0"/>
              <w:left w:val="nil"/>
              <w:bottom w:val="single" w:color="auto" w:sz="4" w:space="0"/>
              <w:right w:val="nil"/>
            </w:tcBorders>
            <w:shd w:val="clear" w:color="auto" w:fill="auto"/>
            <w:noWrap/>
            <w:vAlign w:val="center"/>
          </w:tcPr>
          <w:p w14:paraId="507F97BD">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Mean(g/kg)</w:t>
            </w:r>
          </w:p>
        </w:tc>
        <w:tc>
          <w:tcPr>
            <w:tcW w:w="727" w:type="pct"/>
            <w:tcBorders>
              <w:top w:val="single" w:color="auto" w:sz="8" w:space="0"/>
              <w:left w:val="nil"/>
              <w:bottom w:val="single" w:color="auto" w:sz="4" w:space="0"/>
              <w:right w:val="nil"/>
            </w:tcBorders>
            <w:shd w:val="clear" w:color="auto" w:fill="auto"/>
            <w:noWrap/>
            <w:vAlign w:val="center"/>
          </w:tcPr>
          <w:p w14:paraId="7CC7C75E">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Median(g/kg)</w:t>
            </w:r>
          </w:p>
        </w:tc>
        <w:tc>
          <w:tcPr>
            <w:tcW w:w="486" w:type="pct"/>
            <w:tcBorders>
              <w:top w:val="single" w:color="auto" w:sz="8" w:space="0"/>
              <w:left w:val="nil"/>
              <w:bottom w:val="single" w:color="auto" w:sz="4" w:space="0"/>
              <w:right w:val="nil"/>
            </w:tcBorders>
            <w:shd w:val="clear" w:color="auto" w:fill="auto"/>
            <w:noWrap/>
            <w:vAlign w:val="center"/>
          </w:tcPr>
          <w:p w14:paraId="56D48F34">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Standard deviation</w:t>
            </w:r>
          </w:p>
        </w:tc>
        <w:tc>
          <w:tcPr>
            <w:tcW w:w="616" w:type="pct"/>
            <w:tcBorders>
              <w:top w:val="single" w:color="auto" w:sz="8" w:space="0"/>
              <w:left w:val="nil"/>
              <w:bottom w:val="single" w:color="auto" w:sz="4" w:space="0"/>
              <w:right w:val="nil"/>
            </w:tcBorders>
            <w:shd w:val="clear" w:color="auto" w:fill="auto"/>
            <w:noWrap/>
            <w:vAlign w:val="center"/>
          </w:tcPr>
          <w:p w14:paraId="4D6C48E1">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Kurtosis</w:t>
            </w:r>
          </w:p>
        </w:tc>
        <w:tc>
          <w:tcPr>
            <w:tcW w:w="697" w:type="pct"/>
            <w:tcBorders>
              <w:top w:val="single" w:color="auto" w:sz="8" w:space="0"/>
              <w:left w:val="nil"/>
              <w:bottom w:val="single" w:color="auto" w:sz="4" w:space="0"/>
              <w:right w:val="nil"/>
            </w:tcBorders>
            <w:shd w:val="clear" w:color="auto" w:fill="auto"/>
            <w:noWrap/>
            <w:vAlign w:val="center"/>
          </w:tcPr>
          <w:p w14:paraId="7416D533">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 xml:space="preserve">Coefficient </w:t>
            </w:r>
            <w:r>
              <w:rPr>
                <w:rFonts w:hint="eastAsia" w:ascii="Times New Roman" w:hAnsi="Times New Roman" w:eastAsia="宋体" w:cs="Times New Roman"/>
                <w:b/>
                <w:bCs/>
                <w:color w:val="000000"/>
                <w:kern w:val="0"/>
                <w:sz w:val="18"/>
                <w:szCs w:val="18"/>
                <w:lang w:bidi="ar"/>
              </w:rPr>
              <w:br w:type="textWrapping"/>
            </w:r>
            <w:r>
              <w:rPr>
                <w:rFonts w:hint="eastAsia" w:ascii="Times New Roman" w:hAnsi="Times New Roman" w:eastAsia="宋体" w:cs="Times New Roman"/>
                <w:b/>
                <w:bCs/>
                <w:color w:val="000000"/>
                <w:kern w:val="0"/>
                <w:sz w:val="18"/>
                <w:szCs w:val="18"/>
                <w:lang w:bidi="ar"/>
              </w:rPr>
              <w:t>of variation (%)</w:t>
            </w:r>
          </w:p>
        </w:tc>
      </w:tr>
      <w:tr w14:paraId="5D3AEBE2">
        <w:trPr>
          <w:trHeight w:val="328" w:hRule="atLeast"/>
          <w:jc w:val="center"/>
        </w:trPr>
        <w:tc>
          <w:tcPr>
            <w:tcW w:w="451" w:type="pct"/>
            <w:vMerge w:val="restart"/>
            <w:tcBorders>
              <w:top w:val="nil"/>
              <w:left w:val="nil"/>
              <w:right w:val="nil"/>
            </w:tcBorders>
            <w:shd w:val="clear" w:color="auto" w:fill="auto"/>
            <w:noWrap/>
            <w:vAlign w:val="center"/>
          </w:tcPr>
          <w:p w14:paraId="2A42657C">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Train</w:t>
            </w:r>
          </w:p>
        </w:tc>
        <w:tc>
          <w:tcPr>
            <w:tcW w:w="561" w:type="pct"/>
            <w:tcBorders>
              <w:top w:val="nil"/>
              <w:left w:val="nil"/>
              <w:bottom w:val="nil"/>
              <w:right w:val="nil"/>
            </w:tcBorders>
            <w:shd w:val="clear" w:color="auto" w:fill="auto"/>
            <w:noWrap/>
            <w:vAlign w:val="center"/>
          </w:tcPr>
          <w:p w14:paraId="108A0DBF">
            <w:pPr>
              <w:autoSpaceDN w:val="0"/>
              <w:jc w:val="center"/>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SNSB</w:t>
            </w:r>
          </w:p>
        </w:tc>
        <w:tc>
          <w:tcPr>
            <w:tcW w:w="374" w:type="pct"/>
            <w:vMerge w:val="restart"/>
            <w:tcBorders>
              <w:top w:val="nil"/>
              <w:left w:val="nil"/>
              <w:right w:val="nil"/>
            </w:tcBorders>
            <w:shd w:val="clear" w:color="auto" w:fill="auto"/>
            <w:noWrap/>
            <w:vAlign w:val="center"/>
          </w:tcPr>
          <w:p w14:paraId="794C027A">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222</w:t>
            </w:r>
          </w:p>
        </w:tc>
        <w:tc>
          <w:tcPr>
            <w:tcW w:w="547" w:type="pct"/>
            <w:vMerge w:val="restart"/>
            <w:tcBorders>
              <w:top w:val="nil"/>
              <w:left w:val="nil"/>
              <w:right w:val="nil"/>
            </w:tcBorders>
            <w:shd w:val="clear" w:color="auto" w:fill="auto"/>
            <w:noWrap/>
            <w:vAlign w:val="center"/>
          </w:tcPr>
          <w:p w14:paraId="7F29CBE0">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3.84~37.05</w:t>
            </w:r>
          </w:p>
        </w:tc>
        <w:tc>
          <w:tcPr>
            <w:tcW w:w="538" w:type="pct"/>
            <w:vMerge w:val="restart"/>
            <w:tcBorders>
              <w:top w:val="nil"/>
              <w:left w:val="nil"/>
              <w:right w:val="nil"/>
            </w:tcBorders>
            <w:shd w:val="clear" w:color="auto" w:fill="auto"/>
            <w:noWrap/>
            <w:vAlign w:val="center"/>
          </w:tcPr>
          <w:p w14:paraId="55FD4DF2">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13.02</w:t>
            </w:r>
          </w:p>
        </w:tc>
        <w:tc>
          <w:tcPr>
            <w:tcW w:w="727" w:type="pct"/>
            <w:vMerge w:val="restart"/>
            <w:tcBorders>
              <w:top w:val="nil"/>
              <w:left w:val="nil"/>
              <w:right w:val="nil"/>
            </w:tcBorders>
            <w:shd w:val="clear" w:color="auto" w:fill="auto"/>
            <w:noWrap/>
            <w:vAlign w:val="center"/>
          </w:tcPr>
          <w:p w14:paraId="15EEB9FA">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12.63</w:t>
            </w:r>
          </w:p>
        </w:tc>
        <w:tc>
          <w:tcPr>
            <w:tcW w:w="486" w:type="pct"/>
            <w:vMerge w:val="restart"/>
            <w:tcBorders>
              <w:top w:val="nil"/>
              <w:left w:val="nil"/>
              <w:right w:val="nil"/>
            </w:tcBorders>
            <w:shd w:val="clear" w:color="auto" w:fill="auto"/>
            <w:noWrap/>
            <w:vAlign w:val="center"/>
          </w:tcPr>
          <w:p w14:paraId="7CF44D9B">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4.71</w:t>
            </w:r>
          </w:p>
        </w:tc>
        <w:tc>
          <w:tcPr>
            <w:tcW w:w="616" w:type="pct"/>
            <w:vMerge w:val="restart"/>
            <w:tcBorders>
              <w:top w:val="nil"/>
              <w:left w:val="nil"/>
              <w:right w:val="nil"/>
            </w:tcBorders>
            <w:shd w:val="clear" w:color="auto" w:fill="auto"/>
            <w:noWrap/>
            <w:vAlign w:val="center"/>
          </w:tcPr>
          <w:p w14:paraId="34A51822">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4.18</w:t>
            </w:r>
          </w:p>
        </w:tc>
        <w:tc>
          <w:tcPr>
            <w:tcW w:w="697" w:type="pct"/>
            <w:vMerge w:val="restart"/>
            <w:tcBorders>
              <w:top w:val="nil"/>
              <w:left w:val="nil"/>
              <w:right w:val="nil"/>
            </w:tcBorders>
            <w:shd w:val="clear" w:color="auto" w:fill="auto"/>
            <w:noWrap/>
            <w:vAlign w:val="center"/>
          </w:tcPr>
          <w:p w14:paraId="1ED31B40">
            <w:pPr>
              <w:autoSpaceDN w:val="0"/>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36.17</w:t>
            </w:r>
          </w:p>
        </w:tc>
      </w:tr>
      <w:tr w14:paraId="6E0AC865">
        <w:trPr>
          <w:trHeight w:val="315" w:hRule="atLeast"/>
          <w:jc w:val="center"/>
        </w:trPr>
        <w:tc>
          <w:tcPr>
            <w:tcW w:w="451" w:type="pct"/>
            <w:vMerge w:val="continue"/>
            <w:tcBorders>
              <w:left w:val="nil"/>
              <w:bottom w:val="nil"/>
              <w:right w:val="nil"/>
            </w:tcBorders>
            <w:shd w:val="clear" w:color="auto" w:fill="auto"/>
            <w:noWrap/>
            <w:vAlign w:val="center"/>
          </w:tcPr>
          <w:p w14:paraId="57377750">
            <w:pPr>
              <w:autoSpaceDN w:val="0"/>
              <w:jc w:val="center"/>
              <w:rPr>
                <w:rFonts w:hint="eastAsia" w:ascii="Times New Roman" w:hAnsi="Times New Roman" w:eastAsia="宋体" w:cs="Times New Roman"/>
                <w:b/>
                <w:bCs/>
                <w:color w:val="000000"/>
                <w:kern w:val="0"/>
                <w:sz w:val="18"/>
                <w:szCs w:val="18"/>
                <w:lang w:bidi="ar"/>
              </w:rPr>
            </w:pPr>
          </w:p>
        </w:tc>
        <w:tc>
          <w:tcPr>
            <w:tcW w:w="561" w:type="pct"/>
            <w:tcBorders>
              <w:top w:val="nil"/>
              <w:left w:val="nil"/>
              <w:bottom w:val="nil"/>
              <w:right w:val="nil"/>
            </w:tcBorders>
            <w:shd w:val="clear" w:color="auto" w:fill="auto"/>
            <w:noWrap/>
            <w:vAlign w:val="center"/>
          </w:tcPr>
          <w:p w14:paraId="1872A101">
            <w:pPr>
              <w:autoSpaceDN w:val="0"/>
              <w:jc w:val="center"/>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SNSBE</w:t>
            </w:r>
          </w:p>
        </w:tc>
        <w:tc>
          <w:tcPr>
            <w:tcW w:w="374" w:type="pct"/>
            <w:vMerge w:val="continue"/>
            <w:tcBorders>
              <w:left w:val="nil"/>
              <w:bottom w:val="nil"/>
              <w:right w:val="nil"/>
            </w:tcBorders>
            <w:shd w:val="clear" w:color="auto" w:fill="auto"/>
            <w:noWrap/>
            <w:vAlign w:val="center"/>
          </w:tcPr>
          <w:p w14:paraId="1FA4E3A1">
            <w:pPr>
              <w:autoSpaceDN w:val="0"/>
              <w:jc w:val="center"/>
              <w:rPr>
                <w:rFonts w:hint="eastAsia" w:ascii="Times New Roman" w:hAnsi="Times New Roman" w:eastAsia="宋体" w:cs="Times New Roman"/>
                <w:b/>
                <w:bCs/>
                <w:color w:val="000000"/>
                <w:kern w:val="0"/>
                <w:sz w:val="18"/>
                <w:szCs w:val="18"/>
                <w:lang w:bidi="ar"/>
              </w:rPr>
            </w:pPr>
          </w:p>
        </w:tc>
        <w:tc>
          <w:tcPr>
            <w:tcW w:w="547" w:type="pct"/>
            <w:vMerge w:val="continue"/>
            <w:tcBorders>
              <w:left w:val="nil"/>
              <w:bottom w:val="nil"/>
              <w:right w:val="nil"/>
            </w:tcBorders>
            <w:shd w:val="clear" w:color="auto" w:fill="auto"/>
            <w:noWrap/>
            <w:vAlign w:val="center"/>
          </w:tcPr>
          <w:p w14:paraId="1C22F775">
            <w:pPr>
              <w:autoSpaceDN w:val="0"/>
              <w:jc w:val="center"/>
              <w:rPr>
                <w:rFonts w:hint="eastAsia" w:ascii="Times New Roman" w:hAnsi="Times New Roman" w:eastAsia="宋体" w:cs="Times New Roman"/>
                <w:b/>
                <w:bCs/>
                <w:color w:val="000000"/>
                <w:kern w:val="0"/>
                <w:sz w:val="18"/>
                <w:szCs w:val="18"/>
                <w:lang w:bidi="ar"/>
              </w:rPr>
            </w:pPr>
          </w:p>
        </w:tc>
        <w:tc>
          <w:tcPr>
            <w:tcW w:w="538" w:type="pct"/>
            <w:vMerge w:val="continue"/>
            <w:tcBorders>
              <w:left w:val="nil"/>
              <w:bottom w:val="nil"/>
              <w:right w:val="nil"/>
            </w:tcBorders>
            <w:shd w:val="clear" w:color="auto" w:fill="auto"/>
            <w:noWrap/>
            <w:vAlign w:val="center"/>
          </w:tcPr>
          <w:p w14:paraId="37CC7F4A">
            <w:pPr>
              <w:autoSpaceDN w:val="0"/>
              <w:jc w:val="center"/>
              <w:rPr>
                <w:rFonts w:hint="eastAsia" w:ascii="Times New Roman" w:hAnsi="Times New Roman" w:eastAsia="宋体" w:cs="Times New Roman"/>
                <w:b/>
                <w:bCs/>
                <w:color w:val="000000"/>
                <w:kern w:val="0"/>
                <w:sz w:val="18"/>
                <w:szCs w:val="18"/>
                <w:lang w:bidi="ar"/>
              </w:rPr>
            </w:pPr>
          </w:p>
        </w:tc>
        <w:tc>
          <w:tcPr>
            <w:tcW w:w="727" w:type="pct"/>
            <w:vMerge w:val="continue"/>
            <w:tcBorders>
              <w:left w:val="nil"/>
              <w:bottom w:val="nil"/>
              <w:right w:val="nil"/>
            </w:tcBorders>
            <w:shd w:val="clear" w:color="auto" w:fill="auto"/>
            <w:noWrap/>
            <w:vAlign w:val="center"/>
          </w:tcPr>
          <w:p w14:paraId="19B12F5F">
            <w:pPr>
              <w:autoSpaceDN w:val="0"/>
              <w:jc w:val="center"/>
              <w:rPr>
                <w:rFonts w:hint="eastAsia" w:ascii="Times New Roman" w:hAnsi="Times New Roman" w:eastAsia="宋体" w:cs="Times New Roman"/>
                <w:b/>
                <w:bCs/>
                <w:color w:val="000000"/>
                <w:kern w:val="0"/>
                <w:sz w:val="18"/>
                <w:szCs w:val="18"/>
                <w:lang w:bidi="ar"/>
              </w:rPr>
            </w:pPr>
          </w:p>
        </w:tc>
        <w:tc>
          <w:tcPr>
            <w:tcW w:w="486" w:type="pct"/>
            <w:vMerge w:val="continue"/>
            <w:tcBorders>
              <w:left w:val="nil"/>
              <w:bottom w:val="nil"/>
              <w:right w:val="nil"/>
            </w:tcBorders>
            <w:shd w:val="clear" w:color="auto" w:fill="auto"/>
            <w:noWrap/>
            <w:vAlign w:val="center"/>
          </w:tcPr>
          <w:p w14:paraId="513DA1A2">
            <w:pPr>
              <w:autoSpaceDN w:val="0"/>
              <w:jc w:val="center"/>
              <w:rPr>
                <w:rFonts w:hint="eastAsia" w:ascii="Times New Roman" w:hAnsi="Times New Roman" w:eastAsia="宋体" w:cs="Times New Roman"/>
                <w:b/>
                <w:bCs/>
                <w:color w:val="000000"/>
                <w:kern w:val="0"/>
                <w:sz w:val="18"/>
                <w:szCs w:val="18"/>
                <w:lang w:bidi="ar"/>
              </w:rPr>
            </w:pPr>
          </w:p>
        </w:tc>
        <w:tc>
          <w:tcPr>
            <w:tcW w:w="616" w:type="pct"/>
            <w:vMerge w:val="continue"/>
            <w:tcBorders>
              <w:left w:val="nil"/>
              <w:bottom w:val="nil"/>
              <w:right w:val="nil"/>
            </w:tcBorders>
            <w:shd w:val="clear" w:color="auto" w:fill="auto"/>
            <w:noWrap/>
            <w:vAlign w:val="center"/>
          </w:tcPr>
          <w:p w14:paraId="5105C3A4">
            <w:pPr>
              <w:autoSpaceDN w:val="0"/>
              <w:jc w:val="center"/>
              <w:rPr>
                <w:rFonts w:hint="eastAsia" w:ascii="Times New Roman" w:hAnsi="Times New Roman" w:eastAsia="宋体" w:cs="Times New Roman"/>
                <w:b/>
                <w:bCs/>
                <w:color w:val="000000"/>
                <w:kern w:val="0"/>
                <w:sz w:val="18"/>
                <w:szCs w:val="18"/>
                <w:lang w:bidi="ar"/>
              </w:rPr>
            </w:pPr>
          </w:p>
        </w:tc>
        <w:tc>
          <w:tcPr>
            <w:tcW w:w="697" w:type="pct"/>
            <w:vMerge w:val="continue"/>
            <w:tcBorders>
              <w:left w:val="nil"/>
              <w:bottom w:val="nil"/>
              <w:right w:val="nil"/>
            </w:tcBorders>
            <w:shd w:val="clear" w:color="auto" w:fill="auto"/>
            <w:noWrap/>
            <w:vAlign w:val="center"/>
          </w:tcPr>
          <w:p w14:paraId="3B3A33FF">
            <w:pPr>
              <w:autoSpaceDN w:val="0"/>
              <w:jc w:val="center"/>
              <w:rPr>
                <w:rFonts w:hint="eastAsia" w:ascii="Times New Roman" w:hAnsi="Times New Roman" w:eastAsia="宋体" w:cs="Times New Roman"/>
                <w:b/>
                <w:bCs/>
                <w:color w:val="000000"/>
                <w:kern w:val="0"/>
                <w:sz w:val="18"/>
                <w:szCs w:val="18"/>
                <w:lang w:bidi="ar"/>
              </w:rPr>
            </w:pPr>
          </w:p>
        </w:tc>
      </w:tr>
      <w:tr w14:paraId="6A07B1C7">
        <w:trPr>
          <w:trHeight w:val="315" w:hRule="atLeast"/>
          <w:jc w:val="center"/>
        </w:trPr>
        <w:tc>
          <w:tcPr>
            <w:tcW w:w="451" w:type="pct"/>
            <w:vMerge w:val="restart"/>
            <w:tcBorders>
              <w:top w:val="nil"/>
              <w:left w:val="nil"/>
              <w:right w:val="nil"/>
            </w:tcBorders>
            <w:shd w:val="clear" w:color="auto" w:fill="auto"/>
            <w:noWrap/>
            <w:vAlign w:val="center"/>
          </w:tcPr>
          <w:p w14:paraId="363DD798">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Test</w:t>
            </w:r>
          </w:p>
        </w:tc>
        <w:tc>
          <w:tcPr>
            <w:tcW w:w="561" w:type="pct"/>
            <w:tcBorders>
              <w:top w:val="nil"/>
              <w:left w:val="nil"/>
              <w:bottom w:val="nil"/>
              <w:right w:val="nil"/>
            </w:tcBorders>
            <w:shd w:val="clear" w:color="auto" w:fill="auto"/>
            <w:noWrap/>
            <w:vAlign w:val="center"/>
          </w:tcPr>
          <w:p w14:paraId="440529E6">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SNSB</w:t>
            </w:r>
          </w:p>
        </w:tc>
        <w:tc>
          <w:tcPr>
            <w:tcW w:w="374" w:type="pct"/>
            <w:vMerge w:val="restart"/>
            <w:tcBorders>
              <w:top w:val="nil"/>
              <w:left w:val="nil"/>
              <w:right w:val="nil"/>
            </w:tcBorders>
            <w:shd w:val="clear" w:color="auto" w:fill="auto"/>
            <w:noWrap/>
            <w:vAlign w:val="center"/>
          </w:tcPr>
          <w:p w14:paraId="78A9D426">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56</w:t>
            </w:r>
          </w:p>
        </w:tc>
        <w:tc>
          <w:tcPr>
            <w:tcW w:w="547" w:type="pct"/>
            <w:vMerge w:val="restart"/>
            <w:tcBorders>
              <w:top w:val="nil"/>
              <w:left w:val="nil"/>
              <w:right w:val="nil"/>
            </w:tcBorders>
            <w:shd w:val="clear" w:color="auto" w:fill="auto"/>
            <w:noWrap/>
            <w:vAlign w:val="center"/>
          </w:tcPr>
          <w:p w14:paraId="637687F6">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3.83~22.46</w:t>
            </w:r>
          </w:p>
        </w:tc>
        <w:tc>
          <w:tcPr>
            <w:tcW w:w="538" w:type="pct"/>
            <w:vMerge w:val="restart"/>
            <w:tcBorders>
              <w:top w:val="nil"/>
              <w:left w:val="nil"/>
              <w:right w:val="nil"/>
            </w:tcBorders>
            <w:shd w:val="clear" w:color="auto" w:fill="auto"/>
            <w:noWrap/>
            <w:vAlign w:val="center"/>
          </w:tcPr>
          <w:p w14:paraId="0A90F509">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11.97</w:t>
            </w:r>
          </w:p>
        </w:tc>
        <w:tc>
          <w:tcPr>
            <w:tcW w:w="727" w:type="pct"/>
            <w:vMerge w:val="restart"/>
            <w:tcBorders>
              <w:top w:val="nil"/>
              <w:left w:val="nil"/>
              <w:right w:val="nil"/>
            </w:tcBorders>
            <w:shd w:val="clear" w:color="auto" w:fill="auto"/>
            <w:noWrap/>
            <w:vAlign w:val="center"/>
          </w:tcPr>
          <w:p w14:paraId="25C3334F">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10.64</w:t>
            </w:r>
          </w:p>
        </w:tc>
        <w:tc>
          <w:tcPr>
            <w:tcW w:w="486" w:type="pct"/>
            <w:vMerge w:val="restart"/>
            <w:tcBorders>
              <w:top w:val="nil"/>
              <w:left w:val="nil"/>
              <w:right w:val="nil"/>
            </w:tcBorders>
            <w:shd w:val="clear" w:color="auto" w:fill="auto"/>
            <w:noWrap/>
            <w:vAlign w:val="center"/>
          </w:tcPr>
          <w:p w14:paraId="47153428">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4.38</w:t>
            </w:r>
          </w:p>
        </w:tc>
        <w:tc>
          <w:tcPr>
            <w:tcW w:w="616" w:type="pct"/>
            <w:vMerge w:val="restart"/>
            <w:tcBorders>
              <w:top w:val="nil"/>
              <w:left w:val="nil"/>
              <w:right w:val="nil"/>
            </w:tcBorders>
            <w:shd w:val="clear" w:color="auto" w:fill="auto"/>
            <w:noWrap/>
            <w:vAlign w:val="center"/>
          </w:tcPr>
          <w:p w14:paraId="67D3499C">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-0.54</w:t>
            </w:r>
          </w:p>
        </w:tc>
        <w:tc>
          <w:tcPr>
            <w:tcW w:w="697" w:type="pct"/>
            <w:vMerge w:val="restart"/>
            <w:tcBorders>
              <w:top w:val="nil"/>
              <w:left w:val="nil"/>
              <w:right w:val="nil"/>
            </w:tcBorders>
            <w:shd w:val="clear" w:color="auto" w:fill="auto"/>
            <w:noWrap/>
            <w:vAlign w:val="center"/>
          </w:tcPr>
          <w:p w14:paraId="2EA9C2E4">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36.57</w:t>
            </w:r>
          </w:p>
        </w:tc>
      </w:tr>
      <w:tr w14:paraId="3D578857">
        <w:trPr>
          <w:trHeight w:val="348" w:hRule="atLeast"/>
          <w:jc w:val="center"/>
        </w:trPr>
        <w:tc>
          <w:tcPr>
            <w:tcW w:w="451" w:type="pct"/>
            <w:vMerge w:val="continue"/>
            <w:tcBorders>
              <w:left w:val="nil"/>
              <w:bottom w:val="single" w:color="auto" w:sz="8" w:space="0"/>
              <w:right w:val="nil"/>
            </w:tcBorders>
            <w:shd w:val="clear" w:color="auto" w:fill="auto"/>
            <w:noWrap/>
            <w:vAlign w:val="center"/>
          </w:tcPr>
          <w:p w14:paraId="489AFD4D">
            <w:pPr>
              <w:autoSpaceDN w:val="0"/>
              <w:jc w:val="center"/>
              <w:rPr>
                <w:rFonts w:hint="eastAsia" w:ascii="Times New Roman" w:hAnsi="Times New Roman" w:eastAsia="宋体" w:cs="Times New Roman"/>
                <w:b/>
                <w:bCs/>
                <w:color w:val="000000"/>
                <w:kern w:val="0"/>
                <w:sz w:val="18"/>
                <w:szCs w:val="18"/>
                <w:lang w:bidi="ar"/>
              </w:rPr>
            </w:pPr>
          </w:p>
        </w:tc>
        <w:tc>
          <w:tcPr>
            <w:tcW w:w="561" w:type="pct"/>
            <w:tcBorders>
              <w:top w:val="nil"/>
              <w:left w:val="nil"/>
              <w:bottom w:val="single" w:color="auto" w:sz="8" w:space="0"/>
              <w:right w:val="nil"/>
            </w:tcBorders>
            <w:shd w:val="clear" w:color="auto" w:fill="auto"/>
            <w:noWrap/>
            <w:vAlign w:val="center"/>
          </w:tcPr>
          <w:p w14:paraId="25232C88">
            <w:pPr>
              <w:autoSpaceDN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SNSBE</w:t>
            </w:r>
          </w:p>
        </w:tc>
        <w:tc>
          <w:tcPr>
            <w:tcW w:w="374" w:type="pct"/>
            <w:vMerge w:val="continue"/>
            <w:tcBorders>
              <w:left w:val="nil"/>
              <w:bottom w:val="single" w:color="auto" w:sz="8" w:space="0"/>
              <w:right w:val="nil"/>
            </w:tcBorders>
            <w:shd w:val="clear" w:color="auto" w:fill="auto"/>
            <w:noWrap/>
            <w:vAlign w:val="center"/>
          </w:tcPr>
          <w:p w14:paraId="71D6FBFC">
            <w:pPr>
              <w:autoSpaceDN w:val="0"/>
              <w:jc w:val="center"/>
              <w:rPr>
                <w:rFonts w:hint="eastAsia" w:ascii="Times New Roman" w:hAnsi="Times New Roman" w:eastAsia="宋体" w:cs="Times New Roman"/>
                <w:b/>
                <w:bCs/>
                <w:color w:val="000000"/>
                <w:kern w:val="0"/>
                <w:sz w:val="18"/>
                <w:szCs w:val="18"/>
                <w:lang w:bidi="ar"/>
              </w:rPr>
            </w:pPr>
          </w:p>
        </w:tc>
        <w:tc>
          <w:tcPr>
            <w:tcW w:w="547" w:type="pct"/>
            <w:vMerge w:val="continue"/>
            <w:tcBorders>
              <w:left w:val="nil"/>
              <w:bottom w:val="single" w:color="auto" w:sz="8" w:space="0"/>
              <w:right w:val="nil"/>
            </w:tcBorders>
            <w:shd w:val="clear" w:color="auto" w:fill="auto"/>
            <w:noWrap/>
            <w:vAlign w:val="center"/>
          </w:tcPr>
          <w:p w14:paraId="290586BB">
            <w:pPr>
              <w:autoSpaceDN w:val="0"/>
              <w:jc w:val="center"/>
              <w:rPr>
                <w:rFonts w:hint="eastAsia" w:ascii="Times New Roman" w:hAnsi="Times New Roman" w:eastAsia="宋体" w:cs="Times New Roman"/>
                <w:b/>
                <w:bCs/>
                <w:color w:val="000000"/>
                <w:kern w:val="0"/>
                <w:sz w:val="18"/>
                <w:szCs w:val="18"/>
                <w:lang w:bidi="ar"/>
              </w:rPr>
            </w:pPr>
          </w:p>
        </w:tc>
        <w:tc>
          <w:tcPr>
            <w:tcW w:w="538" w:type="pct"/>
            <w:vMerge w:val="continue"/>
            <w:tcBorders>
              <w:left w:val="nil"/>
              <w:bottom w:val="single" w:color="auto" w:sz="8" w:space="0"/>
              <w:right w:val="nil"/>
            </w:tcBorders>
            <w:shd w:val="clear" w:color="auto" w:fill="auto"/>
            <w:noWrap/>
            <w:vAlign w:val="center"/>
          </w:tcPr>
          <w:p w14:paraId="51AE272D">
            <w:pPr>
              <w:autoSpaceDN w:val="0"/>
              <w:jc w:val="center"/>
              <w:rPr>
                <w:rFonts w:hint="eastAsia" w:ascii="Times New Roman" w:hAnsi="Times New Roman" w:eastAsia="宋体" w:cs="Times New Roman"/>
                <w:b/>
                <w:bCs/>
                <w:color w:val="000000"/>
                <w:kern w:val="0"/>
                <w:sz w:val="18"/>
                <w:szCs w:val="18"/>
                <w:lang w:bidi="ar"/>
              </w:rPr>
            </w:pPr>
          </w:p>
        </w:tc>
        <w:tc>
          <w:tcPr>
            <w:tcW w:w="727" w:type="pct"/>
            <w:vMerge w:val="continue"/>
            <w:tcBorders>
              <w:left w:val="nil"/>
              <w:bottom w:val="single" w:color="auto" w:sz="8" w:space="0"/>
              <w:right w:val="nil"/>
            </w:tcBorders>
            <w:shd w:val="clear" w:color="auto" w:fill="auto"/>
            <w:noWrap/>
            <w:vAlign w:val="center"/>
          </w:tcPr>
          <w:p w14:paraId="68E4E359">
            <w:pPr>
              <w:autoSpaceDN w:val="0"/>
              <w:jc w:val="center"/>
              <w:rPr>
                <w:rFonts w:hint="eastAsia" w:ascii="Times New Roman" w:hAnsi="Times New Roman" w:eastAsia="宋体" w:cs="Times New Roman"/>
                <w:b/>
                <w:bCs/>
                <w:color w:val="000000"/>
                <w:kern w:val="0"/>
                <w:sz w:val="18"/>
                <w:szCs w:val="18"/>
                <w:lang w:bidi="ar"/>
              </w:rPr>
            </w:pPr>
          </w:p>
        </w:tc>
        <w:tc>
          <w:tcPr>
            <w:tcW w:w="486" w:type="pct"/>
            <w:vMerge w:val="continue"/>
            <w:tcBorders>
              <w:left w:val="nil"/>
              <w:bottom w:val="single" w:color="auto" w:sz="8" w:space="0"/>
              <w:right w:val="nil"/>
            </w:tcBorders>
            <w:shd w:val="clear" w:color="auto" w:fill="auto"/>
            <w:noWrap/>
            <w:vAlign w:val="center"/>
          </w:tcPr>
          <w:p w14:paraId="68923F34">
            <w:pPr>
              <w:autoSpaceDN w:val="0"/>
              <w:jc w:val="center"/>
              <w:rPr>
                <w:rFonts w:hint="eastAsia" w:ascii="Times New Roman" w:hAnsi="Times New Roman" w:eastAsia="宋体" w:cs="Times New Roman"/>
                <w:b/>
                <w:bCs/>
                <w:color w:val="000000"/>
                <w:kern w:val="0"/>
                <w:sz w:val="18"/>
                <w:szCs w:val="18"/>
                <w:lang w:bidi="ar"/>
              </w:rPr>
            </w:pPr>
          </w:p>
        </w:tc>
        <w:tc>
          <w:tcPr>
            <w:tcW w:w="616" w:type="pct"/>
            <w:vMerge w:val="continue"/>
            <w:tcBorders>
              <w:left w:val="nil"/>
              <w:bottom w:val="single" w:color="auto" w:sz="8" w:space="0"/>
              <w:right w:val="nil"/>
            </w:tcBorders>
            <w:shd w:val="clear" w:color="auto" w:fill="auto"/>
            <w:noWrap/>
            <w:vAlign w:val="center"/>
          </w:tcPr>
          <w:p w14:paraId="056BF678">
            <w:pPr>
              <w:autoSpaceDN w:val="0"/>
              <w:jc w:val="center"/>
              <w:rPr>
                <w:rFonts w:hint="eastAsia" w:ascii="Times New Roman" w:hAnsi="Times New Roman" w:eastAsia="宋体" w:cs="Times New Roman"/>
                <w:b/>
                <w:bCs/>
                <w:color w:val="000000"/>
                <w:kern w:val="0"/>
                <w:sz w:val="18"/>
                <w:szCs w:val="18"/>
                <w:lang w:bidi="ar"/>
              </w:rPr>
            </w:pPr>
          </w:p>
        </w:tc>
        <w:tc>
          <w:tcPr>
            <w:tcW w:w="697" w:type="pct"/>
            <w:vMerge w:val="continue"/>
            <w:tcBorders>
              <w:left w:val="nil"/>
              <w:bottom w:val="single" w:color="auto" w:sz="8" w:space="0"/>
              <w:right w:val="nil"/>
            </w:tcBorders>
            <w:shd w:val="clear" w:color="auto" w:fill="auto"/>
            <w:noWrap/>
            <w:vAlign w:val="center"/>
          </w:tcPr>
          <w:p w14:paraId="261994C0">
            <w:pPr>
              <w:autoSpaceDN w:val="0"/>
              <w:jc w:val="center"/>
              <w:rPr>
                <w:rFonts w:hint="eastAsia" w:ascii="Times New Roman" w:hAnsi="Times New Roman" w:eastAsia="宋体" w:cs="Times New Roman"/>
                <w:b/>
                <w:bCs/>
                <w:color w:val="000000"/>
                <w:kern w:val="0"/>
                <w:sz w:val="18"/>
                <w:szCs w:val="18"/>
                <w:lang w:bidi="ar"/>
              </w:rPr>
            </w:pPr>
          </w:p>
        </w:tc>
      </w:tr>
    </w:tbl>
    <w:p w14:paraId="2CEF9479">
      <w:pPr>
        <w:widowControl/>
        <w:ind w:firstLine="105" w:firstLineChars="50"/>
        <w:jc w:val="left"/>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 xml:space="preserve">   </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4780EC76">
        <w:tc>
          <w:tcPr>
            <w:tcW w:w="2840" w:type="dxa"/>
          </w:tcPr>
          <w:p w14:paraId="1C6FBEF5">
            <w:r>
              <w:rPr>
                <w:lang w:bidi="ar"/>
              </w:rPr>
              <w:drawing>
                <wp:inline distT="0" distB="0" distL="114300" distR="114300">
                  <wp:extent cx="1652270" cy="1264920"/>
                  <wp:effectExtent l="0" t="0" r="0" b="5080"/>
                  <wp:docPr id="2" name="图片 2" descr="水溶性有机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水溶性有机碳"/>
                          <pic:cNvPicPr>
                            <a:picLocks noChangeAspect="1"/>
                          </pic:cNvPicPr>
                        </pic:nvPicPr>
                        <pic:blipFill>
                          <a:blip r:embed="rId10"/>
                          <a:stretch>
                            <a:fillRect/>
                          </a:stretch>
                        </pic:blipFill>
                        <pic:spPr>
                          <a:xfrm>
                            <a:off x="0" y="0"/>
                            <a:ext cx="1673801" cy="1281157"/>
                          </a:xfrm>
                          <a:prstGeom prst="rect">
                            <a:avLst/>
                          </a:prstGeom>
                        </pic:spPr>
                      </pic:pic>
                    </a:graphicData>
                  </a:graphic>
                </wp:inline>
              </w:drawing>
            </w:r>
          </w:p>
        </w:tc>
        <w:tc>
          <w:tcPr>
            <w:tcW w:w="2841" w:type="dxa"/>
          </w:tcPr>
          <w:p w14:paraId="05FD6C5D">
            <w:pPr>
              <w:rPr>
                <w:rFonts w:ascii="Times New Roman" w:hAnsi="Times New Roman" w:eastAsia="宋体" w:cs="Times New Roman"/>
                <w:szCs w:val="21"/>
                <w:lang w:bidi="ar"/>
              </w:rPr>
            </w:pPr>
            <w:r>
              <w:rPr>
                <w:lang w:bidi="ar"/>
              </w:rPr>
              <w:drawing>
                <wp:inline distT="0" distB="0" distL="114300" distR="114300">
                  <wp:extent cx="1652270" cy="1264920"/>
                  <wp:effectExtent l="0" t="0" r="0" b="5080"/>
                  <wp:docPr id="2088113083" name="图片 2088113083" descr="易氧化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3083" name="图片 2088113083" descr="易氧化碳"/>
                          <pic:cNvPicPr>
                            <a:picLocks noChangeAspect="1"/>
                          </pic:cNvPicPr>
                        </pic:nvPicPr>
                        <pic:blipFill>
                          <a:blip r:embed="rId11"/>
                          <a:stretch>
                            <a:fillRect/>
                          </a:stretch>
                        </pic:blipFill>
                        <pic:spPr>
                          <a:xfrm>
                            <a:off x="0" y="0"/>
                            <a:ext cx="1675767" cy="1282705"/>
                          </a:xfrm>
                          <a:prstGeom prst="rect">
                            <a:avLst/>
                          </a:prstGeom>
                        </pic:spPr>
                      </pic:pic>
                    </a:graphicData>
                  </a:graphic>
                </wp:inline>
              </w:drawing>
            </w:r>
          </w:p>
        </w:tc>
        <w:tc>
          <w:tcPr>
            <w:tcW w:w="2841" w:type="dxa"/>
          </w:tcPr>
          <w:p w14:paraId="6632D777">
            <w:pPr>
              <w:rPr>
                <w:rFonts w:ascii="Times New Roman" w:hAnsi="Times New Roman" w:eastAsia="宋体" w:cs="Times New Roman"/>
                <w:szCs w:val="21"/>
                <w:lang w:bidi="ar"/>
              </w:rPr>
            </w:pPr>
            <w:r>
              <w:rPr>
                <w:lang w:bidi="ar"/>
              </w:rPr>
              <w:drawing>
                <wp:inline distT="0" distB="0" distL="114300" distR="114300">
                  <wp:extent cx="1660525" cy="1270635"/>
                  <wp:effectExtent l="0" t="0" r="3175" b="0"/>
                  <wp:docPr id="3" name="图片 3" descr="有机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有机碳"/>
                          <pic:cNvPicPr>
                            <a:picLocks noChangeAspect="1"/>
                          </pic:cNvPicPr>
                        </pic:nvPicPr>
                        <pic:blipFill>
                          <a:blip r:embed="rId12"/>
                          <a:stretch>
                            <a:fillRect/>
                          </a:stretch>
                        </pic:blipFill>
                        <pic:spPr>
                          <a:xfrm>
                            <a:off x="0" y="0"/>
                            <a:ext cx="1692660" cy="1295272"/>
                          </a:xfrm>
                          <a:prstGeom prst="rect">
                            <a:avLst/>
                          </a:prstGeom>
                        </pic:spPr>
                      </pic:pic>
                    </a:graphicData>
                  </a:graphic>
                </wp:inline>
              </w:drawing>
            </w:r>
          </w:p>
        </w:tc>
      </w:tr>
      <w:tr w14:paraId="2F68ABC3">
        <w:tc>
          <w:tcPr>
            <w:tcW w:w="2840" w:type="dxa"/>
          </w:tcPr>
          <w:p w14:paraId="37FC4ADA">
            <w:pPr>
              <w:widowControl/>
              <w:jc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a</w:t>
            </w:r>
          </w:p>
        </w:tc>
        <w:tc>
          <w:tcPr>
            <w:tcW w:w="2841" w:type="dxa"/>
          </w:tcPr>
          <w:p w14:paraId="64D05AD2">
            <w:pPr>
              <w:widowControl/>
              <w:jc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b</w:t>
            </w:r>
          </w:p>
        </w:tc>
        <w:tc>
          <w:tcPr>
            <w:tcW w:w="2841" w:type="dxa"/>
          </w:tcPr>
          <w:p w14:paraId="28390B06">
            <w:pPr>
              <w:keepNext/>
              <w:widowControl/>
              <w:jc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c</w:t>
            </w:r>
          </w:p>
        </w:tc>
      </w:tr>
    </w:tbl>
    <w:p w14:paraId="19B20C34">
      <w:pPr>
        <w:pStyle w:val="6"/>
        <w:jc w:val="center"/>
        <w:rPr>
          <w:rFonts w:ascii="Times New Roman" w:hAnsi="Times New Roman" w:eastAsia="宋体" w:cs="Times New Roman"/>
          <w:b/>
          <w:bCs/>
          <w:color w:val="000000"/>
          <w:kern w:val="0"/>
          <w:sz w:val="18"/>
          <w:szCs w:val="18"/>
          <w:lang w:bidi="ar"/>
        </w:rPr>
      </w:pPr>
      <w:bookmarkStart w:id="22" w:name="_Ref2021226584"/>
      <w:bookmarkStart w:id="23" w:name="_Ref195516940"/>
      <w:r>
        <w:rPr>
          <w:rFonts w:hint="eastAsia" w:ascii="Times New Roman" w:hAnsi="Times New Roman" w:eastAsia="宋体" w:cs="Times New Roman"/>
          <w:b/>
          <w:bCs/>
          <w:color w:val="000000"/>
          <w:kern w:val="0"/>
          <w:sz w:val="18"/>
          <w:szCs w:val="18"/>
          <w:lang w:bidi="ar"/>
        </w:rPr>
        <w:t xml:space="preserve">图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ins w:id="159" w:author="程越" w:date="2025-05-15T16:45:22Z">
        <w:r>
          <w:rPr>
            <w:rFonts w:hint="eastAsia" w:ascii="Times New Roman" w:hAnsi="Times New Roman" w:eastAsia="宋体" w:cs="Times New Roman"/>
            <w:b/>
            <w:bCs/>
            <w:color w:val="000000"/>
            <w:kern w:val="0"/>
            <w:sz w:val="18"/>
            <w:szCs w:val="18"/>
            <w:lang w:bidi="ar"/>
          </w:rPr>
          <w:t>4</w:t>
        </w:r>
      </w:ins>
      <w:del w:id="160" w:author="程越" w:date="2025-05-15T16:45:22Z">
        <w:r>
          <w:rPr>
            <w:rFonts w:hint="eastAsia" w:ascii="Times New Roman" w:hAnsi="Times New Roman" w:eastAsia="宋体" w:cs="Times New Roman"/>
            <w:b/>
            <w:bCs/>
            <w:color w:val="000000"/>
            <w:kern w:val="0"/>
            <w:sz w:val="18"/>
            <w:szCs w:val="18"/>
            <w:lang w:bidi="ar"/>
          </w:rPr>
          <w:delText>5</w:delText>
        </w:r>
      </w:del>
      <w:r>
        <w:rPr>
          <w:rFonts w:ascii="Times New Roman" w:hAnsi="Times New Roman" w:eastAsia="宋体" w:cs="Times New Roman"/>
          <w:b/>
          <w:bCs/>
          <w:color w:val="000000"/>
          <w:kern w:val="0"/>
          <w:sz w:val="18"/>
          <w:szCs w:val="18"/>
          <w:lang w:bidi="ar"/>
        </w:rPr>
        <w:fldChar w:fldCharType="end"/>
      </w:r>
      <w:bookmarkEnd w:id="22"/>
      <w:r>
        <w:rPr>
          <w:rFonts w:hint="default" w:ascii="Times New Roman" w:hAnsi="Times New Roman" w:eastAsia="宋体" w:cs="Times New Roman"/>
          <w:b/>
          <w:bCs/>
          <w:color w:val="000000"/>
          <w:kern w:val="0"/>
          <w:sz w:val="18"/>
          <w:szCs w:val="18"/>
          <w:lang w:val="en-US" w:bidi="ar"/>
        </w:rPr>
        <w:t xml:space="preserve">  </w:t>
      </w:r>
      <w:r>
        <w:rPr>
          <w:rFonts w:hint="eastAsia" w:ascii="Times New Roman" w:hAnsi="Times New Roman" w:eastAsia="宋体" w:cs="Times New Roman"/>
          <w:b/>
          <w:bCs/>
          <w:color w:val="000000"/>
          <w:kern w:val="0"/>
          <w:sz w:val="18"/>
          <w:szCs w:val="18"/>
          <w:lang w:val="en-US" w:eastAsia="zh-CN" w:bidi="ar"/>
        </w:rPr>
        <w:t>MSC</w:t>
      </w:r>
      <w:r>
        <w:rPr>
          <w:rFonts w:ascii="Times New Roman" w:hAnsi="Times New Roman" w:eastAsia="宋体" w:cs="Times New Roman"/>
          <w:b/>
          <w:bCs/>
          <w:color w:val="000000"/>
          <w:kern w:val="0"/>
          <w:sz w:val="18"/>
          <w:szCs w:val="18"/>
          <w:lang w:bidi="ar"/>
        </w:rPr>
        <w:t>（a）、</w:t>
      </w:r>
      <w:r>
        <w:rPr>
          <w:rFonts w:hint="eastAsia" w:ascii="Times New Roman" w:hAnsi="Times New Roman" w:eastAsia="宋体" w:cs="Times New Roman"/>
          <w:b/>
          <w:bCs/>
          <w:color w:val="000000"/>
          <w:kern w:val="0"/>
          <w:sz w:val="18"/>
          <w:szCs w:val="18"/>
          <w:lang w:val="en-US" w:eastAsia="zh-CN" w:bidi="ar"/>
        </w:rPr>
        <w:t>DWT</w:t>
      </w:r>
      <w:r>
        <w:rPr>
          <w:rFonts w:hint="eastAsia" w:ascii="Times New Roman" w:hAnsi="Times New Roman" w:eastAsia="宋体" w:cs="Times New Roman"/>
          <w:b/>
          <w:bCs/>
          <w:color w:val="000000"/>
          <w:kern w:val="0"/>
          <w:sz w:val="18"/>
          <w:szCs w:val="18"/>
          <w:lang w:bidi="ar"/>
        </w:rPr>
        <w:t>（</w:t>
      </w:r>
      <w:r>
        <w:rPr>
          <w:rFonts w:ascii="Times New Roman" w:hAnsi="Times New Roman" w:eastAsia="宋体" w:cs="Times New Roman"/>
          <w:b/>
          <w:bCs/>
          <w:color w:val="000000"/>
          <w:kern w:val="0"/>
          <w:sz w:val="18"/>
          <w:szCs w:val="18"/>
          <w:lang w:bidi="ar"/>
        </w:rPr>
        <w:t>b）</w:t>
      </w:r>
      <w:r>
        <w:rPr>
          <w:rFonts w:hint="eastAsia" w:ascii="Times New Roman" w:hAnsi="Times New Roman" w:eastAsia="宋体" w:cs="Times New Roman"/>
          <w:b/>
          <w:bCs/>
          <w:color w:val="000000"/>
          <w:kern w:val="0"/>
          <w:sz w:val="18"/>
          <w:szCs w:val="18"/>
          <w:lang w:bidi="ar"/>
        </w:rPr>
        <w:t>以及SG（c）预处理后的土</w:t>
      </w:r>
      <w:r>
        <w:rPr>
          <w:rFonts w:ascii="Times New Roman" w:hAnsi="Times New Roman" w:eastAsia="宋体" w:cs="Times New Roman"/>
          <w:b/>
          <w:bCs/>
          <w:color w:val="000000"/>
          <w:kern w:val="0"/>
          <w:sz w:val="18"/>
          <w:szCs w:val="18"/>
          <w:lang w:bidi="ar"/>
        </w:rPr>
        <w:t>壤光谱特征</w:t>
      </w:r>
      <w:bookmarkEnd w:id="23"/>
    </w:p>
    <w:p w14:paraId="1A3AEE11">
      <w:pPr>
        <w:pStyle w:val="6"/>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 xml:space="preserve">Fig.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Fig. \* ARABIC </w:instrText>
      </w:r>
      <w:r>
        <w:rPr>
          <w:rFonts w:hint="eastAsia" w:ascii="Times New Roman" w:hAnsi="Times New Roman" w:eastAsia="宋体" w:cs="Times New Roman"/>
          <w:b/>
          <w:bCs/>
          <w:color w:val="000000"/>
          <w:kern w:val="0"/>
          <w:sz w:val="18"/>
          <w:szCs w:val="18"/>
          <w:lang w:bidi="ar"/>
        </w:rPr>
        <w:fldChar w:fldCharType="separate"/>
      </w:r>
      <w:ins w:id="161" w:author="程越" w:date="2025-05-15T16:45:22Z">
        <w:r>
          <w:rPr>
            <w:rFonts w:hint="eastAsia" w:ascii="Times New Roman" w:hAnsi="Times New Roman" w:eastAsia="宋体" w:cs="Times New Roman"/>
            <w:b/>
            <w:bCs/>
            <w:color w:val="000000"/>
            <w:kern w:val="0"/>
            <w:sz w:val="18"/>
            <w:szCs w:val="18"/>
            <w:lang w:bidi="ar"/>
          </w:rPr>
          <w:t>4</w:t>
        </w:r>
      </w:ins>
      <w:del w:id="162" w:author="程越" w:date="2025-05-15T16:45:22Z">
        <w:r>
          <w:rPr>
            <w:rFonts w:hint="eastAsia" w:ascii="Times New Roman" w:hAnsi="Times New Roman" w:eastAsia="宋体" w:cs="Times New Roman"/>
            <w:b/>
            <w:bCs/>
            <w:color w:val="000000"/>
            <w:kern w:val="0"/>
            <w:sz w:val="18"/>
            <w:szCs w:val="18"/>
            <w:lang w:bidi="ar"/>
          </w:rPr>
          <w:delText>5</w:delText>
        </w:r>
      </w:del>
      <w:r>
        <w:rPr>
          <w:rFonts w:hint="eastAsia" w:ascii="Times New Roman" w:hAnsi="Times New Roman" w:eastAsia="宋体" w:cs="Times New Roman"/>
          <w:b/>
          <w:bCs/>
          <w:color w:val="000000"/>
          <w:kern w:val="0"/>
          <w:sz w:val="18"/>
          <w:szCs w:val="18"/>
          <w:lang w:bidi="ar"/>
        </w:rPr>
        <w:fldChar w:fldCharType="end"/>
      </w:r>
      <w:r>
        <w:rPr>
          <w:rFonts w:hint="default" w:ascii="Times New Roman" w:hAnsi="Times New Roman" w:eastAsia="宋体" w:cs="Times New Roman"/>
          <w:b/>
          <w:bCs/>
          <w:color w:val="000000"/>
          <w:kern w:val="0"/>
          <w:sz w:val="18"/>
          <w:szCs w:val="18"/>
          <w:lang w:val="en-US" w:bidi="ar"/>
        </w:rPr>
        <w:t>.</w:t>
      </w:r>
      <w:r>
        <w:rPr>
          <w:rFonts w:hint="eastAsia" w:ascii="Times New Roman" w:hAnsi="Times New Roman" w:eastAsia="宋体" w:cs="Times New Roman"/>
          <w:b/>
          <w:bCs/>
          <w:color w:val="000000"/>
          <w:kern w:val="0"/>
          <w:sz w:val="18"/>
          <w:szCs w:val="18"/>
          <w:lang w:bidi="ar"/>
        </w:rPr>
        <w:t xml:space="preserve"> Soil spectral characteristics pretreatment of </w:t>
      </w:r>
      <w:r>
        <w:rPr>
          <w:rFonts w:hint="eastAsia" w:ascii="Times New Roman" w:hAnsi="Times New Roman" w:eastAsia="宋体" w:cs="Times New Roman"/>
          <w:b/>
          <w:bCs/>
          <w:color w:val="000000"/>
          <w:kern w:val="0"/>
          <w:sz w:val="18"/>
          <w:szCs w:val="18"/>
          <w:lang w:val="en-US" w:eastAsia="zh-CN" w:bidi="ar"/>
        </w:rPr>
        <w:t xml:space="preserve">MSC </w:t>
      </w:r>
      <w:r>
        <w:rPr>
          <w:rFonts w:hint="eastAsia" w:ascii="Times New Roman" w:hAnsi="Times New Roman" w:eastAsia="宋体" w:cs="Times New Roman"/>
          <w:b/>
          <w:bCs/>
          <w:color w:val="000000"/>
          <w:kern w:val="0"/>
          <w:sz w:val="18"/>
          <w:szCs w:val="18"/>
          <w:lang w:bidi="ar"/>
        </w:rPr>
        <w:t>(a), (b) DWT, and SG (c)</w:t>
      </w:r>
    </w:p>
    <w:p w14:paraId="31DEE84B">
      <w:pPr>
        <w:autoSpaceDN w:val="0"/>
        <w:rPr>
          <w:rFonts w:ascii="Times New Roman" w:hAnsi="Times New Roman" w:eastAsia="宋体" w:cs="Times New Roman"/>
          <w:b/>
          <w:bCs/>
          <w:color w:val="000000"/>
          <w:kern w:val="0"/>
          <w:sz w:val="18"/>
          <w:szCs w:val="18"/>
          <w:lang w:bidi="ar"/>
        </w:rPr>
      </w:pPr>
    </w:p>
    <w:p w14:paraId="27547320">
      <w:pPr>
        <w:widowControl/>
        <w:ind w:firstLine="420"/>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高光谱反射率与土壤有机碳含量密切相关。如</w:t>
      </w:r>
      <w:r>
        <w:rPr>
          <w:rFonts w:hint="eastAsia" w:ascii="Times New Roman" w:hAnsi="Times New Roman" w:eastAsia="宋体" w:cs="Times New Roman"/>
          <w:color w:val="000000"/>
          <w:kern w:val="0"/>
          <w:sz w:val="18"/>
          <w:szCs w:val="18"/>
          <w:lang w:eastAsia="zh-CN" w:bidi="ar"/>
        </w:rPr>
        <w:fldChar w:fldCharType="begin"/>
      </w:r>
      <w:r>
        <w:rPr>
          <w:rFonts w:hint="eastAsia" w:ascii="Times New Roman" w:hAnsi="Times New Roman" w:eastAsia="宋体" w:cs="Times New Roman"/>
          <w:color w:val="000000"/>
          <w:kern w:val="0"/>
          <w:sz w:val="18"/>
          <w:szCs w:val="18"/>
          <w:lang w:eastAsia="zh-CN" w:bidi="ar"/>
        </w:rPr>
        <w:instrText xml:space="preserve"> REF _Ref2021226584 \h </w:instrText>
      </w:r>
      <w:r>
        <w:rPr>
          <w:rFonts w:hint="eastAsia" w:ascii="Times New Roman" w:hAnsi="Times New Roman" w:eastAsia="宋体" w:cs="Times New Roman"/>
          <w:color w:val="000000"/>
          <w:kern w:val="0"/>
          <w:sz w:val="18"/>
          <w:szCs w:val="18"/>
          <w:lang w:eastAsia="zh-CN" w:bidi="ar"/>
        </w:rPr>
        <w:fldChar w:fldCharType="separate"/>
      </w:r>
      <w:ins w:id="163" w:author="程越" w:date="2025-05-15T16:45:29Z">
        <w:r>
          <w:rPr>
            <w:rFonts w:hint="eastAsia" w:ascii="Times New Roman" w:hAnsi="Times New Roman" w:eastAsia="宋体" w:cs="Times New Roman"/>
            <w:b w:val="0"/>
            <w:bCs w:val="0"/>
            <w:color w:val="000000"/>
            <w:kern w:val="0"/>
            <w:sz w:val="18"/>
            <w:szCs w:val="18"/>
            <w:lang w:bidi="ar"/>
            <w:rPrChange w:id="164" w:author="程越" w:date="2025-05-15T16:45:36Z">
              <w:rPr>
                <w:rFonts w:hint="eastAsia" w:ascii="Times New Roman" w:hAnsi="Times New Roman" w:eastAsia="宋体" w:cs="Times New Roman"/>
                <w:b/>
                <w:bCs/>
                <w:color w:val="000000"/>
                <w:kern w:val="0"/>
                <w:sz w:val="18"/>
                <w:szCs w:val="18"/>
                <w:lang w:bidi="ar"/>
              </w:rPr>
            </w:rPrChange>
          </w:rPr>
          <w:t>图 4</w:t>
        </w:r>
      </w:ins>
      <w:del w:id="165" w:author="程越" w:date="2025-05-15T16:45:29Z">
        <w:r>
          <w:rPr>
            <w:rFonts w:hint="eastAsia" w:ascii="Times New Roman" w:hAnsi="Times New Roman" w:eastAsia="宋体" w:cs="Times New Roman"/>
            <w:b w:val="0"/>
            <w:bCs w:val="0"/>
            <w:color w:val="000000"/>
            <w:kern w:val="0"/>
            <w:sz w:val="18"/>
            <w:szCs w:val="18"/>
            <w:lang w:bidi="ar"/>
            <w:rPrChange w:id="166" w:author="程越" w:date="2025-05-15T16:45:36Z">
              <w:rPr>
                <w:rFonts w:hint="eastAsia" w:ascii="Times New Roman" w:hAnsi="Times New Roman" w:eastAsia="宋体" w:cs="Times New Roman"/>
                <w:b/>
                <w:bCs/>
                <w:color w:val="000000"/>
                <w:kern w:val="0"/>
                <w:sz w:val="18"/>
                <w:szCs w:val="18"/>
                <w:lang w:bidi="ar"/>
              </w:rPr>
            </w:rPrChange>
          </w:rPr>
          <w:delText>图 5</w:delText>
        </w:r>
      </w:del>
      <w:r>
        <w:rPr>
          <w:rFonts w:hint="eastAsia" w:ascii="Times New Roman" w:hAnsi="Times New Roman" w:eastAsia="宋体" w:cs="Times New Roman"/>
          <w:color w:val="000000"/>
          <w:kern w:val="0"/>
          <w:sz w:val="18"/>
          <w:szCs w:val="18"/>
          <w:lang w:eastAsia="zh-CN" w:bidi="ar"/>
        </w:rPr>
        <w:fldChar w:fldCharType="end"/>
      </w:r>
      <w:del w:id="167" w:author="程越" w:date="2025-05-15T16:45:31Z">
        <w:r>
          <w:rPr>
            <w:rFonts w:hint="eastAsia" w:ascii="Times New Roman" w:hAnsi="Times New Roman" w:eastAsia="宋体" w:cs="Times New Roman"/>
            <w:color w:val="000000"/>
            <w:kern w:val="0"/>
            <w:sz w:val="18"/>
            <w:szCs w:val="18"/>
            <w:lang w:bidi="ar"/>
          </w:rPr>
          <w:delText xml:space="preserve"> </w:delText>
        </w:r>
      </w:del>
      <w:r>
        <w:rPr>
          <w:rFonts w:hint="eastAsia" w:ascii="Times New Roman" w:hAnsi="Times New Roman" w:eastAsia="宋体" w:cs="Times New Roman"/>
          <w:color w:val="000000"/>
          <w:kern w:val="0"/>
          <w:sz w:val="18"/>
          <w:szCs w:val="18"/>
          <w:lang w:bidi="ar"/>
        </w:rPr>
        <w:t>所示可见光波段（400-800 nm）反射率随有机碳含量增加而降低，因有机碳对可见光的强吸收作用；近红外波段（800-1400 nm）反射率随有机碳含量增加而升高，体现有机碳对近红外光的强反射特性。中红外波段（1400-2400 nm）反射率波动幅度随有机碳含量增加而减小，该波段包含与土壤其他成分相关的特征吸收峰，其中 2290 nm 处吸收峰的反射率随有机碳含量增加而降低，表明其与有机碳含量直接相关。针对数据非线性与非均匀性特征，采用组合预处理及光谱增强技术，并通过评估指标优化模型泛化能力与预测精度。</w:t>
      </w:r>
    </w:p>
    <w:p w14:paraId="13F1851B">
      <w:pPr>
        <w:spacing w:before="156" w:beforeLines="50" w:after="156" w:afterLines="50"/>
        <w:rPr>
          <w:rFonts w:hint="eastAsia" w:ascii="Times New Roman" w:hAnsi="Times New Roman" w:eastAsia="宋体" w:cs="Times New Roman"/>
          <w:b/>
          <w:szCs w:val="21"/>
          <w:lang w:val="en-US" w:eastAsia="zh-CN"/>
        </w:rPr>
      </w:pPr>
      <w:r>
        <w:rPr>
          <w:rFonts w:hint="eastAsia" w:ascii="Times New Roman" w:hAnsi="Times New Roman" w:eastAsia="宋体" w:cs="Times New Roman"/>
          <w:b/>
          <w:szCs w:val="21"/>
        </w:rPr>
        <w:t>3.2 环境因素与土壤养分之间的相关性</w:t>
      </w:r>
    </w:p>
    <w:p w14:paraId="192F186A">
      <w:pPr>
        <w:jc w:val="center"/>
      </w:pPr>
      <w:r>
        <w:drawing>
          <wp:inline distT="0" distB="0" distL="0" distR="0">
            <wp:extent cx="4759325" cy="3569970"/>
            <wp:effectExtent l="0" t="0" r="3175" b="0"/>
            <wp:docPr id="18726878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7869" name="图片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82070" cy="3586840"/>
                    </a:xfrm>
                    <a:prstGeom prst="rect">
                      <a:avLst/>
                    </a:prstGeom>
                  </pic:spPr>
                </pic:pic>
              </a:graphicData>
            </a:graphic>
          </wp:inline>
        </w:drawing>
      </w:r>
    </w:p>
    <w:p w14:paraId="0BFE27C9">
      <w:pPr>
        <w:pStyle w:val="6"/>
        <w:jc w:val="center"/>
        <w:rPr>
          <w:rFonts w:hint="eastAsia" w:ascii="Times New Roman" w:hAnsi="Times New Roman" w:eastAsia="宋体" w:cs="Times New Roman"/>
          <w:b/>
          <w:bCs/>
          <w:color w:val="000000"/>
          <w:kern w:val="0"/>
          <w:sz w:val="18"/>
          <w:szCs w:val="18"/>
          <w:lang w:val="en-US" w:eastAsia="zh-CN" w:bidi="ar"/>
        </w:rPr>
      </w:pPr>
      <w:bookmarkStart w:id="24" w:name="_Ref2020319006"/>
      <w:bookmarkStart w:id="25" w:name="_Ref195517307"/>
      <w:r>
        <w:rPr>
          <w:rFonts w:hint="eastAsia" w:ascii="Times New Roman" w:hAnsi="Times New Roman" w:eastAsia="宋体" w:cs="Times New Roman"/>
          <w:b/>
          <w:bCs/>
          <w:color w:val="000000"/>
          <w:kern w:val="0"/>
          <w:sz w:val="18"/>
          <w:szCs w:val="18"/>
          <w:lang w:val="en-US" w:eastAsia="zh-CN" w:bidi="ar"/>
        </w:rPr>
        <w:t xml:space="preserve">图 </w:t>
      </w:r>
      <w:r>
        <w:rPr>
          <w:rFonts w:hint="eastAsia" w:ascii="Times New Roman" w:hAnsi="Times New Roman" w:eastAsia="宋体" w:cs="Times New Roman"/>
          <w:b/>
          <w:bCs/>
          <w:color w:val="000000"/>
          <w:kern w:val="0"/>
          <w:sz w:val="18"/>
          <w:szCs w:val="18"/>
          <w:lang w:val="en-US" w:eastAsia="zh-CN" w:bidi="ar"/>
        </w:rPr>
        <w:fldChar w:fldCharType="begin"/>
      </w:r>
      <w:r>
        <w:rPr>
          <w:rFonts w:hint="eastAsia" w:ascii="Times New Roman" w:hAnsi="Times New Roman" w:eastAsia="宋体" w:cs="Times New Roman"/>
          <w:b/>
          <w:bCs/>
          <w:color w:val="000000"/>
          <w:kern w:val="0"/>
          <w:sz w:val="18"/>
          <w:szCs w:val="18"/>
          <w:lang w:val="en-US" w:eastAsia="zh-CN" w:bidi="ar"/>
        </w:rPr>
        <w:instrText xml:space="preserve"> SEQ 图 \* ARABIC </w:instrText>
      </w:r>
      <w:r>
        <w:rPr>
          <w:rFonts w:hint="eastAsia" w:ascii="Times New Roman" w:hAnsi="Times New Roman" w:eastAsia="宋体" w:cs="Times New Roman"/>
          <w:b/>
          <w:bCs/>
          <w:color w:val="000000"/>
          <w:kern w:val="0"/>
          <w:sz w:val="18"/>
          <w:szCs w:val="18"/>
          <w:lang w:val="en-US" w:eastAsia="zh-CN" w:bidi="ar"/>
        </w:rPr>
        <w:fldChar w:fldCharType="separate"/>
      </w:r>
      <w:ins w:id="168" w:author="程越" w:date="2025-05-15T16:45:48Z">
        <w:r>
          <w:rPr>
            <w:rFonts w:hint="eastAsia" w:ascii="Times New Roman" w:hAnsi="Times New Roman" w:eastAsia="宋体" w:cs="Times New Roman"/>
            <w:b/>
            <w:bCs/>
            <w:color w:val="000000"/>
            <w:kern w:val="0"/>
            <w:sz w:val="18"/>
            <w:szCs w:val="18"/>
            <w:lang w:val="en-US" w:eastAsia="zh-CN" w:bidi="ar"/>
          </w:rPr>
          <w:t>5</w:t>
        </w:r>
      </w:ins>
      <w:del w:id="169" w:author="程越" w:date="2025-05-15T16:45:48Z">
        <w:r>
          <w:rPr>
            <w:rFonts w:hint="eastAsia" w:ascii="Times New Roman" w:hAnsi="Times New Roman" w:eastAsia="宋体" w:cs="Times New Roman"/>
            <w:b/>
            <w:bCs/>
            <w:color w:val="000000"/>
            <w:kern w:val="0"/>
            <w:sz w:val="18"/>
            <w:szCs w:val="18"/>
            <w:lang w:val="en-US" w:eastAsia="zh-CN" w:bidi="ar"/>
          </w:rPr>
          <w:delText>6</w:delText>
        </w:r>
      </w:del>
      <w:r>
        <w:rPr>
          <w:rFonts w:hint="eastAsia" w:ascii="Times New Roman" w:hAnsi="Times New Roman" w:eastAsia="宋体" w:cs="Times New Roman"/>
          <w:b/>
          <w:bCs/>
          <w:color w:val="000000"/>
          <w:kern w:val="0"/>
          <w:sz w:val="18"/>
          <w:szCs w:val="18"/>
          <w:lang w:val="en-US" w:eastAsia="zh-CN" w:bidi="ar"/>
        </w:rPr>
        <w:fldChar w:fldCharType="end"/>
      </w:r>
      <w:bookmarkEnd w:id="24"/>
      <w:r>
        <w:rPr>
          <w:rFonts w:hint="default" w:ascii="Times New Roman" w:hAnsi="Times New Roman" w:eastAsia="宋体" w:cs="Times New Roman"/>
          <w:b/>
          <w:bCs/>
          <w:color w:val="000000"/>
          <w:kern w:val="0"/>
          <w:sz w:val="18"/>
          <w:szCs w:val="18"/>
          <w:lang w:val="en-US" w:eastAsia="zh-CN" w:bidi="ar"/>
        </w:rPr>
        <w:t xml:space="preserve"> </w:t>
      </w:r>
      <w:r>
        <w:rPr>
          <w:rFonts w:hint="eastAsia" w:ascii="Times New Roman" w:hAnsi="Times New Roman" w:eastAsia="宋体" w:cs="Times New Roman"/>
          <w:b/>
          <w:bCs/>
          <w:color w:val="000000"/>
          <w:kern w:val="0"/>
          <w:sz w:val="18"/>
          <w:szCs w:val="18"/>
          <w:lang w:val="en-US" w:eastAsia="zh-CN" w:bidi="ar"/>
        </w:rPr>
        <w:t>不同环境因素与土壤养分之间的相关性矩阵图</w:t>
      </w:r>
      <w:bookmarkEnd w:id="25"/>
    </w:p>
    <w:p w14:paraId="226F8C33">
      <w:pPr>
        <w:pStyle w:val="6"/>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bidi="ar"/>
        </w:rPr>
        <w:t xml:space="preserve">Fig.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Fig. \* ARABIC </w:instrText>
      </w:r>
      <w:r>
        <w:rPr>
          <w:rFonts w:hint="eastAsia" w:ascii="Times New Roman" w:hAnsi="Times New Roman" w:eastAsia="宋体" w:cs="Times New Roman"/>
          <w:b/>
          <w:bCs/>
          <w:color w:val="000000"/>
          <w:kern w:val="0"/>
          <w:sz w:val="18"/>
          <w:szCs w:val="18"/>
          <w:lang w:bidi="ar"/>
        </w:rPr>
        <w:fldChar w:fldCharType="separate"/>
      </w:r>
      <w:ins w:id="170" w:author="程越" w:date="2025-05-15T16:45:48Z">
        <w:r>
          <w:rPr>
            <w:rFonts w:hint="eastAsia" w:ascii="Times New Roman" w:hAnsi="Times New Roman" w:eastAsia="宋体" w:cs="Times New Roman"/>
            <w:b/>
            <w:bCs/>
            <w:color w:val="000000"/>
            <w:kern w:val="0"/>
            <w:sz w:val="18"/>
            <w:szCs w:val="18"/>
            <w:lang w:bidi="ar"/>
          </w:rPr>
          <w:t>5</w:t>
        </w:r>
      </w:ins>
      <w:del w:id="171" w:author="程越" w:date="2025-05-15T16:45:48Z">
        <w:r>
          <w:rPr>
            <w:rFonts w:hint="eastAsia" w:ascii="Times New Roman" w:hAnsi="Times New Roman" w:eastAsia="宋体" w:cs="Times New Roman"/>
            <w:b/>
            <w:bCs/>
            <w:color w:val="000000"/>
            <w:kern w:val="0"/>
            <w:sz w:val="18"/>
            <w:szCs w:val="18"/>
            <w:lang w:bidi="ar"/>
          </w:rPr>
          <w:delText>6</w:delText>
        </w:r>
      </w:del>
      <w:r>
        <w:rPr>
          <w:rFonts w:hint="eastAsia"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val="en-US" w:eastAsia="zh-CN" w:bidi="ar"/>
        </w:rPr>
        <w:t>.Correlation matrix diagram between different environmental factors and soil nutrients</w:t>
      </w:r>
    </w:p>
    <w:p w14:paraId="08D35EE1">
      <w:pPr>
        <w:autoSpaceDN/>
        <w:ind w:firstLine="0"/>
        <w:rPr>
          <w:rFonts w:hint="eastAsia" w:ascii="Times New Roman" w:hAnsi="Times New Roman" w:eastAsia="宋体" w:cs="Times New Roman"/>
          <w:color w:val="000000"/>
          <w:kern w:val="0"/>
          <w:sz w:val="18"/>
          <w:szCs w:val="18"/>
          <w:lang w:bidi="ar"/>
        </w:rPr>
        <w:pPrChange w:id="172" w:author="程越" w:date="2025-05-15T16:46:02Z">
          <w:pPr>
            <w:autoSpaceDN w:val="0"/>
            <w:ind w:firstLine="420"/>
          </w:pPr>
        </w:pPrChange>
      </w:pPr>
      <w:r>
        <w:rPr>
          <w:rFonts w:hint="eastAsia" w:ascii="Times New Roman" w:hAnsi="Times New Roman" w:eastAsia="宋体" w:cs="Times New Roman"/>
          <w:color w:val="000000"/>
          <w:kern w:val="0"/>
          <w:sz w:val="18"/>
          <w:szCs w:val="18"/>
          <w:lang w:val="en-US" w:eastAsia="zh-CN" w:bidi="ar"/>
        </w:rPr>
        <w:t>使用 person 系数的方式对相</w:t>
      </w:r>
      <w:r>
        <w:rPr>
          <w:rFonts w:hint="eastAsia" w:ascii="Times New Roman" w:hAnsi="Times New Roman" w:eastAsia="宋体" w:cs="Times New Roman"/>
          <w:color w:val="000000"/>
          <w:kern w:val="0"/>
          <w:sz w:val="18"/>
          <w:szCs w:val="18"/>
          <w:lang w:bidi="ar"/>
        </w:rPr>
        <w:t>关性进行分析是常见的方法，对经过归一化与标准化的环境因素与土壤养分含量进行相关性分析</w:t>
      </w:r>
      <w:r>
        <w:rPr>
          <w:rFonts w:hint="eastAsia" w:ascii="Times New Roman" w:hAnsi="Times New Roman" w:eastAsia="宋体" w:cs="Times New Roman"/>
          <w:color w:val="000000"/>
          <w:kern w:val="0"/>
          <w:sz w:val="18"/>
          <w:szCs w:val="18"/>
          <w:lang w:eastAsia="zh-CN" w:bidi="ar"/>
        </w:rPr>
        <w:fldChar w:fldCharType="begin"/>
      </w:r>
      <w:r>
        <w:rPr>
          <w:rFonts w:hint="eastAsia" w:ascii="Times New Roman" w:hAnsi="Times New Roman" w:eastAsia="宋体" w:cs="Times New Roman"/>
          <w:color w:val="000000"/>
          <w:kern w:val="0"/>
          <w:sz w:val="18"/>
          <w:szCs w:val="18"/>
          <w:lang w:eastAsia="zh-CN" w:bidi="ar"/>
        </w:rPr>
        <w:instrText xml:space="preserve"> REF _Ref2020319006 \h </w:instrText>
      </w:r>
      <w:r>
        <w:rPr>
          <w:rFonts w:hint="eastAsia" w:ascii="Times New Roman" w:hAnsi="Times New Roman" w:eastAsia="宋体" w:cs="Times New Roman"/>
          <w:color w:val="000000"/>
          <w:kern w:val="0"/>
          <w:sz w:val="18"/>
          <w:szCs w:val="18"/>
          <w:lang w:eastAsia="zh-CN" w:bidi="ar"/>
        </w:rPr>
        <w:fldChar w:fldCharType="separate"/>
      </w:r>
      <w:ins w:id="173" w:author="程越" w:date="2025-05-15T16:45:54Z">
        <w:r>
          <w:rPr>
            <w:rFonts w:hint="eastAsia" w:ascii="Times New Roman" w:hAnsi="Times New Roman" w:eastAsia="宋体" w:cs="Times New Roman"/>
            <w:b w:val="0"/>
            <w:bCs w:val="0"/>
            <w:color w:val="000000"/>
            <w:kern w:val="0"/>
            <w:sz w:val="18"/>
            <w:szCs w:val="18"/>
            <w:lang w:val="en-US" w:eastAsia="zh-CN" w:bidi="ar"/>
            <w:rPrChange w:id="174" w:author="程越" w:date="2025-05-15T16:46:00Z">
              <w:rPr>
                <w:rFonts w:hint="eastAsia" w:ascii="Times New Roman" w:hAnsi="Times New Roman" w:eastAsia="宋体" w:cs="Times New Roman"/>
                <w:b/>
                <w:bCs/>
                <w:color w:val="000000"/>
                <w:kern w:val="0"/>
                <w:sz w:val="18"/>
                <w:szCs w:val="18"/>
                <w:lang w:val="en-US" w:eastAsia="zh-CN" w:bidi="ar"/>
              </w:rPr>
            </w:rPrChange>
          </w:rPr>
          <w:t>图 5</w:t>
        </w:r>
      </w:ins>
      <w:del w:id="175" w:author="程越" w:date="2025-05-15T16:45:54Z">
        <w:r>
          <w:rPr>
            <w:rFonts w:hint="eastAsia" w:ascii="Times New Roman" w:hAnsi="Times New Roman" w:eastAsia="宋体" w:cs="Times New Roman"/>
            <w:b w:val="0"/>
            <w:bCs w:val="0"/>
            <w:color w:val="000000"/>
            <w:kern w:val="0"/>
            <w:sz w:val="18"/>
            <w:szCs w:val="18"/>
            <w:lang w:val="en-US" w:eastAsia="zh-CN" w:bidi="ar"/>
            <w:rPrChange w:id="176" w:author="程越" w:date="2025-05-15T16:46:00Z">
              <w:rPr>
                <w:rFonts w:hint="eastAsia" w:ascii="Times New Roman" w:hAnsi="Times New Roman" w:eastAsia="宋体" w:cs="Times New Roman"/>
                <w:b/>
                <w:bCs/>
                <w:color w:val="000000"/>
                <w:kern w:val="0"/>
                <w:sz w:val="18"/>
                <w:szCs w:val="18"/>
                <w:lang w:val="en-US" w:eastAsia="zh-CN" w:bidi="ar"/>
              </w:rPr>
            </w:rPrChange>
          </w:rPr>
          <w:delText>图 6</w:delText>
        </w:r>
      </w:del>
      <w:r>
        <w:rPr>
          <w:rFonts w:hint="eastAsia" w:ascii="Times New Roman" w:hAnsi="Times New Roman" w:eastAsia="宋体" w:cs="Times New Roman"/>
          <w:color w:val="000000"/>
          <w:kern w:val="0"/>
          <w:sz w:val="18"/>
          <w:szCs w:val="18"/>
          <w:lang w:eastAsia="zh-CN" w:bidi="ar"/>
        </w:rPr>
        <w:fldChar w:fldCharType="end"/>
      </w:r>
      <w:del w:id="177" w:author="程越" w:date="2025-05-15T16:45:55Z">
        <w:r>
          <w:rPr>
            <w:rFonts w:hint="eastAsia" w:ascii="Times New Roman" w:hAnsi="Times New Roman" w:eastAsia="宋体" w:cs="Times New Roman"/>
            <w:color w:val="000000"/>
            <w:kern w:val="0"/>
            <w:sz w:val="18"/>
            <w:szCs w:val="18"/>
            <w:lang w:val="en-US" w:eastAsia="zh-CN" w:bidi="ar"/>
            <w:rPrChange w:id="178" w:author="程越" w:date="2025-05-15T16:46:00Z">
              <w:rPr>
                <w:rFonts w:hint="default" w:ascii="Times New Roman" w:hAnsi="Times New Roman" w:eastAsia="宋体" w:cs="Times New Roman"/>
                <w:color w:val="000000"/>
                <w:kern w:val="0"/>
                <w:sz w:val="18"/>
                <w:szCs w:val="18"/>
                <w:lang w:val="en-US" w:eastAsia="zh-CN" w:bidi="ar"/>
              </w:rPr>
            </w:rPrChange>
          </w:rPr>
          <w:delText xml:space="preserve"> </w:delText>
        </w:r>
      </w:del>
      <w:r>
        <w:rPr>
          <w:rFonts w:hint="eastAsia" w:ascii="Times New Roman" w:hAnsi="Times New Roman" w:eastAsia="宋体" w:cs="Times New Roman"/>
          <w:color w:val="000000"/>
          <w:kern w:val="0"/>
          <w:sz w:val="18"/>
          <w:szCs w:val="18"/>
          <w:lang w:eastAsia="zh-CN" w:bidi="ar"/>
        </w:rPr>
        <w:t>热力图形式的相关系数矩阵以绿 - 紫梯度展示变量正负相关性，如 SOC 与 TN 相关系数 0.68 呈强正相关，pH 与 SOC 相关系数 - 0.28 显负相关</w:t>
      </w:r>
      <w:r>
        <w:rPr>
          <w:rFonts w:hint="eastAsia" w:ascii="Times New Roman" w:hAnsi="Times New Roman" w:eastAsia="宋体" w:cs="Times New Roman"/>
          <w:color w:val="000000"/>
          <w:kern w:val="0"/>
          <w:sz w:val="18"/>
          <w:szCs w:val="18"/>
          <w:lang w:bidi="ar"/>
        </w:rPr>
        <w:t>。</w:t>
      </w:r>
    </w:p>
    <w:p w14:paraId="6E39D048">
      <w:pPr>
        <w:spacing w:before="156" w:beforeLines="50" w:after="156" w:afterLines="50"/>
        <w:rPr>
          <w:rFonts w:ascii="Times New Roman" w:hAnsi="Times New Roman" w:eastAsia="宋体" w:cs="Times New Roman"/>
          <w:b/>
          <w:szCs w:val="21"/>
        </w:rPr>
      </w:pPr>
      <w:r>
        <w:rPr>
          <w:rFonts w:ascii="Times New Roman" w:hAnsi="Times New Roman" w:eastAsia="宋体" w:cs="Times New Roman"/>
          <w:b/>
          <w:szCs w:val="21"/>
        </w:rPr>
        <w:t>3.3</w:t>
      </w:r>
      <w:r>
        <w:rPr>
          <w:rFonts w:hint="eastAsia" w:ascii="Times New Roman" w:hAnsi="Times New Roman" w:eastAsia="宋体" w:cs="Times New Roman"/>
          <w:b/>
          <w:szCs w:val="21"/>
        </w:rPr>
        <w:t>模型验证</w:t>
      </w:r>
    </w:p>
    <w:p w14:paraId="1B8D597A">
      <w:pPr>
        <w:autoSpaceDN w:val="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w:t>
      </w:r>
      <w:r>
        <w:rPr>
          <w:rFonts w:ascii="Times New Roman" w:hAnsi="Times New Roman" w:eastAsia="宋体" w:cs="Times New Roman"/>
          <w:color w:val="000000"/>
          <w:kern w:val="0"/>
          <w:sz w:val="18"/>
          <w:szCs w:val="18"/>
          <w:lang w:bidi="ar"/>
        </w:rPr>
        <w:t xml:space="preserve">.3.1 </w:t>
      </w:r>
      <w:r>
        <w:rPr>
          <w:rFonts w:hint="eastAsia" w:ascii="Times New Roman" w:hAnsi="Times New Roman" w:eastAsia="宋体" w:cs="Times New Roman"/>
          <w:color w:val="000000"/>
          <w:kern w:val="0"/>
          <w:sz w:val="18"/>
          <w:szCs w:val="18"/>
          <w:lang w:bidi="ar"/>
        </w:rPr>
        <w:t>机器学习模型</w:t>
      </w:r>
    </w:p>
    <w:p w14:paraId="1517F22F">
      <w:pPr>
        <w:autoSpaceDN w:val="0"/>
        <w:rPr>
          <w:rFonts w:hint="eastAsia" w:ascii="Times New Roman" w:hAnsi="Times New Roman" w:eastAsia="宋体" w:cs="Times New Roman"/>
          <w:color w:val="000000"/>
          <w:kern w:val="0"/>
          <w:sz w:val="18"/>
          <w:szCs w:val="18"/>
          <w:lang w:eastAsia="zh-CN" w:bidi="ar"/>
        </w:rPr>
        <w:sectPr>
          <w:type w:val="continuous"/>
          <w:pgSz w:w="11906" w:h="16838"/>
          <w:pgMar w:top="1440" w:right="1800" w:bottom="1440" w:left="1800" w:header="851" w:footer="992" w:gutter="0"/>
          <w:cols w:space="425" w:num="1"/>
          <w:titlePg/>
          <w:docGrid w:type="lines" w:linePitch="312" w:charSpace="0"/>
        </w:sectPr>
      </w:pPr>
      <w:r>
        <w:rPr>
          <w:rFonts w:ascii="Times New Roman" w:hAnsi="Times New Roman" w:eastAsia="宋体" w:cs="Times New Roman"/>
          <w:color w:val="000000"/>
          <w:kern w:val="0"/>
          <w:sz w:val="18"/>
          <w:szCs w:val="18"/>
          <w:lang w:bidi="ar"/>
        </w:rPr>
        <w:tab/>
      </w:r>
      <w:r>
        <w:rPr>
          <w:rFonts w:hint="eastAsia" w:ascii="Times New Roman" w:hAnsi="Times New Roman" w:eastAsia="宋体" w:cs="Times New Roman"/>
          <w:color w:val="000000"/>
          <w:kern w:val="0"/>
          <w:sz w:val="18"/>
          <w:szCs w:val="18"/>
          <w:lang w:bidi="ar"/>
        </w:rPr>
        <w:t>采用多种机器学习模型</w:t>
      </w:r>
      <w:r>
        <w:rPr>
          <w:rFonts w:hint="eastAsia" w:ascii="Times New Roman" w:hAnsi="Times New Roman" w:eastAsia="宋体" w:cs="Times New Roman"/>
          <w:color w:val="000000"/>
          <w:kern w:val="0"/>
          <w:sz w:val="18"/>
          <w:szCs w:val="18"/>
          <w:lang w:val="en-US" w:eastAsia="zh-CN" w:bidi="ar"/>
        </w:rPr>
        <w:t>建</w:t>
      </w:r>
      <w:r>
        <w:rPr>
          <w:rFonts w:hint="eastAsia" w:ascii="Times New Roman" w:hAnsi="Times New Roman" w:eastAsia="宋体" w:cs="Times New Roman"/>
          <w:color w:val="000000"/>
          <w:kern w:val="0"/>
          <w:sz w:val="18"/>
          <w:szCs w:val="18"/>
          <w:lang w:bidi="ar"/>
        </w:rPr>
        <w:t>模</w:t>
      </w:r>
      <w:r>
        <w:rPr>
          <w:rFonts w:hint="eastAsia" w:ascii="Times New Roman" w:hAnsi="Times New Roman" w:eastAsia="宋体" w:cs="Times New Roman"/>
          <w:color w:val="000000"/>
          <w:kern w:val="0"/>
          <w:sz w:val="18"/>
          <w:szCs w:val="18"/>
          <w:lang w:val="en-US" w:eastAsia="zh-CN" w:bidi="ar"/>
        </w:rPr>
        <w:t>得出SG与DWT降噪方法能够有效的预测SOC含量</w:t>
      </w:r>
      <w:r>
        <w:rPr>
          <w:rFonts w:hint="eastAsia" w:ascii="Times New Roman" w:hAnsi="Times New Roman" w:eastAsia="宋体" w:cs="Times New Roman"/>
          <w:color w:val="000000"/>
          <w:kern w:val="0"/>
          <w:sz w:val="18"/>
          <w:szCs w:val="18"/>
          <w:lang w:bidi="ar"/>
        </w:rPr>
        <w:t>，通过五折交叉验证与 Optuna 优化参数。</w:t>
      </w:r>
      <w:r>
        <w:rPr>
          <w:rFonts w:hint="eastAsia" w:ascii="Times New Roman" w:hAnsi="Times New Roman" w:eastAsia="宋体" w:cs="Times New Roman"/>
          <w:color w:val="000000"/>
          <w:kern w:val="0"/>
          <w:sz w:val="18"/>
          <w:szCs w:val="18"/>
          <w:lang w:val="en-US" w:eastAsia="zh-CN" w:bidi="ar"/>
        </w:rPr>
        <w:t>对</w:t>
      </w:r>
      <w:r>
        <w:rPr>
          <w:rFonts w:hint="eastAsia" w:ascii="Times New Roman" w:hAnsi="Times New Roman" w:eastAsia="宋体" w:cs="Times New Roman"/>
          <w:color w:val="000000"/>
          <w:kern w:val="0"/>
          <w:sz w:val="18"/>
          <w:szCs w:val="18"/>
          <w:lang w:bidi="ar"/>
        </w:rPr>
        <w:t>预处理</w:t>
      </w:r>
      <w:r>
        <w:rPr>
          <w:rFonts w:hint="eastAsia" w:ascii="Times New Roman" w:hAnsi="Times New Roman" w:eastAsia="宋体" w:cs="Times New Roman"/>
          <w:color w:val="000000"/>
          <w:kern w:val="0"/>
          <w:sz w:val="18"/>
          <w:szCs w:val="18"/>
          <w:lang w:val="en-US" w:eastAsia="zh-CN" w:bidi="ar"/>
        </w:rPr>
        <w:t>后的预测精度</w:t>
      </w:r>
      <w:r>
        <w:rPr>
          <w:rFonts w:hint="eastAsia" w:ascii="Times New Roman" w:hAnsi="Times New Roman" w:eastAsia="宋体" w:cs="Times New Roman"/>
          <w:color w:val="000000"/>
          <w:kern w:val="0"/>
          <w:sz w:val="18"/>
          <w:szCs w:val="18"/>
          <w:lang w:bidi="ar"/>
        </w:rPr>
        <w:t>显著影响效果：GradientBoosting和</w:t>
      </w:r>
      <w:r>
        <w:rPr>
          <w:rFonts w:hint="eastAsia" w:ascii="Times New Roman" w:hAnsi="Times New Roman" w:eastAsia="宋体" w:cs="Times New Roman"/>
          <w:color w:val="000000"/>
          <w:kern w:val="0"/>
          <w:sz w:val="18"/>
          <w:szCs w:val="18"/>
          <w:lang w:val="en-US" w:eastAsia="zh-CN" w:bidi="ar"/>
        </w:rPr>
        <w:t>RF</w:t>
      </w:r>
      <w:r>
        <w:rPr>
          <w:rFonts w:hint="eastAsia" w:ascii="Times New Roman" w:hAnsi="Times New Roman" w:eastAsia="宋体" w:cs="Times New Roman"/>
          <w:color w:val="000000"/>
          <w:kern w:val="0"/>
          <w:sz w:val="18"/>
          <w:szCs w:val="18"/>
          <w:lang w:bidi="ar"/>
        </w:rPr>
        <w:t>在 SNV 预处理下训练表现优异（R² 0.9127-0.9953，RMSE 0.3208-1.3779），但测试泛化弱（GradientBoosting测试 R² 0.6362，</w:t>
      </w:r>
      <w:r>
        <w:rPr>
          <w:rFonts w:hint="eastAsia" w:ascii="Times New Roman" w:hAnsi="Times New Roman" w:eastAsia="宋体" w:cs="Times New Roman"/>
          <w:color w:val="000000"/>
          <w:kern w:val="0"/>
          <w:sz w:val="18"/>
          <w:szCs w:val="18"/>
          <w:lang w:val="en-US" w:eastAsia="zh-CN" w:bidi="ar"/>
        </w:rPr>
        <w:t>RF</w:t>
      </w:r>
      <w:r>
        <w:rPr>
          <w:rFonts w:hint="eastAsia" w:ascii="Times New Roman" w:hAnsi="Times New Roman" w:eastAsia="宋体" w:cs="Times New Roman"/>
          <w:color w:val="000000"/>
          <w:kern w:val="0"/>
          <w:sz w:val="18"/>
          <w:szCs w:val="18"/>
          <w:lang w:bidi="ar"/>
        </w:rPr>
        <w:t xml:space="preserve"> 0.4684，显过拟合）；SVM 表现较弱，测试 R² 普遍＜0.5（SNV 预处理下 R² 0.3791，RMSE 3.6599）。</w:t>
      </w:r>
      <w:r>
        <w:rPr>
          <w:rFonts w:hint="eastAsia" w:ascii="Times New Roman" w:hAnsi="Times New Roman" w:eastAsia="宋体" w:cs="Times New Roman"/>
          <w:color w:val="000000"/>
          <w:kern w:val="0"/>
          <w:sz w:val="18"/>
          <w:szCs w:val="18"/>
          <w:lang w:val="en-US" w:eastAsia="zh-CN" w:bidi="ar"/>
        </w:rPr>
        <w:t>Ridge</w:t>
      </w:r>
      <w:r>
        <w:rPr>
          <w:rFonts w:hint="eastAsia" w:ascii="Times New Roman" w:hAnsi="Times New Roman" w:eastAsia="宋体" w:cs="Times New Roman"/>
          <w:color w:val="000000"/>
          <w:kern w:val="0"/>
          <w:sz w:val="18"/>
          <w:szCs w:val="18"/>
          <w:lang w:bidi="ar"/>
        </w:rPr>
        <w:t>在 SNV 预处理下表现突出（测试 R² 0.8666，RMSE 1.6964，RPD＞2.7），非 SNV 预处理下 R² 降至 0.6439-0.7506；RLSR 在 SNV 预处理下测试 R² 0.8627，RMSE＜1.8，均优于非 SNV 预处理，表明 SG 平滑降噪有效增强光谱特征</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bidi="ar"/>
        </w:rPr>
        <w:t>SNSBE 数据集提升</w:t>
      </w:r>
      <w:r>
        <w:rPr>
          <w:rFonts w:hint="eastAsia" w:ascii="Times New Roman" w:hAnsi="Times New Roman" w:eastAsia="宋体" w:cs="Times New Roman"/>
          <w:color w:val="000000"/>
          <w:kern w:val="0"/>
          <w:sz w:val="18"/>
          <w:szCs w:val="18"/>
          <w:lang w:val="en-US" w:eastAsia="zh-CN" w:bidi="ar"/>
        </w:rPr>
        <w:t>Ridge</w:t>
      </w:r>
      <w:r>
        <w:rPr>
          <w:rFonts w:hint="eastAsia" w:ascii="Times New Roman" w:hAnsi="Times New Roman" w:eastAsia="宋体" w:cs="Times New Roman"/>
          <w:color w:val="000000"/>
          <w:kern w:val="0"/>
          <w:sz w:val="18"/>
          <w:szCs w:val="18"/>
          <w:lang w:bidi="ar"/>
        </w:rPr>
        <w:t>与 RLSR 性能：SG-SNV 预处理下，</w:t>
      </w:r>
      <w:r>
        <w:rPr>
          <w:rFonts w:hint="eastAsia" w:ascii="Times New Roman" w:hAnsi="Times New Roman" w:eastAsia="宋体" w:cs="Times New Roman"/>
          <w:color w:val="000000"/>
          <w:kern w:val="0"/>
          <w:sz w:val="18"/>
          <w:szCs w:val="18"/>
          <w:lang w:val="en-US" w:eastAsia="zh-CN" w:bidi="ar"/>
        </w:rPr>
        <w:t>Ridge</w:t>
      </w:r>
      <w:r>
        <w:rPr>
          <w:rFonts w:hint="eastAsia" w:ascii="Times New Roman" w:hAnsi="Times New Roman" w:eastAsia="宋体" w:cs="Times New Roman"/>
          <w:color w:val="000000"/>
          <w:kern w:val="0"/>
          <w:sz w:val="18"/>
          <w:szCs w:val="18"/>
          <w:lang w:bidi="ar"/>
        </w:rPr>
        <w:t>测试 R² 0.8659 较 SNSB 数据集（0.8209）提升 4.1%。皮尔逊分析显示，海拔（r=-0.31）与年均降雨（r=0.42）协同，pH（r=-0.28）与光谱 2290 nm 吸收峰互补</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bidi="ar"/>
        </w:rPr>
        <w:t>预处理方法影响显著</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val="en-US" w:eastAsia="zh-CN" w:bidi="ar"/>
        </w:rPr>
        <w:t>机器学习模型</w:t>
      </w:r>
      <w:r>
        <w:rPr>
          <w:rFonts w:hint="eastAsia" w:ascii="Times New Roman" w:hAnsi="Times New Roman" w:eastAsia="宋体" w:cs="Times New Roman"/>
          <w:color w:val="000000"/>
          <w:kern w:val="0"/>
          <w:sz w:val="18"/>
          <w:szCs w:val="18"/>
          <w:lang w:bidi="ar"/>
        </w:rPr>
        <w:t>预测结果如</w:t>
      </w:r>
      <w:r>
        <w:rPr>
          <w:rFonts w:hint="eastAsia" w:ascii="Times New Roman" w:hAnsi="Times New Roman" w:eastAsia="宋体" w:cs="Times New Roman"/>
          <w:color w:val="000000"/>
          <w:kern w:val="0"/>
          <w:sz w:val="18"/>
          <w:szCs w:val="18"/>
          <w:lang w:eastAsia="zh-CN" w:bidi="ar"/>
        </w:rPr>
        <w:fldChar w:fldCharType="begin"/>
      </w:r>
      <w:r>
        <w:rPr>
          <w:rFonts w:hint="eastAsia" w:ascii="Times New Roman" w:hAnsi="Times New Roman" w:eastAsia="宋体" w:cs="Times New Roman"/>
          <w:color w:val="000000"/>
          <w:kern w:val="0"/>
          <w:sz w:val="18"/>
          <w:szCs w:val="18"/>
          <w:lang w:eastAsia="zh-CN" w:bidi="ar"/>
        </w:rPr>
        <w:instrText xml:space="preserve"> REF _Ref2016537431 \h </w:instrText>
      </w:r>
      <w:r>
        <w:rPr>
          <w:rFonts w:hint="eastAsia" w:ascii="Times New Roman" w:hAnsi="Times New Roman" w:eastAsia="宋体" w:cs="Times New Roman"/>
          <w:color w:val="000000"/>
          <w:kern w:val="0"/>
          <w:sz w:val="18"/>
          <w:szCs w:val="18"/>
          <w:lang w:eastAsia="zh-CN" w:bidi="ar"/>
        </w:rPr>
        <w:fldChar w:fldCharType="separate"/>
      </w:r>
      <w:ins w:id="179" w:author="程越" w:date="2025-05-15T16:46:08Z">
        <w:r>
          <w:rPr>
            <w:rFonts w:hint="eastAsia" w:ascii="Times New Roman" w:hAnsi="Times New Roman" w:eastAsia="宋体" w:cs="Times New Roman"/>
            <w:b/>
            <w:bCs/>
            <w:color w:val="000000"/>
            <w:kern w:val="0"/>
            <w:sz w:val="18"/>
            <w:szCs w:val="18"/>
            <w:lang w:bidi="ar"/>
          </w:rPr>
          <w:t>表 5</w:t>
        </w:r>
      </w:ins>
      <w:del w:id="180" w:author="程越" w:date="2025-05-15T16:46:08Z">
        <w:r>
          <w:rPr>
            <w:rFonts w:hint="eastAsia" w:ascii="Times New Roman" w:hAnsi="Times New Roman" w:eastAsia="宋体" w:cs="Times New Roman"/>
            <w:b/>
            <w:bCs/>
            <w:color w:val="000000"/>
            <w:kern w:val="0"/>
            <w:sz w:val="18"/>
            <w:szCs w:val="18"/>
            <w:lang w:bidi="ar"/>
          </w:rPr>
          <w:delText>表 6</w:delText>
        </w:r>
      </w:del>
      <w:r>
        <w:rPr>
          <w:rFonts w:hint="eastAsia" w:ascii="Times New Roman" w:hAnsi="Times New Roman" w:eastAsia="宋体" w:cs="Times New Roman"/>
          <w:color w:val="000000"/>
          <w:kern w:val="0"/>
          <w:sz w:val="18"/>
          <w:szCs w:val="18"/>
          <w:lang w:eastAsia="zh-CN" w:bidi="ar"/>
        </w:rPr>
        <w:fldChar w:fldCharType="end"/>
      </w:r>
      <w:r>
        <w:rPr>
          <w:rFonts w:hint="eastAsia" w:ascii="Times New Roman" w:hAnsi="Times New Roman" w:eastAsia="宋体" w:cs="Times New Roman"/>
          <w:color w:val="000000"/>
          <w:kern w:val="0"/>
          <w:sz w:val="18"/>
          <w:szCs w:val="18"/>
          <w:lang w:bidi="ar"/>
        </w:rPr>
        <w:t>所示</w:t>
      </w:r>
      <w:r>
        <w:rPr>
          <w:rFonts w:hint="eastAsia" w:ascii="Times New Roman" w:hAnsi="Times New Roman" w:eastAsia="宋体" w:cs="Times New Roman"/>
          <w:color w:val="000000"/>
          <w:kern w:val="0"/>
          <w:sz w:val="18"/>
          <w:szCs w:val="18"/>
          <w:lang w:eastAsia="zh-CN" w:bidi="ar"/>
        </w:rPr>
        <w:t>。</w:t>
      </w:r>
    </w:p>
    <w:p w14:paraId="52B2AFBE">
      <w:pPr>
        <w:spacing w:before="156" w:beforeLines="50" w:after="156" w:afterLines="50"/>
        <w:rPr>
          <w:rFonts w:ascii="Times New Roman" w:hAnsi="Times New Roman" w:eastAsia="宋体" w:cs="Times New Roman"/>
          <w:color w:val="000000"/>
          <w:kern w:val="0"/>
          <w:sz w:val="18"/>
          <w:szCs w:val="18"/>
          <w:lang w:bidi="ar"/>
        </w:rPr>
        <w:sectPr>
          <w:type w:val="continuous"/>
          <w:pgSz w:w="11906" w:h="16838"/>
          <w:pgMar w:top="1440" w:right="1800" w:bottom="1440" w:left="1800" w:header="851" w:footer="992" w:gutter="0"/>
          <w:cols w:space="425" w:num="1"/>
          <w:titlePg/>
          <w:docGrid w:type="lines" w:linePitch="312" w:charSpace="0"/>
        </w:sectPr>
      </w:pPr>
    </w:p>
    <w:bookmarkEnd w:id="2"/>
    <w:p w14:paraId="3401AA84">
      <w:pPr>
        <w:jc w:val="center"/>
        <w:rPr>
          <w:rFonts w:hint="eastAsia" w:ascii="Times New Roman" w:hAnsi="Times New Roman" w:eastAsia="宋体" w:cs="Times New Roman"/>
          <w:b/>
          <w:bCs/>
          <w:color w:val="000000"/>
          <w:kern w:val="0"/>
          <w:sz w:val="18"/>
          <w:szCs w:val="18"/>
          <w:lang w:bidi="ar"/>
        </w:rPr>
      </w:pPr>
      <w:bookmarkStart w:id="26" w:name="_Ref2016537431"/>
      <w:r>
        <w:rPr>
          <w:rFonts w:hint="eastAsia" w:ascii="Times New Roman" w:hAnsi="Times New Roman" w:eastAsia="宋体" w:cs="Times New Roman"/>
          <w:b/>
          <w:bCs/>
          <w:color w:val="000000"/>
          <w:kern w:val="0"/>
          <w:sz w:val="18"/>
          <w:szCs w:val="18"/>
          <w:lang w:bidi="ar"/>
        </w:rPr>
        <w:t xml:space="preserve">表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表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5</w:t>
      </w:r>
      <w:r>
        <w:rPr>
          <w:rFonts w:hint="eastAsia" w:ascii="Times New Roman" w:hAnsi="Times New Roman" w:eastAsia="宋体" w:cs="Times New Roman"/>
          <w:b/>
          <w:bCs/>
          <w:color w:val="000000"/>
          <w:kern w:val="0"/>
          <w:sz w:val="18"/>
          <w:szCs w:val="18"/>
          <w:lang w:bidi="ar"/>
        </w:rPr>
        <w:fldChar w:fldCharType="end"/>
      </w:r>
      <w:bookmarkEnd w:id="26"/>
      <w:bookmarkStart w:id="27" w:name="_Ref195517578"/>
      <w:r>
        <w:rPr>
          <w:rFonts w:hint="default" w:ascii="Times New Roman" w:hAnsi="Times New Roman" w:eastAsia="宋体" w:cs="Times New Roman"/>
          <w:b/>
          <w:bCs/>
          <w:color w:val="000000"/>
          <w:kern w:val="0"/>
          <w:sz w:val="18"/>
          <w:szCs w:val="18"/>
          <w:lang w:val="en-US" w:bidi="ar"/>
        </w:rPr>
        <w:t xml:space="preserve"> </w:t>
      </w:r>
      <w:r>
        <w:rPr>
          <w:rFonts w:hint="eastAsia" w:ascii="Times New Roman" w:hAnsi="Times New Roman" w:eastAsia="宋体" w:cs="Times New Roman"/>
          <w:b/>
          <w:bCs/>
          <w:color w:val="000000"/>
          <w:kern w:val="0"/>
          <w:sz w:val="18"/>
          <w:szCs w:val="18"/>
          <w:lang w:bidi="ar"/>
        </w:rPr>
        <w:t>机器学习预测模型</w:t>
      </w:r>
      <w:bookmarkEnd w:id="27"/>
    </w:p>
    <w:p w14:paraId="0136B88F">
      <w:pPr>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 xml:space="preserve">Table.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Table.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5</w:t>
      </w:r>
      <w:r>
        <w:rPr>
          <w:rFonts w:hint="eastAsia" w:ascii="Times New Roman" w:hAnsi="Times New Roman" w:eastAsia="宋体" w:cs="Times New Roman"/>
          <w:b/>
          <w:bCs/>
          <w:color w:val="000000"/>
          <w:kern w:val="0"/>
          <w:sz w:val="18"/>
          <w:szCs w:val="18"/>
          <w:lang w:bidi="ar"/>
        </w:rPr>
        <w:fldChar w:fldCharType="end"/>
      </w:r>
      <w:r>
        <w:rPr>
          <w:rFonts w:hint="default" w:ascii="Times New Roman" w:hAnsi="Times New Roman" w:eastAsia="宋体" w:cs="Times New Roman"/>
          <w:b/>
          <w:bCs/>
          <w:color w:val="000000"/>
          <w:kern w:val="0"/>
          <w:sz w:val="18"/>
          <w:szCs w:val="18"/>
          <w:lang w:val="en-US" w:bidi="ar"/>
        </w:rPr>
        <w:t>.</w:t>
      </w:r>
      <w:r>
        <w:rPr>
          <w:rFonts w:hint="eastAsia" w:ascii="Times New Roman" w:hAnsi="Times New Roman" w:eastAsia="宋体" w:cs="Times New Roman"/>
          <w:b/>
          <w:bCs/>
          <w:color w:val="000000"/>
          <w:kern w:val="0"/>
          <w:sz w:val="18"/>
          <w:szCs w:val="18"/>
          <w:lang w:bidi="ar"/>
        </w:rPr>
        <w:t xml:space="preserve"> machine learning prediction model</w:t>
      </w:r>
    </w:p>
    <w:p w14:paraId="3CB30783">
      <w:pPr>
        <w:pStyle w:val="6"/>
      </w:pPr>
    </w:p>
    <w:tbl>
      <w:tblPr>
        <w:tblStyle w:val="14"/>
        <w:tblW w:w="10995" w:type="dxa"/>
        <w:jc w:val="center"/>
        <w:tblLayout w:type="autofit"/>
        <w:tblCellMar>
          <w:top w:w="0" w:type="dxa"/>
          <w:left w:w="108" w:type="dxa"/>
          <w:bottom w:w="0" w:type="dxa"/>
          <w:right w:w="108" w:type="dxa"/>
        </w:tblCellMar>
      </w:tblPr>
      <w:tblGrid>
        <w:gridCol w:w="636"/>
        <w:gridCol w:w="1759"/>
        <w:gridCol w:w="2240"/>
        <w:gridCol w:w="1060"/>
        <w:gridCol w:w="1060"/>
        <w:gridCol w:w="1060"/>
        <w:gridCol w:w="1060"/>
        <w:gridCol w:w="1060"/>
        <w:gridCol w:w="1060"/>
      </w:tblGrid>
      <w:tr w14:paraId="5D0C31C2">
        <w:trPr>
          <w:trHeight w:val="280" w:hRule="atLeast"/>
          <w:jc w:val="center"/>
        </w:trPr>
        <w:tc>
          <w:tcPr>
            <w:tcW w:w="2395" w:type="dxa"/>
            <w:gridSpan w:val="2"/>
            <w:vMerge w:val="restart"/>
            <w:tcBorders>
              <w:top w:val="single" w:color="auto" w:sz="4" w:space="0"/>
              <w:left w:val="nil"/>
              <w:bottom w:val="single" w:color="auto" w:sz="4" w:space="0"/>
              <w:right w:val="nil"/>
            </w:tcBorders>
            <w:shd w:val="clear" w:color="auto" w:fill="auto"/>
            <w:noWrap/>
            <w:vAlign w:val="center"/>
          </w:tcPr>
          <w:p w14:paraId="692D70C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Preprocess</w:t>
            </w:r>
          </w:p>
        </w:tc>
        <w:tc>
          <w:tcPr>
            <w:tcW w:w="2240" w:type="dxa"/>
            <w:vMerge w:val="restart"/>
            <w:tcBorders>
              <w:top w:val="single" w:color="auto" w:sz="4" w:space="0"/>
              <w:left w:val="nil"/>
              <w:bottom w:val="single" w:color="auto" w:sz="4" w:space="0"/>
              <w:right w:val="nil"/>
            </w:tcBorders>
            <w:shd w:val="clear" w:color="auto" w:fill="auto"/>
            <w:noWrap/>
            <w:vAlign w:val="center"/>
          </w:tcPr>
          <w:p w14:paraId="0F4C46B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Model</w:t>
            </w:r>
          </w:p>
        </w:tc>
        <w:tc>
          <w:tcPr>
            <w:tcW w:w="3180" w:type="dxa"/>
            <w:gridSpan w:val="3"/>
            <w:tcBorders>
              <w:top w:val="single" w:color="auto" w:sz="4" w:space="0"/>
              <w:left w:val="nil"/>
              <w:bottom w:val="single" w:color="auto" w:sz="4" w:space="0"/>
              <w:right w:val="nil"/>
            </w:tcBorders>
            <w:shd w:val="clear" w:color="auto" w:fill="auto"/>
            <w:noWrap/>
          </w:tcPr>
          <w:p w14:paraId="2369FE5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Train</w:t>
            </w:r>
          </w:p>
        </w:tc>
        <w:tc>
          <w:tcPr>
            <w:tcW w:w="3180" w:type="dxa"/>
            <w:gridSpan w:val="3"/>
            <w:tcBorders>
              <w:top w:val="single" w:color="auto" w:sz="4" w:space="0"/>
              <w:left w:val="nil"/>
              <w:bottom w:val="single" w:color="auto" w:sz="4" w:space="0"/>
              <w:right w:val="nil"/>
            </w:tcBorders>
            <w:shd w:val="clear" w:color="auto" w:fill="auto"/>
            <w:noWrap/>
          </w:tcPr>
          <w:p w14:paraId="1B31B5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Test</w:t>
            </w:r>
          </w:p>
        </w:tc>
      </w:tr>
      <w:tr w14:paraId="0E2982FD">
        <w:trPr>
          <w:trHeight w:val="280" w:hRule="atLeast"/>
          <w:jc w:val="center"/>
        </w:trPr>
        <w:tc>
          <w:tcPr>
            <w:tcW w:w="2395" w:type="dxa"/>
            <w:gridSpan w:val="2"/>
            <w:vMerge w:val="continue"/>
            <w:tcBorders>
              <w:top w:val="single" w:color="auto" w:sz="4" w:space="0"/>
              <w:left w:val="nil"/>
              <w:bottom w:val="single" w:color="auto" w:sz="4" w:space="0"/>
              <w:right w:val="nil"/>
            </w:tcBorders>
            <w:shd w:val="clear" w:color="auto" w:fill="auto"/>
            <w:noWrap/>
            <w:vAlign w:val="center"/>
          </w:tcPr>
          <w:p w14:paraId="51FE145F">
            <w:pPr>
              <w:widowControl/>
              <w:jc w:val="center"/>
              <w:rPr>
                <w:rFonts w:ascii="Times New Roman" w:hAnsi="Times New Roman" w:eastAsia="宋体" w:cs="Times New Roman"/>
                <w:color w:val="000000"/>
                <w:kern w:val="0"/>
                <w:sz w:val="18"/>
                <w:szCs w:val="18"/>
                <w:lang w:bidi="ar"/>
              </w:rPr>
            </w:pPr>
          </w:p>
        </w:tc>
        <w:tc>
          <w:tcPr>
            <w:tcW w:w="2240" w:type="dxa"/>
            <w:vMerge w:val="continue"/>
            <w:tcBorders>
              <w:top w:val="single" w:color="auto" w:sz="4" w:space="0"/>
              <w:left w:val="nil"/>
              <w:bottom w:val="single" w:color="auto" w:sz="4" w:space="0"/>
            </w:tcBorders>
            <w:shd w:val="clear" w:color="auto" w:fill="auto"/>
            <w:noWrap/>
            <w:vAlign w:val="center"/>
          </w:tcPr>
          <w:p w14:paraId="1B60581B">
            <w:pPr>
              <w:widowControl/>
              <w:jc w:val="left"/>
              <w:rPr>
                <w:rFonts w:ascii="Times New Roman" w:hAnsi="Times New Roman" w:eastAsia="宋体" w:cs="Times New Roman"/>
                <w:color w:val="000000"/>
                <w:kern w:val="0"/>
                <w:sz w:val="18"/>
                <w:szCs w:val="18"/>
                <w:lang w:bidi="ar"/>
              </w:rPr>
            </w:pPr>
          </w:p>
        </w:tc>
        <w:tc>
          <w:tcPr>
            <w:tcW w:w="1060" w:type="dxa"/>
            <w:tcBorders>
              <w:top w:val="single" w:color="auto" w:sz="4" w:space="0"/>
              <w:bottom w:val="single" w:color="auto" w:sz="4" w:space="0"/>
            </w:tcBorders>
            <w:shd w:val="clear" w:color="auto" w:fill="auto"/>
            <w:noWrap/>
            <w:vAlign w:val="center"/>
          </w:tcPr>
          <w:p w14:paraId="5A20C43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R²</w:t>
            </w:r>
          </w:p>
        </w:tc>
        <w:tc>
          <w:tcPr>
            <w:tcW w:w="1060" w:type="dxa"/>
            <w:tcBorders>
              <w:top w:val="single" w:color="auto" w:sz="4" w:space="0"/>
              <w:bottom w:val="single" w:color="auto" w:sz="4" w:space="0"/>
            </w:tcBorders>
            <w:shd w:val="clear" w:color="auto" w:fill="auto"/>
            <w:noWrap/>
            <w:vAlign w:val="center"/>
          </w:tcPr>
          <w:p w14:paraId="361586D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RMSE</w:t>
            </w:r>
          </w:p>
        </w:tc>
        <w:tc>
          <w:tcPr>
            <w:tcW w:w="1060" w:type="dxa"/>
            <w:tcBorders>
              <w:top w:val="single" w:color="auto" w:sz="4" w:space="0"/>
              <w:bottom w:val="single" w:color="auto" w:sz="4" w:space="0"/>
            </w:tcBorders>
            <w:shd w:val="clear" w:color="auto" w:fill="auto"/>
            <w:noWrap/>
            <w:vAlign w:val="center"/>
          </w:tcPr>
          <w:p w14:paraId="72E1E94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RPD</w:t>
            </w:r>
          </w:p>
        </w:tc>
        <w:tc>
          <w:tcPr>
            <w:tcW w:w="1060" w:type="dxa"/>
            <w:tcBorders>
              <w:top w:val="single" w:color="auto" w:sz="4" w:space="0"/>
              <w:bottom w:val="single" w:color="auto" w:sz="4" w:space="0"/>
            </w:tcBorders>
            <w:shd w:val="clear" w:color="auto" w:fill="auto"/>
            <w:noWrap/>
            <w:vAlign w:val="center"/>
          </w:tcPr>
          <w:p w14:paraId="5FBF0B1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R²</w:t>
            </w:r>
          </w:p>
        </w:tc>
        <w:tc>
          <w:tcPr>
            <w:tcW w:w="1060" w:type="dxa"/>
            <w:tcBorders>
              <w:top w:val="single" w:color="auto" w:sz="4" w:space="0"/>
              <w:bottom w:val="single" w:color="auto" w:sz="4" w:space="0"/>
            </w:tcBorders>
            <w:shd w:val="clear" w:color="auto" w:fill="auto"/>
            <w:noWrap/>
            <w:vAlign w:val="center"/>
          </w:tcPr>
          <w:p w14:paraId="3F19DB3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RMSE</w:t>
            </w:r>
          </w:p>
        </w:tc>
        <w:tc>
          <w:tcPr>
            <w:tcW w:w="1060" w:type="dxa"/>
            <w:tcBorders>
              <w:top w:val="single" w:color="auto" w:sz="4" w:space="0"/>
              <w:bottom w:val="single" w:color="auto" w:sz="4" w:space="0"/>
            </w:tcBorders>
            <w:shd w:val="clear" w:color="auto" w:fill="auto"/>
            <w:noWrap/>
            <w:vAlign w:val="center"/>
          </w:tcPr>
          <w:p w14:paraId="5DFB564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RPD</w:t>
            </w:r>
          </w:p>
        </w:tc>
      </w:tr>
      <w:tr w14:paraId="3EB57DEB">
        <w:trPr>
          <w:trHeight w:val="280" w:hRule="atLeast"/>
          <w:jc w:val="center"/>
        </w:trPr>
        <w:tc>
          <w:tcPr>
            <w:tcW w:w="636" w:type="dxa"/>
            <w:vMerge w:val="restart"/>
            <w:tcBorders>
              <w:top w:val="single" w:color="auto" w:sz="4" w:space="0"/>
              <w:left w:val="nil"/>
              <w:bottom w:val="single" w:color="auto" w:sz="4" w:space="0"/>
              <w:right w:val="nil"/>
            </w:tcBorders>
            <w:shd w:val="clear" w:color="auto" w:fill="auto"/>
            <w:noWrap/>
            <w:vAlign w:val="center"/>
          </w:tcPr>
          <w:p w14:paraId="6992E94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w:t>
            </w:r>
          </w:p>
        </w:tc>
        <w:tc>
          <w:tcPr>
            <w:tcW w:w="1759" w:type="dxa"/>
            <w:vMerge w:val="restart"/>
            <w:tcBorders>
              <w:top w:val="single" w:color="auto" w:sz="4" w:space="0"/>
              <w:left w:val="nil"/>
              <w:right w:val="nil"/>
            </w:tcBorders>
            <w:shd w:val="clear" w:color="auto" w:fill="auto"/>
            <w:noWrap/>
            <w:vAlign w:val="center"/>
          </w:tcPr>
          <w:p w14:paraId="440CC3BA">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NONE</w:t>
            </w:r>
          </w:p>
        </w:tc>
        <w:tc>
          <w:tcPr>
            <w:tcW w:w="2240" w:type="dxa"/>
            <w:tcBorders>
              <w:top w:val="single" w:color="auto" w:sz="4" w:space="0"/>
              <w:left w:val="nil"/>
              <w:bottom w:val="nil"/>
              <w:right w:val="nil"/>
            </w:tcBorders>
            <w:shd w:val="clear" w:color="auto" w:fill="auto"/>
            <w:noWrap/>
            <w:vAlign w:val="bottom"/>
          </w:tcPr>
          <w:p w14:paraId="38BD9C79">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single" w:color="auto" w:sz="4" w:space="0"/>
              <w:left w:val="nil"/>
              <w:bottom w:val="nil"/>
              <w:right w:val="nil"/>
            </w:tcBorders>
            <w:shd w:val="clear" w:color="auto" w:fill="auto"/>
            <w:noWrap/>
            <w:vAlign w:val="bottom"/>
          </w:tcPr>
          <w:p w14:paraId="5D28A8F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0.4765</w:t>
            </w:r>
          </w:p>
        </w:tc>
        <w:tc>
          <w:tcPr>
            <w:tcW w:w="1060" w:type="dxa"/>
            <w:tcBorders>
              <w:top w:val="single" w:color="auto" w:sz="4" w:space="0"/>
              <w:left w:val="nil"/>
              <w:bottom w:val="nil"/>
              <w:right w:val="nil"/>
            </w:tcBorders>
            <w:shd w:val="clear" w:color="auto" w:fill="auto"/>
            <w:noWrap/>
            <w:vAlign w:val="bottom"/>
          </w:tcPr>
          <w:p w14:paraId="7BE80CB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3.3743</w:t>
            </w:r>
          </w:p>
        </w:tc>
        <w:tc>
          <w:tcPr>
            <w:tcW w:w="1060" w:type="dxa"/>
            <w:tcBorders>
              <w:top w:val="single" w:color="auto" w:sz="4" w:space="0"/>
              <w:left w:val="nil"/>
              <w:bottom w:val="nil"/>
              <w:right w:val="nil"/>
            </w:tcBorders>
            <w:shd w:val="clear" w:color="auto" w:fill="auto"/>
            <w:noWrap/>
            <w:vAlign w:val="bottom"/>
          </w:tcPr>
          <w:p w14:paraId="103C864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1.3821</w:t>
            </w:r>
          </w:p>
        </w:tc>
        <w:tc>
          <w:tcPr>
            <w:tcW w:w="1060" w:type="dxa"/>
            <w:tcBorders>
              <w:top w:val="single" w:color="auto" w:sz="4" w:space="0"/>
              <w:left w:val="nil"/>
              <w:bottom w:val="nil"/>
              <w:right w:val="nil"/>
            </w:tcBorders>
            <w:shd w:val="clear" w:color="auto" w:fill="auto"/>
            <w:noWrap/>
            <w:vAlign w:val="bottom"/>
          </w:tcPr>
          <w:p w14:paraId="7CF8E5E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0.4722</w:t>
            </w:r>
          </w:p>
        </w:tc>
        <w:tc>
          <w:tcPr>
            <w:tcW w:w="1060" w:type="dxa"/>
            <w:tcBorders>
              <w:top w:val="single" w:color="auto" w:sz="4" w:space="0"/>
              <w:left w:val="nil"/>
              <w:bottom w:val="nil"/>
              <w:right w:val="nil"/>
            </w:tcBorders>
            <w:shd w:val="clear" w:color="auto" w:fill="auto"/>
            <w:noWrap/>
            <w:vAlign w:val="bottom"/>
          </w:tcPr>
          <w:p w14:paraId="7398B60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3.3745</w:t>
            </w:r>
          </w:p>
        </w:tc>
        <w:tc>
          <w:tcPr>
            <w:tcW w:w="1060" w:type="dxa"/>
            <w:tcBorders>
              <w:top w:val="single" w:color="auto" w:sz="4" w:space="0"/>
              <w:left w:val="nil"/>
              <w:bottom w:val="nil"/>
              <w:right w:val="nil"/>
            </w:tcBorders>
            <w:shd w:val="clear" w:color="auto" w:fill="auto"/>
            <w:noWrap/>
            <w:vAlign w:val="bottom"/>
          </w:tcPr>
          <w:p w14:paraId="448BB54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1.3764</w:t>
            </w:r>
          </w:p>
        </w:tc>
      </w:tr>
      <w:tr w14:paraId="3924857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53AC6B26">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8977549">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57B3B41">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639CD5E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0.7583</w:t>
            </w:r>
          </w:p>
        </w:tc>
        <w:tc>
          <w:tcPr>
            <w:tcW w:w="1060" w:type="dxa"/>
            <w:tcBorders>
              <w:top w:val="nil"/>
              <w:left w:val="nil"/>
              <w:bottom w:val="nil"/>
              <w:right w:val="nil"/>
            </w:tcBorders>
            <w:shd w:val="clear" w:color="auto" w:fill="auto"/>
            <w:noWrap/>
            <w:vAlign w:val="bottom"/>
          </w:tcPr>
          <w:p w14:paraId="12C6B59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2.2925</w:t>
            </w:r>
          </w:p>
        </w:tc>
        <w:tc>
          <w:tcPr>
            <w:tcW w:w="1060" w:type="dxa"/>
            <w:tcBorders>
              <w:top w:val="nil"/>
              <w:left w:val="nil"/>
              <w:bottom w:val="nil"/>
              <w:right w:val="nil"/>
            </w:tcBorders>
            <w:shd w:val="clear" w:color="auto" w:fill="auto"/>
            <w:noWrap/>
            <w:vAlign w:val="bottom"/>
          </w:tcPr>
          <w:p w14:paraId="6C3238C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2.0342</w:t>
            </w:r>
          </w:p>
        </w:tc>
        <w:tc>
          <w:tcPr>
            <w:tcW w:w="1060" w:type="dxa"/>
            <w:tcBorders>
              <w:top w:val="nil"/>
              <w:left w:val="nil"/>
              <w:bottom w:val="nil"/>
              <w:right w:val="nil"/>
            </w:tcBorders>
            <w:shd w:val="clear" w:color="auto" w:fill="auto"/>
            <w:noWrap/>
            <w:vAlign w:val="bottom"/>
          </w:tcPr>
          <w:p w14:paraId="5DB9F87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0.7483</w:t>
            </w:r>
          </w:p>
        </w:tc>
        <w:tc>
          <w:tcPr>
            <w:tcW w:w="1060" w:type="dxa"/>
            <w:tcBorders>
              <w:top w:val="nil"/>
              <w:left w:val="nil"/>
              <w:bottom w:val="nil"/>
              <w:right w:val="nil"/>
            </w:tcBorders>
            <w:shd w:val="clear" w:color="auto" w:fill="auto"/>
            <w:noWrap/>
            <w:vAlign w:val="bottom"/>
          </w:tcPr>
          <w:p w14:paraId="427E184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2.3303</w:t>
            </w:r>
          </w:p>
        </w:tc>
        <w:tc>
          <w:tcPr>
            <w:tcW w:w="1060" w:type="dxa"/>
            <w:tcBorders>
              <w:top w:val="nil"/>
              <w:left w:val="nil"/>
              <w:bottom w:val="nil"/>
              <w:right w:val="nil"/>
            </w:tcBorders>
            <w:shd w:val="clear" w:color="auto" w:fill="auto"/>
            <w:noWrap/>
            <w:vAlign w:val="bottom"/>
          </w:tcPr>
          <w:p w14:paraId="7A76C30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1.9932</w:t>
            </w:r>
          </w:p>
        </w:tc>
      </w:tr>
      <w:tr w14:paraId="4C0FC1FD">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7722B335">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941F4CA">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2589883">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5BDFBD1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0.9186</w:t>
            </w:r>
          </w:p>
        </w:tc>
        <w:tc>
          <w:tcPr>
            <w:tcW w:w="1060" w:type="dxa"/>
            <w:tcBorders>
              <w:top w:val="nil"/>
              <w:left w:val="nil"/>
              <w:bottom w:val="nil"/>
              <w:right w:val="nil"/>
            </w:tcBorders>
            <w:shd w:val="clear" w:color="auto" w:fill="auto"/>
            <w:noWrap/>
            <w:vAlign w:val="bottom"/>
          </w:tcPr>
          <w:p w14:paraId="316623F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1.3303</w:t>
            </w:r>
          </w:p>
        </w:tc>
        <w:tc>
          <w:tcPr>
            <w:tcW w:w="1060" w:type="dxa"/>
            <w:tcBorders>
              <w:top w:val="nil"/>
              <w:left w:val="nil"/>
              <w:bottom w:val="nil"/>
              <w:right w:val="nil"/>
            </w:tcBorders>
            <w:shd w:val="clear" w:color="auto" w:fill="auto"/>
            <w:noWrap/>
            <w:vAlign w:val="bottom"/>
          </w:tcPr>
          <w:p w14:paraId="367E002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3.5055</w:t>
            </w:r>
          </w:p>
        </w:tc>
        <w:tc>
          <w:tcPr>
            <w:tcW w:w="1060" w:type="dxa"/>
            <w:tcBorders>
              <w:top w:val="nil"/>
              <w:left w:val="nil"/>
              <w:bottom w:val="nil"/>
              <w:right w:val="nil"/>
            </w:tcBorders>
            <w:shd w:val="clear" w:color="auto" w:fill="auto"/>
            <w:noWrap/>
            <w:vAlign w:val="bottom"/>
          </w:tcPr>
          <w:p w14:paraId="1AD816E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0.5045</w:t>
            </w:r>
          </w:p>
        </w:tc>
        <w:tc>
          <w:tcPr>
            <w:tcW w:w="1060" w:type="dxa"/>
            <w:tcBorders>
              <w:top w:val="nil"/>
              <w:left w:val="nil"/>
              <w:bottom w:val="nil"/>
              <w:right w:val="nil"/>
            </w:tcBorders>
            <w:shd w:val="clear" w:color="auto" w:fill="auto"/>
            <w:noWrap/>
            <w:vAlign w:val="bottom"/>
          </w:tcPr>
          <w:p w14:paraId="6EF3941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3.2695</w:t>
            </w:r>
          </w:p>
        </w:tc>
        <w:tc>
          <w:tcPr>
            <w:tcW w:w="1060" w:type="dxa"/>
            <w:tcBorders>
              <w:top w:val="nil"/>
              <w:left w:val="nil"/>
              <w:bottom w:val="nil"/>
              <w:right w:val="nil"/>
            </w:tcBorders>
            <w:shd w:val="clear" w:color="auto" w:fill="auto"/>
            <w:noWrap/>
            <w:vAlign w:val="bottom"/>
          </w:tcPr>
          <w:p w14:paraId="118590C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1.4206</w:t>
            </w:r>
          </w:p>
        </w:tc>
      </w:tr>
      <w:tr w14:paraId="6A103984">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1391DA6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D73A26A">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82A9AEB">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5585FE1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0.8384</w:t>
            </w:r>
          </w:p>
        </w:tc>
        <w:tc>
          <w:tcPr>
            <w:tcW w:w="1060" w:type="dxa"/>
            <w:tcBorders>
              <w:top w:val="nil"/>
              <w:left w:val="nil"/>
              <w:bottom w:val="nil"/>
              <w:right w:val="nil"/>
            </w:tcBorders>
            <w:shd w:val="clear" w:color="auto" w:fill="auto"/>
            <w:noWrap/>
            <w:vAlign w:val="bottom"/>
          </w:tcPr>
          <w:p w14:paraId="1072891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1.8750</w:t>
            </w:r>
          </w:p>
        </w:tc>
        <w:tc>
          <w:tcPr>
            <w:tcW w:w="1060" w:type="dxa"/>
            <w:tcBorders>
              <w:top w:val="nil"/>
              <w:left w:val="nil"/>
              <w:bottom w:val="nil"/>
              <w:right w:val="nil"/>
            </w:tcBorders>
            <w:shd w:val="clear" w:color="auto" w:fill="auto"/>
            <w:noWrap/>
            <w:vAlign w:val="bottom"/>
          </w:tcPr>
          <w:p w14:paraId="1501CFB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2.4873</w:t>
            </w:r>
          </w:p>
        </w:tc>
        <w:tc>
          <w:tcPr>
            <w:tcW w:w="1060" w:type="dxa"/>
            <w:tcBorders>
              <w:top w:val="nil"/>
              <w:left w:val="nil"/>
              <w:bottom w:val="nil"/>
              <w:right w:val="nil"/>
            </w:tcBorders>
            <w:shd w:val="clear" w:color="auto" w:fill="auto"/>
            <w:noWrap/>
            <w:vAlign w:val="bottom"/>
          </w:tcPr>
          <w:p w14:paraId="018A2DD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0.8208</w:t>
            </w:r>
          </w:p>
        </w:tc>
        <w:tc>
          <w:tcPr>
            <w:tcW w:w="1060" w:type="dxa"/>
            <w:tcBorders>
              <w:top w:val="nil"/>
              <w:left w:val="nil"/>
              <w:bottom w:val="nil"/>
              <w:right w:val="nil"/>
            </w:tcBorders>
            <w:shd w:val="clear" w:color="auto" w:fill="auto"/>
            <w:noWrap/>
            <w:vAlign w:val="bottom"/>
          </w:tcPr>
          <w:p w14:paraId="2D0E72B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1.9663</w:t>
            </w:r>
          </w:p>
        </w:tc>
        <w:tc>
          <w:tcPr>
            <w:tcW w:w="1060" w:type="dxa"/>
            <w:tcBorders>
              <w:top w:val="nil"/>
              <w:left w:val="nil"/>
              <w:bottom w:val="nil"/>
              <w:right w:val="nil"/>
            </w:tcBorders>
            <w:shd w:val="clear" w:color="auto" w:fill="auto"/>
            <w:noWrap/>
            <w:vAlign w:val="bottom"/>
          </w:tcPr>
          <w:p w14:paraId="1E52D05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2.3622</w:t>
            </w:r>
          </w:p>
        </w:tc>
      </w:tr>
      <w:tr w14:paraId="6826E53A">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0B7B6837">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859CD6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8292CC6">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6EA791A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0.9941</w:t>
            </w:r>
          </w:p>
        </w:tc>
        <w:tc>
          <w:tcPr>
            <w:tcW w:w="1060" w:type="dxa"/>
            <w:tcBorders>
              <w:top w:val="nil"/>
              <w:left w:val="nil"/>
              <w:bottom w:val="nil"/>
              <w:right w:val="nil"/>
            </w:tcBorders>
            <w:shd w:val="clear" w:color="auto" w:fill="auto"/>
            <w:noWrap/>
            <w:vAlign w:val="bottom"/>
          </w:tcPr>
          <w:p w14:paraId="2D8B98D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0.3592</w:t>
            </w:r>
          </w:p>
        </w:tc>
        <w:tc>
          <w:tcPr>
            <w:tcW w:w="1060" w:type="dxa"/>
            <w:tcBorders>
              <w:top w:val="nil"/>
              <w:left w:val="nil"/>
              <w:bottom w:val="nil"/>
              <w:right w:val="nil"/>
            </w:tcBorders>
            <w:shd w:val="clear" w:color="auto" w:fill="auto"/>
            <w:noWrap/>
            <w:vAlign w:val="bottom"/>
          </w:tcPr>
          <w:p w14:paraId="5F72925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12.9834</w:t>
            </w:r>
          </w:p>
        </w:tc>
        <w:tc>
          <w:tcPr>
            <w:tcW w:w="1060" w:type="dxa"/>
            <w:tcBorders>
              <w:top w:val="nil"/>
              <w:left w:val="nil"/>
              <w:bottom w:val="nil"/>
              <w:right w:val="nil"/>
            </w:tcBorders>
            <w:shd w:val="clear" w:color="auto" w:fill="auto"/>
            <w:noWrap/>
            <w:vAlign w:val="bottom"/>
          </w:tcPr>
          <w:p w14:paraId="4966176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0.4901</w:t>
            </w:r>
          </w:p>
        </w:tc>
        <w:tc>
          <w:tcPr>
            <w:tcW w:w="1060" w:type="dxa"/>
            <w:tcBorders>
              <w:top w:val="nil"/>
              <w:left w:val="nil"/>
              <w:bottom w:val="nil"/>
              <w:right w:val="nil"/>
            </w:tcBorders>
            <w:shd w:val="clear" w:color="auto" w:fill="auto"/>
            <w:noWrap/>
            <w:vAlign w:val="bottom"/>
          </w:tcPr>
          <w:p w14:paraId="6C9DDDC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3.3168</w:t>
            </w:r>
          </w:p>
        </w:tc>
        <w:tc>
          <w:tcPr>
            <w:tcW w:w="1060" w:type="dxa"/>
            <w:tcBorders>
              <w:top w:val="nil"/>
              <w:left w:val="nil"/>
              <w:bottom w:val="nil"/>
              <w:right w:val="nil"/>
            </w:tcBorders>
            <w:shd w:val="clear" w:color="auto" w:fill="auto"/>
            <w:noWrap/>
            <w:vAlign w:val="bottom"/>
          </w:tcPr>
          <w:p w14:paraId="7F512C8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1.4004</w:t>
            </w:r>
          </w:p>
        </w:tc>
      </w:tr>
      <w:tr w14:paraId="6E73F8A9">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734D157">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004FC655">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FD</w:t>
            </w:r>
          </w:p>
        </w:tc>
        <w:tc>
          <w:tcPr>
            <w:tcW w:w="2240" w:type="dxa"/>
            <w:tcBorders>
              <w:top w:val="nil"/>
              <w:left w:val="nil"/>
              <w:bottom w:val="nil"/>
              <w:right w:val="nil"/>
            </w:tcBorders>
            <w:shd w:val="clear" w:color="auto" w:fill="auto"/>
            <w:noWrap/>
            <w:vAlign w:val="bottom"/>
          </w:tcPr>
          <w:p w14:paraId="0F78688C">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194F892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0.4898</w:t>
            </w:r>
          </w:p>
        </w:tc>
        <w:tc>
          <w:tcPr>
            <w:tcW w:w="1060" w:type="dxa"/>
            <w:tcBorders>
              <w:top w:val="nil"/>
              <w:left w:val="nil"/>
              <w:bottom w:val="nil"/>
              <w:right w:val="nil"/>
            </w:tcBorders>
            <w:shd w:val="clear" w:color="auto" w:fill="auto"/>
            <w:noWrap/>
            <w:vAlign w:val="bottom"/>
          </w:tcPr>
          <w:p w14:paraId="1B4D20D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3.3312</w:t>
            </w:r>
          </w:p>
        </w:tc>
        <w:tc>
          <w:tcPr>
            <w:tcW w:w="1060" w:type="dxa"/>
            <w:tcBorders>
              <w:top w:val="nil"/>
              <w:left w:val="nil"/>
              <w:bottom w:val="nil"/>
              <w:right w:val="nil"/>
            </w:tcBorders>
            <w:shd w:val="clear" w:color="auto" w:fill="auto"/>
            <w:noWrap/>
            <w:vAlign w:val="bottom"/>
          </w:tcPr>
          <w:p w14:paraId="78F0F62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1.3999</w:t>
            </w:r>
          </w:p>
        </w:tc>
        <w:tc>
          <w:tcPr>
            <w:tcW w:w="1060" w:type="dxa"/>
            <w:tcBorders>
              <w:top w:val="nil"/>
              <w:left w:val="nil"/>
              <w:bottom w:val="nil"/>
              <w:right w:val="nil"/>
            </w:tcBorders>
            <w:shd w:val="clear" w:color="auto" w:fill="auto"/>
            <w:noWrap/>
            <w:vAlign w:val="bottom"/>
          </w:tcPr>
          <w:p w14:paraId="4F202EB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0.3974</w:t>
            </w:r>
          </w:p>
        </w:tc>
        <w:tc>
          <w:tcPr>
            <w:tcW w:w="1060" w:type="dxa"/>
            <w:tcBorders>
              <w:top w:val="nil"/>
              <w:left w:val="nil"/>
              <w:bottom w:val="nil"/>
              <w:right w:val="nil"/>
            </w:tcBorders>
            <w:shd w:val="clear" w:color="auto" w:fill="auto"/>
            <w:noWrap/>
            <w:vAlign w:val="bottom"/>
          </w:tcPr>
          <w:p w14:paraId="20AD797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3.6055</w:t>
            </w:r>
          </w:p>
        </w:tc>
        <w:tc>
          <w:tcPr>
            <w:tcW w:w="1060" w:type="dxa"/>
            <w:tcBorders>
              <w:top w:val="nil"/>
              <w:left w:val="nil"/>
              <w:bottom w:val="nil"/>
              <w:right w:val="nil"/>
            </w:tcBorders>
            <w:shd w:val="clear" w:color="auto" w:fill="auto"/>
            <w:noWrap/>
            <w:vAlign w:val="bottom"/>
          </w:tcPr>
          <w:p w14:paraId="3A190F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1.2882</w:t>
            </w:r>
          </w:p>
        </w:tc>
      </w:tr>
      <w:tr w14:paraId="2BD4EBCA">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32F986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3F6ABE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692D290F">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048D1F7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0.6715</w:t>
            </w:r>
          </w:p>
        </w:tc>
        <w:tc>
          <w:tcPr>
            <w:tcW w:w="1060" w:type="dxa"/>
            <w:tcBorders>
              <w:top w:val="nil"/>
              <w:left w:val="nil"/>
              <w:bottom w:val="nil"/>
              <w:right w:val="nil"/>
            </w:tcBorders>
            <w:shd w:val="clear" w:color="auto" w:fill="auto"/>
            <w:noWrap/>
            <w:vAlign w:val="bottom"/>
          </w:tcPr>
          <w:p w14:paraId="34FD954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2.6727</w:t>
            </w:r>
          </w:p>
        </w:tc>
        <w:tc>
          <w:tcPr>
            <w:tcW w:w="1060" w:type="dxa"/>
            <w:tcBorders>
              <w:top w:val="nil"/>
              <w:left w:val="nil"/>
              <w:bottom w:val="nil"/>
              <w:right w:val="nil"/>
            </w:tcBorders>
            <w:shd w:val="clear" w:color="auto" w:fill="auto"/>
            <w:noWrap/>
            <w:vAlign w:val="bottom"/>
          </w:tcPr>
          <w:p w14:paraId="7F54148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1.7448</w:t>
            </w:r>
          </w:p>
        </w:tc>
        <w:tc>
          <w:tcPr>
            <w:tcW w:w="1060" w:type="dxa"/>
            <w:tcBorders>
              <w:top w:val="nil"/>
              <w:left w:val="nil"/>
              <w:bottom w:val="nil"/>
              <w:right w:val="nil"/>
            </w:tcBorders>
            <w:shd w:val="clear" w:color="auto" w:fill="auto"/>
            <w:noWrap/>
            <w:vAlign w:val="bottom"/>
          </w:tcPr>
          <w:p w14:paraId="57A4CCD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0.6441</w:t>
            </w:r>
          </w:p>
        </w:tc>
        <w:tc>
          <w:tcPr>
            <w:tcW w:w="1060" w:type="dxa"/>
            <w:tcBorders>
              <w:top w:val="nil"/>
              <w:left w:val="nil"/>
              <w:bottom w:val="nil"/>
              <w:right w:val="nil"/>
            </w:tcBorders>
            <w:shd w:val="clear" w:color="auto" w:fill="auto"/>
            <w:noWrap/>
            <w:vAlign w:val="bottom"/>
          </w:tcPr>
          <w:p w14:paraId="68545F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2.7709</w:t>
            </w:r>
          </w:p>
        </w:tc>
        <w:tc>
          <w:tcPr>
            <w:tcW w:w="1060" w:type="dxa"/>
            <w:tcBorders>
              <w:top w:val="nil"/>
              <w:left w:val="nil"/>
              <w:bottom w:val="nil"/>
              <w:right w:val="nil"/>
            </w:tcBorders>
            <w:shd w:val="clear" w:color="auto" w:fill="auto"/>
            <w:noWrap/>
            <w:vAlign w:val="bottom"/>
          </w:tcPr>
          <w:p w14:paraId="07E65EF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1.6762</w:t>
            </w:r>
          </w:p>
        </w:tc>
      </w:tr>
      <w:tr w14:paraId="328A1ACA">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22666C9E">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E61A0C5">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2618853">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42B79B1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0.8977</w:t>
            </w:r>
          </w:p>
        </w:tc>
        <w:tc>
          <w:tcPr>
            <w:tcW w:w="1060" w:type="dxa"/>
            <w:tcBorders>
              <w:top w:val="nil"/>
              <w:left w:val="nil"/>
              <w:bottom w:val="nil"/>
              <w:right w:val="nil"/>
            </w:tcBorders>
            <w:shd w:val="clear" w:color="auto" w:fill="auto"/>
            <w:noWrap/>
            <w:vAlign w:val="bottom"/>
          </w:tcPr>
          <w:p w14:paraId="18C4968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1.4914</w:t>
            </w:r>
          </w:p>
        </w:tc>
        <w:tc>
          <w:tcPr>
            <w:tcW w:w="1060" w:type="dxa"/>
            <w:tcBorders>
              <w:top w:val="nil"/>
              <w:left w:val="nil"/>
              <w:bottom w:val="nil"/>
              <w:right w:val="nil"/>
            </w:tcBorders>
            <w:shd w:val="clear" w:color="auto" w:fill="auto"/>
            <w:noWrap/>
            <w:vAlign w:val="bottom"/>
          </w:tcPr>
          <w:p w14:paraId="48CF40C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3.1270</w:t>
            </w:r>
          </w:p>
        </w:tc>
        <w:tc>
          <w:tcPr>
            <w:tcW w:w="1060" w:type="dxa"/>
            <w:tcBorders>
              <w:top w:val="nil"/>
              <w:left w:val="nil"/>
              <w:bottom w:val="nil"/>
              <w:right w:val="nil"/>
            </w:tcBorders>
            <w:shd w:val="clear" w:color="auto" w:fill="auto"/>
            <w:noWrap/>
            <w:vAlign w:val="bottom"/>
          </w:tcPr>
          <w:p w14:paraId="51F4478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0.4071</w:t>
            </w:r>
          </w:p>
        </w:tc>
        <w:tc>
          <w:tcPr>
            <w:tcW w:w="1060" w:type="dxa"/>
            <w:tcBorders>
              <w:top w:val="nil"/>
              <w:left w:val="nil"/>
              <w:bottom w:val="nil"/>
              <w:right w:val="nil"/>
            </w:tcBorders>
            <w:shd w:val="clear" w:color="auto" w:fill="auto"/>
            <w:noWrap/>
            <w:vAlign w:val="bottom"/>
          </w:tcPr>
          <w:p w14:paraId="2368622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3.5766</w:t>
            </w:r>
          </w:p>
        </w:tc>
        <w:tc>
          <w:tcPr>
            <w:tcW w:w="1060" w:type="dxa"/>
            <w:tcBorders>
              <w:top w:val="nil"/>
              <w:left w:val="nil"/>
              <w:bottom w:val="nil"/>
              <w:right w:val="nil"/>
            </w:tcBorders>
            <w:shd w:val="clear" w:color="auto" w:fill="auto"/>
            <w:noWrap/>
            <w:vAlign w:val="bottom"/>
          </w:tcPr>
          <w:p w14:paraId="768A4BC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1.2986</w:t>
            </w:r>
          </w:p>
        </w:tc>
      </w:tr>
      <w:tr w14:paraId="37C65DFF">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24A01C1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D61D51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D382161">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0D655A2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0.7965</w:t>
            </w:r>
          </w:p>
        </w:tc>
        <w:tc>
          <w:tcPr>
            <w:tcW w:w="1060" w:type="dxa"/>
            <w:tcBorders>
              <w:top w:val="nil"/>
              <w:left w:val="nil"/>
              <w:bottom w:val="nil"/>
              <w:right w:val="nil"/>
            </w:tcBorders>
            <w:shd w:val="clear" w:color="auto" w:fill="auto"/>
            <w:noWrap/>
            <w:vAlign w:val="bottom"/>
          </w:tcPr>
          <w:p w14:paraId="04409B2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2.1036</w:t>
            </w:r>
          </w:p>
        </w:tc>
        <w:tc>
          <w:tcPr>
            <w:tcW w:w="1060" w:type="dxa"/>
            <w:tcBorders>
              <w:top w:val="nil"/>
              <w:left w:val="nil"/>
              <w:bottom w:val="nil"/>
              <w:right w:val="nil"/>
            </w:tcBorders>
            <w:shd w:val="clear" w:color="auto" w:fill="auto"/>
            <w:noWrap/>
            <w:vAlign w:val="bottom"/>
          </w:tcPr>
          <w:p w14:paraId="3D8D133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2.2169</w:t>
            </w:r>
          </w:p>
        </w:tc>
        <w:tc>
          <w:tcPr>
            <w:tcW w:w="1060" w:type="dxa"/>
            <w:tcBorders>
              <w:top w:val="nil"/>
              <w:left w:val="nil"/>
              <w:bottom w:val="nil"/>
              <w:right w:val="nil"/>
            </w:tcBorders>
            <w:shd w:val="clear" w:color="auto" w:fill="auto"/>
            <w:noWrap/>
            <w:vAlign w:val="bottom"/>
          </w:tcPr>
          <w:p w14:paraId="6826FBF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0.6439</w:t>
            </w:r>
          </w:p>
        </w:tc>
        <w:tc>
          <w:tcPr>
            <w:tcW w:w="1060" w:type="dxa"/>
            <w:tcBorders>
              <w:top w:val="nil"/>
              <w:left w:val="nil"/>
              <w:bottom w:val="nil"/>
              <w:right w:val="nil"/>
            </w:tcBorders>
            <w:shd w:val="clear" w:color="auto" w:fill="auto"/>
            <w:noWrap/>
            <w:vAlign w:val="bottom"/>
          </w:tcPr>
          <w:p w14:paraId="3A9D54E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2.7716</w:t>
            </w:r>
          </w:p>
        </w:tc>
        <w:tc>
          <w:tcPr>
            <w:tcW w:w="1060" w:type="dxa"/>
            <w:tcBorders>
              <w:top w:val="nil"/>
              <w:left w:val="nil"/>
              <w:bottom w:val="nil"/>
              <w:right w:val="nil"/>
            </w:tcBorders>
            <w:shd w:val="clear" w:color="auto" w:fill="auto"/>
            <w:noWrap/>
            <w:vAlign w:val="bottom"/>
          </w:tcPr>
          <w:p w14:paraId="40CDF1E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1.6759</w:t>
            </w:r>
          </w:p>
        </w:tc>
      </w:tr>
      <w:tr w14:paraId="6B9EDD2F">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773276D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60636E6">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7750E1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00AB525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0.9923</w:t>
            </w:r>
          </w:p>
        </w:tc>
        <w:tc>
          <w:tcPr>
            <w:tcW w:w="1060" w:type="dxa"/>
            <w:tcBorders>
              <w:top w:val="nil"/>
              <w:left w:val="nil"/>
              <w:bottom w:val="nil"/>
              <w:right w:val="nil"/>
            </w:tcBorders>
            <w:shd w:val="clear" w:color="auto" w:fill="auto"/>
            <w:noWrap/>
            <w:vAlign w:val="bottom"/>
          </w:tcPr>
          <w:p w14:paraId="4782AB5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0.4104</w:t>
            </w:r>
          </w:p>
        </w:tc>
        <w:tc>
          <w:tcPr>
            <w:tcW w:w="1060" w:type="dxa"/>
            <w:tcBorders>
              <w:top w:val="nil"/>
              <w:left w:val="nil"/>
              <w:bottom w:val="nil"/>
              <w:right w:val="nil"/>
            </w:tcBorders>
            <w:shd w:val="clear" w:color="auto" w:fill="auto"/>
            <w:noWrap/>
            <w:vAlign w:val="bottom"/>
          </w:tcPr>
          <w:p w14:paraId="7AF443B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11.3635</w:t>
            </w:r>
          </w:p>
        </w:tc>
        <w:tc>
          <w:tcPr>
            <w:tcW w:w="1060" w:type="dxa"/>
            <w:tcBorders>
              <w:top w:val="nil"/>
              <w:left w:val="nil"/>
              <w:bottom w:val="nil"/>
              <w:right w:val="nil"/>
            </w:tcBorders>
            <w:shd w:val="clear" w:color="auto" w:fill="auto"/>
            <w:noWrap/>
            <w:vAlign w:val="bottom"/>
          </w:tcPr>
          <w:p w14:paraId="07D65BE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0.4950</w:t>
            </w:r>
          </w:p>
        </w:tc>
        <w:tc>
          <w:tcPr>
            <w:tcW w:w="1060" w:type="dxa"/>
            <w:tcBorders>
              <w:top w:val="nil"/>
              <w:left w:val="nil"/>
              <w:bottom w:val="nil"/>
              <w:right w:val="nil"/>
            </w:tcBorders>
            <w:shd w:val="clear" w:color="auto" w:fill="auto"/>
            <w:noWrap/>
            <w:vAlign w:val="bottom"/>
          </w:tcPr>
          <w:p w14:paraId="4590B55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3.3006</w:t>
            </w:r>
          </w:p>
        </w:tc>
        <w:tc>
          <w:tcPr>
            <w:tcW w:w="1060" w:type="dxa"/>
            <w:tcBorders>
              <w:top w:val="nil"/>
              <w:left w:val="nil"/>
              <w:bottom w:val="nil"/>
              <w:right w:val="nil"/>
            </w:tcBorders>
            <w:shd w:val="clear" w:color="auto" w:fill="auto"/>
            <w:noWrap/>
            <w:vAlign w:val="bottom"/>
          </w:tcPr>
          <w:p w14:paraId="5B8A81B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1.4072</w:t>
            </w:r>
          </w:p>
        </w:tc>
      </w:tr>
      <w:tr w14:paraId="55AE7FE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48984B82">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1595A899">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SD</w:t>
            </w:r>
          </w:p>
        </w:tc>
        <w:tc>
          <w:tcPr>
            <w:tcW w:w="2240" w:type="dxa"/>
            <w:tcBorders>
              <w:top w:val="nil"/>
              <w:left w:val="nil"/>
              <w:bottom w:val="nil"/>
              <w:right w:val="nil"/>
            </w:tcBorders>
            <w:shd w:val="clear" w:color="auto" w:fill="auto"/>
            <w:noWrap/>
            <w:vAlign w:val="bottom"/>
          </w:tcPr>
          <w:p w14:paraId="2971BE6A">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0BA2B14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0.4897</w:t>
            </w:r>
          </w:p>
        </w:tc>
        <w:tc>
          <w:tcPr>
            <w:tcW w:w="1060" w:type="dxa"/>
            <w:tcBorders>
              <w:top w:val="nil"/>
              <w:left w:val="nil"/>
              <w:bottom w:val="nil"/>
              <w:right w:val="nil"/>
            </w:tcBorders>
            <w:shd w:val="clear" w:color="auto" w:fill="auto"/>
            <w:noWrap/>
            <w:vAlign w:val="bottom"/>
          </w:tcPr>
          <w:p w14:paraId="7B773F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3.3313</w:t>
            </w:r>
          </w:p>
        </w:tc>
        <w:tc>
          <w:tcPr>
            <w:tcW w:w="1060" w:type="dxa"/>
            <w:tcBorders>
              <w:top w:val="nil"/>
              <w:left w:val="nil"/>
              <w:bottom w:val="nil"/>
              <w:right w:val="nil"/>
            </w:tcBorders>
            <w:shd w:val="clear" w:color="auto" w:fill="auto"/>
            <w:noWrap/>
            <w:vAlign w:val="bottom"/>
          </w:tcPr>
          <w:p w14:paraId="28CB8AA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1.3999</w:t>
            </w:r>
          </w:p>
        </w:tc>
        <w:tc>
          <w:tcPr>
            <w:tcW w:w="1060" w:type="dxa"/>
            <w:tcBorders>
              <w:top w:val="nil"/>
              <w:left w:val="nil"/>
              <w:bottom w:val="nil"/>
              <w:right w:val="nil"/>
            </w:tcBorders>
            <w:shd w:val="clear" w:color="auto" w:fill="auto"/>
            <w:noWrap/>
            <w:vAlign w:val="bottom"/>
          </w:tcPr>
          <w:p w14:paraId="2394212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0.3974</w:t>
            </w:r>
          </w:p>
        </w:tc>
        <w:tc>
          <w:tcPr>
            <w:tcW w:w="1060" w:type="dxa"/>
            <w:tcBorders>
              <w:top w:val="nil"/>
              <w:left w:val="nil"/>
              <w:bottom w:val="nil"/>
              <w:right w:val="nil"/>
            </w:tcBorders>
            <w:shd w:val="clear" w:color="auto" w:fill="auto"/>
            <w:noWrap/>
            <w:vAlign w:val="bottom"/>
          </w:tcPr>
          <w:p w14:paraId="04C9D81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3.6056</w:t>
            </w:r>
          </w:p>
        </w:tc>
        <w:tc>
          <w:tcPr>
            <w:tcW w:w="1060" w:type="dxa"/>
            <w:tcBorders>
              <w:top w:val="nil"/>
              <w:left w:val="nil"/>
              <w:bottom w:val="nil"/>
              <w:right w:val="nil"/>
            </w:tcBorders>
            <w:shd w:val="clear" w:color="auto" w:fill="auto"/>
            <w:noWrap/>
            <w:vAlign w:val="bottom"/>
          </w:tcPr>
          <w:p w14:paraId="4E74109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1.2882</w:t>
            </w:r>
          </w:p>
        </w:tc>
      </w:tr>
      <w:tr w14:paraId="0B097B9A">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678FF93A">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95923A7">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BB981A2">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66AECDA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0.6713</w:t>
            </w:r>
          </w:p>
        </w:tc>
        <w:tc>
          <w:tcPr>
            <w:tcW w:w="1060" w:type="dxa"/>
            <w:tcBorders>
              <w:top w:val="nil"/>
              <w:left w:val="nil"/>
              <w:bottom w:val="nil"/>
              <w:right w:val="nil"/>
            </w:tcBorders>
            <w:shd w:val="clear" w:color="auto" w:fill="auto"/>
            <w:noWrap/>
            <w:vAlign w:val="bottom"/>
          </w:tcPr>
          <w:p w14:paraId="5B14B3D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2.6735</w:t>
            </w:r>
          </w:p>
        </w:tc>
        <w:tc>
          <w:tcPr>
            <w:tcW w:w="1060" w:type="dxa"/>
            <w:tcBorders>
              <w:top w:val="nil"/>
              <w:left w:val="nil"/>
              <w:bottom w:val="nil"/>
              <w:right w:val="nil"/>
            </w:tcBorders>
            <w:shd w:val="clear" w:color="auto" w:fill="auto"/>
            <w:noWrap/>
            <w:vAlign w:val="bottom"/>
          </w:tcPr>
          <w:p w14:paraId="444545E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1.7443</w:t>
            </w:r>
          </w:p>
        </w:tc>
        <w:tc>
          <w:tcPr>
            <w:tcW w:w="1060" w:type="dxa"/>
            <w:tcBorders>
              <w:top w:val="nil"/>
              <w:left w:val="nil"/>
              <w:bottom w:val="nil"/>
              <w:right w:val="nil"/>
            </w:tcBorders>
            <w:shd w:val="clear" w:color="auto" w:fill="auto"/>
            <w:noWrap/>
            <w:vAlign w:val="bottom"/>
          </w:tcPr>
          <w:p w14:paraId="3098A61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0.6439</w:t>
            </w:r>
          </w:p>
        </w:tc>
        <w:tc>
          <w:tcPr>
            <w:tcW w:w="1060" w:type="dxa"/>
            <w:tcBorders>
              <w:top w:val="nil"/>
              <w:left w:val="nil"/>
              <w:bottom w:val="nil"/>
              <w:right w:val="nil"/>
            </w:tcBorders>
            <w:shd w:val="clear" w:color="auto" w:fill="auto"/>
            <w:noWrap/>
            <w:vAlign w:val="bottom"/>
          </w:tcPr>
          <w:p w14:paraId="6B285FA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2.7717</w:t>
            </w:r>
          </w:p>
        </w:tc>
        <w:tc>
          <w:tcPr>
            <w:tcW w:w="1060" w:type="dxa"/>
            <w:tcBorders>
              <w:top w:val="nil"/>
              <w:left w:val="nil"/>
              <w:bottom w:val="nil"/>
              <w:right w:val="nil"/>
            </w:tcBorders>
            <w:shd w:val="clear" w:color="auto" w:fill="auto"/>
            <w:noWrap/>
            <w:vAlign w:val="bottom"/>
          </w:tcPr>
          <w:p w14:paraId="06EB46D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1.6758</w:t>
            </w:r>
          </w:p>
        </w:tc>
      </w:tr>
      <w:tr w14:paraId="7C0950B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05D78017">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3759AE39">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67D9F92">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1C5F55D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0.8960</w:t>
            </w:r>
          </w:p>
        </w:tc>
        <w:tc>
          <w:tcPr>
            <w:tcW w:w="1060" w:type="dxa"/>
            <w:tcBorders>
              <w:top w:val="nil"/>
              <w:left w:val="nil"/>
              <w:bottom w:val="nil"/>
              <w:right w:val="nil"/>
            </w:tcBorders>
            <w:shd w:val="clear" w:color="auto" w:fill="auto"/>
            <w:noWrap/>
            <w:vAlign w:val="bottom"/>
          </w:tcPr>
          <w:p w14:paraId="106DF77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1.5038</w:t>
            </w:r>
          </w:p>
        </w:tc>
        <w:tc>
          <w:tcPr>
            <w:tcW w:w="1060" w:type="dxa"/>
            <w:tcBorders>
              <w:top w:val="nil"/>
              <w:left w:val="nil"/>
              <w:bottom w:val="nil"/>
              <w:right w:val="nil"/>
            </w:tcBorders>
            <w:shd w:val="clear" w:color="auto" w:fill="auto"/>
            <w:noWrap/>
            <w:vAlign w:val="bottom"/>
          </w:tcPr>
          <w:p w14:paraId="65BB9DE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3.1011</w:t>
            </w:r>
          </w:p>
        </w:tc>
        <w:tc>
          <w:tcPr>
            <w:tcW w:w="1060" w:type="dxa"/>
            <w:tcBorders>
              <w:top w:val="nil"/>
              <w:left w:val="nil"/>
              <w:bottom w:val="nil"/>
              <w:right w:val="nil"/>
            </w:tcBorders>
            <w:shd w:val="clear" w:color="auto" w:fill="auto"/>
            <w:noWrap/>
            <w:vAlign w:val="bottom"/>
          </w:tcPr>
          <w:p w14:paraId="69A62CB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0.3934</w:t>
            </w:r>
          </w:p>
        </w:tc>
        <w:tc>
          <w:tcPr>
            <w:tcW w:w="1060" w:type="dxa"/>
            <w:tcBorders>
              <w:top w:val="nil"/>
              <w:left w:val="nil"/>
              <w:bottom w:val="nil"/>
              <w:right w:val="nil"/>
            </w:tcBorders>
            <w:shd w:val="clear" w:color="auto" w:fill="auto"/>
            <w:noWrap/>
            <w:vAlign w:val="bottom"/>
          </w:tcPr>
          <w:p w14:paraId="270E5B5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3.6176</w:t>
            </w:r>
          </w:p>
        </w:tc>
        <w:tc>
          <w:tcPr>
            <w:tcW w:w="1060" w:type="dxa"/>
            <w:tcBorders>
              <w:top w:val="nil"/>
              <w:left w:val="nil"/>
              <w:bottom w:val="nil"/>
              <w:right w:val="nil"/>
            </w:tcBorders>
            <w:shd w:val="clear" w:color="auto" w:fill="auto"/>
            <w:noWrap/>
            <w:vAlign w:val="bottom"/>
          </w:tcPr>
          <w:p w14:paraId="6CD32A4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1.2839</w:t>
            </w:r>
          </w:p>
        </w:tc>
      </w:tr>
      <w:tr w14:paraId="2F17CB77">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0C6B3B0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8C34ED6">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7B4276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65598FE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0.7811</w:t>
            </w:r>
          </w:p>
        </w:tc>
        <w:tc>
          <w:tcPr>
            <w:tcW w:w="1060" w:type="dxa"/>
            <w:tcBorders>
              <w:top w:val="nil"/>
              <w:left w:val="nil"/>
              <w:bottom w:val="nil"/>
              <w:right w:val="nil"/>
            </w:tcBorders>
            <w:shd w:val="clear" w:color="auto" w:fill="auto"/>
            <w:noWrap/>
            <w:vAlign w:val="bottom"/>
          </w:tcPr>
          <w:p w14:paraId="37F3B00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2.1817</w:t>
            </w:r>
          </w:p>
        </w:tc>
        <w:tc>
          <w:tcPr>
            <w:tcW w:w="1060" w:type="dxa"/>
            <w:tcBorders>
              <w:top w:val="nil"/>
              <w:left w:val="nil"/>
              <w:bottom w:val="nil"/>
              <w:right w:val="nil"/>
            </w:tcBorders>
            <w:shd w:val="clear" w:color="auto" w:fill="auto"/>
            <w:noWrap/>
            <w:vAlign w:val="bottom"/>
          </w:tcPr>
          <w:p w14:paraId="1AB494B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2.1376</w:t>
            </w:r>
          </w:p>
        </w:tc>
        <w:tc>
          <w:tcPr>
            <w:tcW w:w="1060" w:type="dxa"/>
            <w:tcBorders>
              <w:top w:val="nil"/>
              <w:left w:val="nil"/>
              <w:bottom w:val="nil"/>
              <w:right w:val="nil"/>
            </w:tcBorders>
            <w:shd w:val="clear" w:color="auto" w:fill="auto"/>
            <w:noWrap/>
            <w:vAlign w:val="bottom"/>
          </w:tcPr>
          <w:p w14:paraId="1CBB309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0.5813</w:t>
            </w:r>
          </w:p>
        </w:tc>
        <w:tc>
          <w:tcPr>
            <w:tcW w:w="1060" w:type="dxa"/>
            <w:tcBorders>
              <w:top w:val="nil"/>
              <w:left w:val="nil"/>
              <w:bottom w:val="nil"/>
              <w:right w:val="nil"/>
            </w:tcBorders>
            <w:shd w:val="clear" w:color="auto" w:fill="auto"/>
            <w:noWrap/>
            <w:vAlign w:val="bottom"/>
          </w:tcPr>
          <w:p w14:paraId="5442E19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3.0057</w:t>
            </w:r>
          </w:p>
        </w:tc>
        <w:tc>
          <w:tcPr>
            <w:tcW w:w="1060" w:type="dxa"/>
            <w:tcBorders>
              <w:top w:val="nil"/>
              <w:left w:val="nil"/>
              <w:bottom w:val="nil"/>
              <w:right w:val="nil"/>
            </w:tcBorders>
            <w:shd w:val="clear" w:color="auto" w:fill="auto"/>
            <w:noWrap/>
            <w:vAlign w:val="bottom"/>
          </w:tcPr>
          <w:p w14:paraId="24D589E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1.5453</w:t>
            </w:r>
          </w:p>
        </w:tc>
      </w:tr>
      <w:tr w14:paraId="0E5FC75B">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4054A73D">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AA0B4EB">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5249421C">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5F7A02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0.9891</w:t>
            </w:r>
          </w:p>
        </w:tc>
        <w:tc>
          <w:tcPr>
            <w:tcW w:w="1060" w:type="dxa"/>
            <w:tcBorders>
              <w:top w:val="nil"/>
              <w:left w:val="nil"/>
              <w:bottom w:val="nil"/>
              <w:right w:val="nil"/>
            </w:tcBorders>
            <w:shd w:val="clear" w:color="auto" w:fill="auto"/>
            <w:noWrap/>
            <w:vAlign w:val="bottom"/>
          </w:tcPr>
          <w:p w14:paraId="66BE58D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0.4870</w:t>
            </w:r>
          </w:p>
        </w:tc>
        <w:tc>
          <w:tcPr>
            <w:tcW w:w="1060" w:type="dxa"/>
            <w:tcBorders>
              <w:top w:val="nil"/>
              <w:left w:val="nil"/>
              <w:bottom w:val="nil"/>
              <w:right w:val="nil"/>
            </w:tcBorders>
            <w:shd w:val="clear" w:color="auto" w:fill="auto"/>
            <w:noWrap/>
            <w:vAlign w:val="bottom"/>
          </w:tcPr>
          <w:p w14:paraId="2F630B5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9.5767</w:t>
            </w:r>
          </w:p>
        </w:tc>
        <w:tc>
          <w:tcPr>
            <w:tcW w:w="1060" w:type="dxa"/>
            <w:tcBorders>
              <w:top w:val="nil"/>
              <w:left w:val="nil"/>
              <w:bottom w:val="nil"/>
              <w:right w:val="nil"/>
            </w:tcBorders>
            <w:shd w:val="clear" w:color="auto" w:fill="auto"/>
            <w:noWrap/>
            <w:vAlign w:val="bottom"/>
          </w:tcPr>
          <w:p w14:paraId="05B7F82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0.4889</w:t>
            </w:r>
          </w:p>
        </w:tc>
        <w:tc>
          <w:tcPr>
            <w:tcW w:w="1060" w:type="dxa"/>
            <w:tcBorders>
              <w:top w:val="nil"/>
              <w:left w:val="nil"/>
              <w:bottom w:val="nil"/>
              <w:right w:val="nil"/>
            </w:tcBorders>
            <w:shd w:val="clear" w:color="auto" w:fill="auto"/>
            <w:noWrap/>
            <w:vAlign w:val="bottom"/>
          </w:tcPr>
          <w:p w14:paraId="7DB6E1C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3.3205</w:t>
            </w:r>
          </w:p>
        </w:tc>
        <w:tc>
          <w:tcPr>
            <w:tcW w:w="1060" w:type="dxa"/>
            <w:tcBorders>
              <w:top w:val="nil"/>
              <w:left w:val="nil"/>
              <w:bottom w:val="nil"/>
              <w:right w:val="nil"/>
            </w:tcBorders>
            <w:shd w:val="clear" w:color="auto" w:fill="auto"/>
            <w:noWrap/>
            <w:vAlign w:val="bottom"/>
          </w:tcPr>
          <w:p w14:paraId="6C01712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1.3988</w:t>
            </w:r>
          </w:p>
        </w:tc>
      </w:tr>
      <w:tr w14:paraId="692AAB1E">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EE573B1">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03941084">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SNV</w:t>
            </w:r>
          </w:p>
        </w:tc>
        <w:tc>
          <w:tcPr>
            <w:tcW w:w="2240" w:type="dxa"/>
            <w:tcBorders>
              <w:top w:val="nil"/>
              <w:left w:val="nil"/>
              <w:bottom w:val="nil"/>
              <w:right w:val="nil"/>
            </w:tcBorders>
            <w:shd w:val="clear" w:color="auto" w:fill="auto"/>
            <w:noWrap/>
            <w:vAlign w:val="bottom"/>
          </w:tcPr>
          <w:p w14:paraId="624A48C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56D7F12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0.4526</w:t>
            </w:r>
          </w:p>
        </w:tc>
        <w:tc>
          <w:tcPr>
            <w:tcW w:w="1060" w:type="dxa"/>
            <w:tcBorders>
              <w:top w:val="nil"/>
              <w:left w:val="nil"/>
              <w:bottom w:val="nil"/>
              <w:right w:val="nil"/>
            </w:tcBorders>
            <w:shd w:val="clear" w:color="auto" w:fill="auto"/>
            <w:noWrap/>
            <w:vAlign w:val="bottom"/>
          </w:tcPr>
          <w:p w14:paraId="354B821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3.4504</w:t>
            </w:r>
          </w:p>
        </w:tc>
        <w:tc>
          <w:tcPr>
            <w:tcW w:w="1060" w:type="dxa"/>
            <w:tcBorders>
              <w:top w:val="nil"/>
              <w:left w:val="nil"/>
              <w:bottom w:val="nil"/>
              <w:right w:val="nil"/>
            </w:tcBorders>
            <w:shd w:val="clear" w:color="auto" w:fill="auto"/>
            <w:noWrap/>
            <w:vAlign w:val="bottom"/>
          </w:tcPr>
          <w:p w14:paraId="2CC9ADA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1.3516</w:t>
            </w:r>
          </w:p>
        </w:tc>
        <w:tc>
          <w:tcPr>
            <w:tcW w:w="1060" w:type="dxa"/>
            <w:tcBorders>
              <w:top w:val="nil"/>
              <w:left w:val="nil"/>
              <w:bottom w:val="nil"/>
              <w:right w:val="nil"/>
            </w:tcBorders>
            <w:shd w:val="clear" w:color="auto" w:fill="auto"/>
            <w:noWrap/>
            <w:vAlign w:val="bottom"/>
          </w:tcPr>
          <w:p w14:paraId="5017B39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0.3792</w:t>
            </w:r>
          </w:p>
        </w:tc>
        <w:tc>
          <w:tcPr>
            <w:tcW w:w="1060" w:type="dxa"/>
            <w:tcBorders>
              <w:top w:val="nil"/>
              <w:left w:val="nil"/>
              <w:bottom w:val="nil"/>
              <w:right w:val="nil"/>
            </w:tcBorders>
            <w:shd w:val="clear" w:color="auto" w:fill="auto"/>
            <w:noWrap/>
            <w:vAlign w:val="bottom"/>
          </w:tcPr>
          <w:p w14:paraId="38516C1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3.6596</w:t>
            </w:r>
          </w:p>
        </w:tc>
        <w:tc>
          <w:tcPr>
            <w:tcW w:w="1060" w:type="dxa"/>
            <w:tcBorders>
              <w:top w:val="nil"/>
              <w:left w:val="nil"/>
              <w:bottom w:val="nil"/>
              <w:right w:val="nil"/>
            </w:tcBorders>
            <w:shd w:val="clear" w:color="auto" w:fill="auto"/>
            <w:noWrap/>
            <w:vAlign w:val="bottom"/>
          </w:tcPr>
          <w:p w14:paraId="26AD809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1.2692</w:t>
            </w:r>
          </w:p>
        </w:tc>
      </w:tr>
      <w:tr w14:paraId="021DD7B4">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03C4E2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48E7D65">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96D35A7">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2DB016B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0.8209</w:t>
            </w:r>
          </w:p>
        </w:tc>
        <w:tc>
          <w:tcPr>
            <w:tcW w:w="1060" w:type="dxa"/>
            <w:tcBorders>
              <w:top w:val="nil"/>
              <w:left w:val="nil"/>
              <w:bottom w:val="nil"/>
              <w:right w:val="nil"/>
            </w:tcBorders>
            <w:shd w:val="clear" w:color="auto" w:fill="auto"/>
            <w:noWrap/>
            <w:vAlign w:val="bottom"/>
          </w:tcPr>
          <w:p w14:paraId="57645C8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1.9739</w:t>
            </w:r>
          </w:p>
        </w:tc>
        <w:tc>
          <w:tcPr>
            <w:tcW w:w="1060" w:type="dxa"/>
            <w:tcBorders>
              <w:top w:val="nil"/>
              <w:left w:val="nil"/>
              <w:bottom w:val="nil"/>
              <w:right w:val="nil"/>
            </w:tcBorders>
            <w:shd w:val="clear" w:color="auto" w:fill="auto"/>
            <w:noWrap/>
            <w:vAlign w:val="bottom"/>
          </w:tcPr>
          <w:p w14:paraId="403E45B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2.3626</w:t>
            </w:r>
          </w:p>
        </w:tc>
        <w:tc>
          <w:tcPr>
            <w:tcW w:w="1060" w:type="dxa"/>
            <w:tcBorders>
              <w:top w:val="nil"/>
              <w:left w:val="nil"/>
              <w:bottom w:val="nil"/>
              <w:right w:val="nil"/>
            </w:tcBorders>
            <w:shd w:val="clear" w:color="auto" w:fill="auto"/>
            <w:noWrap/>
            <w:vAlign w:val="bottom"/>
          </w:tcPr>
          <w:p w14:paraId="300455F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0.8659</w:t>
            </w:r>
          </w:p>
        </w:tc>
        <w:tc>
          <w:tcPr>
            <w:tcW w:w="1060" w:type="dxa"/>
            <w:tcBorders>
              <w:top w:val="nil"/>
              <w:left w:val="nil"/>
              <w:bottom w:val="nil"/>
              <w:right w:val="nil"/>
            </w:tcBorders>
            <w:shd w:val="clear" w:color="auto" w:fill="auto"/>
            <w:noWrap/>
            <w:vAlign w:val="bottom"/>
          </w:tcPr>
          <w:p w14:paraId="3161D2B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1.7008</w:t>
            </w:r>
          </w:p>
        </w:tc>
        <w:tc>
          <w:tcPr>
            <w:tcW w:w="1060" w:type="dxa"/>
            <w:tcBorders>
              <w:top w:val="nil"/>
              <w:left w:val="nil"/>
              <w:bottom w:val="nil"/>
              <w:right w:val="nil"/>
            </w:tcBorders>
            <w:shd w:val="clear" w:color="auto" w:fill="auto"/>
            <w:noWrap/>
            <w:vAlign w:val="bottom"/>
          </w:tcPr>
          <w:p w14:paraId="10DCCFD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2.7310</w:t>
            </w:r>
          </w:p>
        </w:tc>
      </w:tr>
      <w:tr w14:paraId="209F7CB0">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4DE8C62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606444B">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6976F3B2">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136FD6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0.9129</w:t>
            </w:r>
          </w:p>
        </w:tc>
        <w:tc>
          <w:tcPr>
            <w:tcW w:w="1060" w:type="dxa"/>
            <w:tcBorders>
              <w:top w:val="nil"/>
              <w:left w:val="nil"/>
              <w:bottom w:val="nil"/>
              <w:right w:val="nil"/>
            </w:tcBorders>
            <w:shd w:val="clear" w:color="auto" w:fill="auto"/>
            <w:noWrap/>
            <w:vAlign w:val="bottom"/>
          </w:tcPr>
          <w:p w14:paraId="448A4FC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1.3763</w:t>
            </w:r>
          </w:p>
        </w:tc>
        <w:tc>
          <w:tcPr>
            <w:tcW w:w="1060" w:type="dxa"/>
            <w:tcBorders>
              <w:top w:val="nil"/>
              <w:left w:val="nil"/>
              <w:bottom w:val="nil"/>
              <w:right w:val="nil"/>
            </w:tcBorders>
            <w:shd w:val="clear" w:color="auto" w:fill="auto"/>
            <w:noWrap/>
            <w:vAlign w:val="bottom"/>
          </w:tcPr>
          <w:p w14:paraId="09229AD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3.3884</w:t>
            </w:r>
          </w:p>
        </w:tc>
        <w:tc>
          <w:tcPr>
            <w:tcW w:w="1060" w:type="dxa"/>
            <w:tcBorders>
              <w:top w:val="nil"/>
              <w:left w:val="nil"/>
              <w:bottom w:val="nil"/>
              <w:right w:val="nil"/>
            </w:tcBorders>
            <w:shd w:val="clear" w:color="auto" w:fill="auto"/>
            <w:noWrap/>
            <w:vAlign w:val="bottom"/>
          </w:tcPr>
          <w:p w14:paraId="0F9A3FD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0.4488</w:t>
            </w:r>
          </w:p>
        </w:tc>
        <w:tc>
          <w:tcPr>
            <w:tcW w:w="1060" w:type="dxa"/>
            <w:tcBorders>
              <w:top w:val="nil"/>
              <w:left w:val="nil"/>
              <w:bottom w:val="nil"/>
              <w:right w:val="nil"/>
            </w:tcBorders>
            <w:shd w:val="clear" w:color="auto" w:fill="auto"/>
            <w:noWrap/>
            <w:vAlign w:val="bottom"/>
          </w:tcPr>
          <w:p w14:paraId="2B909F0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3.4483</w:t>
            </w:r>
          </w:p>
        </w:tc>
        <w:tc>
          <w:tcPr>
            <w:tcW w:w="1060" w:type="dxa"/>
            <w:tcBorders>
              <w:top w:val="nil"/>
              <w:left w:val="nil"/>
              <w:bottom w:val="nil"/>
              <w:right w:val="nil"/>
            </w:tcBorders>
            <w:shd w:val="clear" w:color="auto" w:fill="auto"/>
            <w:noWrap/>
            <w:vAlign w:val="bottom"/>
          </w:tcPr>
          <w:p w14:paraId="6631D40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1.3470</w:t>
            </w:r>
          </w:p>
        </w:tc>
      </w:tr>
      <w:tr w14:paraId="1440890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217F409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9DE5DE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52C4B6AA">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5FA0727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0.8572</w:t>
            </w:r>
          </w:p>
        </w:tc>
        <w:tc>
          <w:tcPr>
            <w:tcW w:w="1060" w:type="dxa"/>
            <w:tcBorders>
              <w:top w:val="nil"/>
              <w:left w:val="nil"/>
              <w:bottom w:val="nil"/>
              <w:right w:val="nil"/>
            </w:tcBorders>
            <w:shd w:val="clear" w:color="auto" w:fill="auto"/>
            <w:noWrap/>
            <w:vAlign w:val="bottom"/>
          </w:tcPr>
          <w:p w14:paraId="29554AB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1.7620</w:t>
            </w:r>
          </w:p>
        </w:tc>
        <w:tc>
          <w:tcPr>
            <w:tcW w:w="1060" w:type="dxa"/>
            <w:tcBorders>
              <w:top w:val="nil"/>
              <w:left w:val="nil"/>
              <w:bottom w:val="nil"/>
              <w:right w:val="nil"/>
            </w:tcBorders>
            <w:shd w:val="clear" w:color="auto" w:fill="auto"/>
            <w:noWrap/>
            <w:vAlign w:val="bottom"/>
          </w:tcPr>
          <w:p w14:paraId="481FA9B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2.6467</w:t>
            </w:r>
          </w:p>
        </w:tc>
        <w:tc>
          <w:tcPr>
            <w:tcW w:w="1060" w:type="dxa"/>
            <w:tcBorders>
              <w:top w:val="nil"/>
              <w:left w:val="nil"/>
              <w:bottom w:val="nil"/>
              <w:right w:val="nil"/>
            </w:tcBorders>
            <w:shd w:val="clear" w:color="auto" w:fill="auto"/>
            <w:noWrap/>
            <w:vAlign w:val="bottom"/>
          </w:tcPr>
          <w:p w14:paraId="01BDBE0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0.8593</w:t>
            </w:r>
          </w:p>
        </w:tc>
        <w:tc>
          <w:tcPr>
            <w:tcW w:w="1060" w:type="dxa"/>
            <w:tcBorders>
              <w:top w:val="nil"/>
              <w:left w:val="nil"/>
              <w:bottom w:val="nil"/>
              <w:right w:val="nil"/>
            </w:tcBorders>
            <w:shd w:val="clear" w:color="auto" w:fill="auto"/>
            <w:noWrap/>
            <w:vAlign w:val="bottom"/>
          </w:tcPr>
          <w:p w14:paraId="672FB40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1.7421</w:t>
            </w:r>
          </w:p>
        </w:tc>
        <w:tc>
          <w:tcPr>
            <w:tcW w:w="1060" w:type="dxa"/>
            <w:tcBorders>
              <w:top w:val="nil"/>
              <w:left w:val="nil"/>
              <w:bottom w:val="nil"/>
              <w:right w:val="nil"/>
            </w:tcBorders>
            <w:shd w:val="clear" w:color="auto" w:fill="auto"/>
            <w:noWrap/>
            <w:vAlign w:val="bottom"/>
          </w:tcPr>
          <w:p w14:paraId="2C1A9E8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2.6662</w:t>
            </w:r>
          </w:p>
        </w:tc>
      </w:tr>
      <w:tr w14:paraId="77FA10D8">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16BEFC7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37E753C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0856271">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581E538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0.9948</w:t>
            </w:r>
          </w:p>
        </w:tc>
        <w:tc>
          <w:tcPr>
            <w:tcW w:w="1060" w:type="dxa"/>
            <w:tcBorders>
              <w:top w:val="nil"/>
              <w:left w:val="nil"/>
              <w:bottom w:val="nil"/>
              <w:right w:val="nil"/>
            </w:tcBorders>
            <w:shd w:val="clear" w:color="auto" w:fill="auto"/>
            <w:noWrap/>
            <w:vAlign w:val="bottom"/>
          </w:tcPr>
          <w:p w14:paraId="1E77510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0.3365</w:t>
            </w:r>
          </w:p>
        </w:tc>
        <w:tc>
          <w:tcPr>
            <w:tcW w:w="1060" w:type="dxa"/>
            <w:tcBorders>
              <w:top w:val="nil"/>
              <w:left w:val="nil"/>
              <w:bottom w:val="nil"/>
              <w:right w:val="nil"/>
            </w:tcBorders>
            <w:shd w:val="clear" w:color="auto" w:fill="auto"/>
            <w:noWrap/>
            <w:vAlign w:val="bottom"/>
          </w:tcPr>
          <w:p w14:paraId="626BBA4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13.8603</w:t>
            </w:r>
          </w:p>
        </w:tc>
        <w:tc>
          <w:tcPr>
            <w:tcW w:w="1060" w:type="dxa"/>
            <w:tcBorders>
              <w:top w:val="nil"/>
              <w:left w:val="nil"/>
              <w:bottom w:val="nil"/>
              <w:right w:val="nil"/>
            </w:tcBorders>
            <w:shd w:val="clear" w:color="auto" w:fill="auto"/>
            <w:noWrap/>
            <w:vAlign w:val="bottom"/>
          </w:tcPr>
          <w:p w14:paraId="59D7107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0.5675</w:t>
            </w:r>
          </w:p>
        </w:tc>
        <w:tc>
          <w:tcPr>
            <w:tcW w:w="1060" w:type="dxa"/>
            <w:tcBorders>
              <w:top w:val="nil"/>
              <w:left w:val="nil"/>
              <w:bottom w:val="nil"/>
              <w:right w:val="nil"/>
            </w:tcBorders>
            <w:shd w:val="clear" w:color="auto" w:fill="auto"/>
            <w:noWrap/>
            <w:vAlign w:val="bottom"/>
          </w:tcPr>
          <w:p w14:paraId="2AA0503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3.0547</w:t>
            </w:r>
          </w:p>
        </w:tc>
        <w:tc>
          <w:tcPr>
            <w:tcW w:w="1060" w:type="dxa"/>
            <w:tcBorders>
              <w:top w:val="nil"/>
              <w:left w:val="nil"/>
              <w:bottom w:val="nil"/>
              <w:right w:val="nil"/>
            </w:tcBorders>
            <w:shd w:val="clear" w:color="auto" w:fill="auto"/>
            <w:noWrap/>
            <w:vAlign w:val="bottom"/>
          </w:tcPr>
          <w:p w14:paraId="63315E4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1.5205</w:t>
            </w:r>
          </w:p>
        </w:tc>
      </w:tr>
      <w:tr w14:paraId="5B76A4EE">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0AD64956">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bottom w:val="single" w:color="auto" w:sz="4" w:space="0"/>
              <w:right w:val="nil"/>
            </w:tcBorders>
            <w:shd w:val="clear" w:color="auto" w:fill="auto"/>
            <w:noWrap/>
            <w:vAlign w:val="center"/>
          </w:tcPr>
          <w:p w14:paraId="59C80FA7">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DETREND</w:t>
            </w:r>
          </w:p>
        </w:tc>
        <w:tc>
          <w:tcPr>
            <w:tcW w:w="2240" w:type="dxa"/>
            <w:tcBorders>
              <w:top w:val="nil"/>
              <w:left w:val="nil"/>
              <w:bottom w:val="nil"/>
              <w:right w:val="nil"/>
            </w:tcBorders>
            <w:shd w:val="clear" w:color="auto" w:fill="auto"/>
            <w:noWrap/>
            <w:vAlign w:val="bottom"/>
          </w:tcPr>
          <w:p w14:paraId="6B0D6856">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7C688FF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0.5455</w:t>
            </w:r>
          </w:p>
        </w:tc>
        <w:tc>
          <w:tcPr>
            <w:tcW w:w="1060" w:type="dxa"/>
            <w:tcBorders>
              <w:top w:val="nil"/>
              <w:left w:val="nil"/>
              <w:bottom w:val="nil"/>
              <w:right w:val="nil"/>
            </w:tcBorders>
            <w:shd w:val="clear" w:color="auto" w:fill="auto"/>
            <w:noWrap/>
            <w:vAlign w:val="bottom"/>
          </w:tcPr>
          <w:p w14:paraId="5267158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3.1439</w:t>
            </w:r>
          </w:p>
        </w:tc>
        <w:tc>
          <w:tcPr>
            <w:tcW w:w="1060" w:type="dxa"/>
            <w:tcBorders>
              <w:top w:val="nil"/>
              <w:left w:val="nil"/>
              <w:bottom w:val="nil"/>
              <w:right w:val="nil"/>
            </w:tcBorders>
            <w:shd w:val="clear" w:color="auto" w:fill="auto"/>
            <w:noWrap/>
            <w:vAlign w:val="bottom"/>
          </w:tcPr>
          <w:p w14:paraId="57B2859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1.4834</w:t>
            </w:r>
          </w:p>
        </w:tc>
        <w:tc>
          <w:tcPr>
            <w:tcW w:w="1060" w:type="dxa"/>
            <w:tcBorders>
              <w:top w:val="nil"/>
              <w:left w:val="nil"/>
              <w:bottom w:val="nil"/>
              <w:right w:val="nil"/>
            </w:tcBorders>
            <w:shd w:val="clear" w:color="auto" w:fill="auto"/>
            <w:noWrap/>
            <w:vAlign w:val="bottom"/>
          </w:tcPr>
          <w:p w14:paraId="76BB8A4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0.4953</w:t>
            </w:r>
          </w:p>
        </w:tc>
        <w:tc>
          <w:tcPr>
            <w:tcW w:w="1060" w:type="dxa"/>
            <w:tcBorders>
              <w:top w:val="nil"/>
              <w:left w:val="nil"/>
              <w:bottom w:val="nil"/>
              <w:right w:val="nil"/>
            </w:tcBorders>
            <w:shd w:val="clear" w:color="auto" w:fill="auto"/>
            <w:noWrap/>
            <w:vAlign w:val="bottom"/>
          </w:tcPr>
          <w:p w14:paraId="13B4CE3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3.2997</w:t>
            </w:r>
          </w:p>
        </w:tc>
        <w:tc>
          <w:tcPr>
            <w:tcW w:w="1060" w:type="dxa"/>
            <w:tcBorders>
              <w:top w:val="nil"/>
              <w:left w:val="nil"/>
              <w:bottom w:val="nil"/>
              <w:right w:val="nil"/>
            </w:tcBorders>
            <w:shd w:val="clear" w:color="auto" w:fill="auto"/>
            <w:noWrap/>
            <w:vAlign w:val="bottom"/>
          </w:tcPr>
          <w:p w14:paraId="1A58CB2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1.4076</w:t>
            </w:r>
          </w:p>
        </w:tc>
      </w:tr>
      <w:tr w14:paraId="5375EE07">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1770A65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57A9736D">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ABDFC0F">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057B8EA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0.7598</w:t>
            </w:r>
          </w:p>
        </w:tc>
        <w:tc>
          <w:tcPr>
            <w:tcW w:w="1060" w:type="dxa"/>
            <w:tcBorders>
              <w:top w:val="nil"/>
              <w:left w:val="nil"/>
              <w:bottom w:val="nil"/>
              <w:right w:val="nil"/>
            </w:tcBorders>
            <w:shd w:val="clear" w:color="auto" w:fill="auto"/>
            <w:noWrap/>
            <w:vAlign w:val="bottom"/>
          </w:tcPr>
          <w:p w14:paraId="701CC09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2.2854</w:t>
            </w:r>
          </w:p>
        </w:tc>
        <w:tc>
          <w:tcPr>
            <w:tcW w:w="1060" w:type="dxa"/>
            <w:tcBorders>
              <w:top w:val="nil"/>
              <w:left w:val="nil"/>
              <w:bottom w:val="nil"/>
              <w:right w:val="nil"/>
            </w:tcBorders>
            <w:shd w:val="clear" w:color="auto" w:fill="auto"/>
            <w:noWrap/>
            <w:vAlign w:val="bottom"/>
          </w:tcPr>
          <w:p w14:paraId="1A160AF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2.0406</w:t>
            </w:r>
          </w:p>
        </w:tc>
        <w:tc>
          <w:tcPr>
            <w:tcW w:w="1060" w:type="dxa"/>
            <w:tcBorders>
              <w:top w:val="nil"/>
              <w:left w:val="nil"/>
              <w:bottom w:val="nil"/>
              <w:right w:val="nil"/>
            </w:tcBorders>
            <w:shd w:val="clear" w:color="auto" w:fill="auto"/>
            <w:noWrap/>
            <w:vAlign w:val="bottom"/>
          </w:tcPr>
          <w:p w14:paraId="5AB0A8E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0.7506</w:t>
            </w:r>
          </w:p>
        </w:tc>
        <w:tc>
          <w:tcPr>
            <w:tcW w:w="1060" w:type="dxa"/>
            <w:tcBorders>
              <w:top w:val="nil"/>
              <w:left w:val="nil"/>
              <w:bottom w:val="nil"/>
              <w:right w:val="nil"/>
            </w:tcBorders>
            <w:shd w:val="clear" w:color="auto" w:fill="auto"/>
            <w:noWrap/>
            <w:vAlign w:val="bottom"/>
          </w:tcPr>
          <w:p w14:paraId="464BD48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2.3198</w:t>
            </w:r>
          </w:p>
        </w:tc>
        <w:tc>
          <w:tcPr>
            <w:tcW w:w="1060" w:type="dxa"/>
            <w:tcBorders>
              <w:top w:val="nil"/>
              <w:left w:val="nil"/>
              <w:bottom w:val="nil"/>
              <w:right w:val="nil"/>
            </w:tcBorders>
            <w:shd w:val="clear" w:color="auto" w:fill="auto"/>
            <w:noWrap/>
            <w:vAlign w:val="bottom"/>
          </w:tcPr>
          <w:p w14:paraId="6625CEA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2.0022</w:t>
            </w:r>
          </w:p>
        </w:tc>
      </w:tr>
      <w:tr w14:paraId="16F92DC9">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6E396B1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2BCD53ED">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F198263">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10AC014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0.9162</w:t>
            </w:r>
          </w:p>
        </w:tc>
        <w:tc>
          <w:tcPr>
            <w:tcW w:w="1060" w:type="dxa"/>
            <w:tcBorders>
              <w:top w:val="nil"/>
              <w:left w:val="nil"/>
              <w:bottom w:val="nil"/>
              <w:right w:val="nil"/>
            </w:tcBorders>
            <w:shd w:val="clear" w:color="auto" w:fill="auto"/>
            <w:noWrap/>
            <w:vAlign w:val="bottom"/>
          </w:tcPr>
          <w:p w14:paraId="31B90D0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1.3496</w:t>
            </w:r>
          </w:p>
        </w:tc>
        <w:tc>
          <w:tcPr>
            <w:tcW w:w="1060" w:type="dxa"/>
            <w:tcBorders>
              <w:top w:val="nil"/>
              <w:left w:val="nil"/>
              <w:bottom w:val="nil"/>
              <w:right w:val="nil"/>
            </w:tcBorders>
            <w:shd w:val="clear" w:color="auto" w:fill="auto"/>
            <w:noWrap/>
            <w:vAlign w:val="bottom"/>
          </w:tcPr>
          <w:p w14:paraId="2335AD6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3.4554</w:t>
            </w:r>
          </w:p>
        </w:tc>
        <w:tc>
          <w:tcPr>
            <w:tcW w:w="1060" w:type="dxa"/>
            <w:tcBorders>
              <w:top w:val="nil"/>
              <w:left w:val="nil"/>
              <w:bottom w:val="nil"/>
              <w:right w:val="nil"/>
            </w:tcBorders>
            <w:shd w:val="clear" w:color="auto" w:fill="auto"/>
            <w:noWrap/>
            <w:vAlign w:val="bottom"/>
          </w:tcPr>
          <w:p w14:paraId="5D49CC1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0.5042</w:t>
            </w:r>
          </w:p>
        </w:tc>
        <w:tc>
          <w:tcPr>
            <w:tcW w:w="1060" w:type="dxa"/>
            <w:tcBorders>
              <w:top w:val="nil"/>
              <w:left w:val="nil"/>
              <w:bottom w:val="nil"/>
              <w:right w:val="nil"/>
            </w:tcBorders>
            <w:shd w:val="clear" w:color="auto" w:fill="auto"/>
            <w:noWrap/>
            <w:vAlign w:val="bottom"/>
          </w:tcPr>
          <w:p w14:paraId="7327645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3.2705</w:t>
            </w:r>
          </w:p>
        </w:tc>
        <w:tc>
          <w:tcPr>
            <w:tcW w:w="1060" w:type="dxa"/>
            <w:tcBorders>
              <w:top w:val="nil"/>
              <w:left w:val="nil"/>
              <w:bottom w:val="nil"/>
              <w:right w:val="nil"/>
            </w:tcBorders>
            <w:shd w:val="clear" w:color="auto" w:fill="auto"/>
            <w:noWrap/>
            <w:vAlign w:val="bottom"/>
          </w:tcPr>
          <w:p w14:paraId="49427E6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1.4202</w:t>
            </w:r>
          </w:p>
        </w:tc>
      </w:tr>
      <w:tr w14:paraId="1F4AA098">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5A2662F5">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0DAF449F">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right w:val="nil"/>
            </w:tcBorders>
            <w:shd w:val="clear" w:color="auto" w:fill="auto"/>
            <w:noWrap/>
            <w:vAlign w:val="bottom"/>
          </w:tcPr>
          <w:p w14:paraId="17E845A8">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right w:val="nil"/>
            </w:tcBorders>
            <w:shd w:val="clear" w:color="auto" w:fill="auto"/>
            <w:noWrap/>
            <w:vAlign w:val="bottom"/>
          </w:tcPr>
          <w:p w14:paraId="44C4F2D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0.8384</w:t>
            </w:r>
          </w:p>
        </w:tc>
        <w:tc>
          <w:tcPr>
            <w:tcW w:w="1060" w:type="dxa"/>
            <w:tcBorders>
              <w:top w:val="nil"/>
              <w:left w:val="nil"/>
              <w:right w:val="nil"/>
            </w:tcBorders>
            <w:shd w:val="clear" w:color="auto" w:fill="auto"/>
            <w:noWrap/>
            <w:vAlign w:val="bottom"/>
          </w:tcPr>
          <w:p w14:paraId="52A5979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1.8747</w:t>
            </w:r>
          </w:p>
        </w:tc>
        <w:tc>
          <w:tcPr>
            <w:tcW w:w="1060" w:type="dxa"/>
            <w:tcBorders>
              <w:top w:val="nil"/>
              <w:left w:val="nil"/>
              <w:right w:val="nil"/>
            </w:tcBorders>
            <w:shd w:val="clear" w:color="auto" w:fill="auto"/>
            <w:noWrap/>
            <w:vAlign w:val="bottom"/>
          </w:tcPr>
          <w:p w14:paraId="35B497F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2.4876</w:t>
            </w:r>
          </w:p>
        </w:tc>
        <w:tc>
          <w:tcPr>
            <w:tcW w:w="1060" w:type="dxa"/>
            <w:tcBorders>
              <w:top w:val="nil"/>
              <w:left w:val="nil"/>
              <w:right w:val="nil"/>
            </w:tcBorders>
            <w:shd w:val="clear" w:color="auto" w:fill="auto"/>
            <w:noWrap/>
            <w:vAlign w:val="bottom"/>
          </w:tcPr>
          <w:p w14:paraId="6C3726C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0.8164</w:t>
            </w:r>
          </w:p>
        </w:tc>
        <w:tc>
          <w:tcPr>
            <w:tcW w:w="1060" w:type="dxa"/>
            <w:tcBorders>
              <w:top w:val="nil"/>
              <w:left w:val="nil"/>
              <w:right w:val="nil"/>
            </w:tcBorders>
            <w:shd w:val="clear" w:color="auto" w:fill="auto"/>
            <w:noWrap/>
            <w:vAlign w:val="bottom"/>
          </w:tcPr>
          <w:p w14:paraId="1AD7EC7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1.9903</w:t>
            </w:r>
          </w:p>
        </w:tc>
        <w:tc>
          <w:tcPr>
            <w:tcW w:w="1060" w:type="dxa"/>
            <w:tcBorders>
              <w:top w:val="nil"/>
              <w:left w:val="nil"/>
              <w:right w:val="nil"/>
            </w:tcBorders>
            <w:shd w:val="clear" w:color="auto" w:fill="auto"/>
            <w:noWrap/>
            <w:vAlign w:val="bottom"/>
          </w:tcPr>
          <w:p w14:paraId="6897B6B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2.3337</w:t>
            </w:r>
          </w:p>
        </w:tc>
      </w:tr>
      <w:tr w14:paraId="65647697">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199F727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14F64074">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single" w:color="auto" w:sz="4" w:space="0"/>
              <w:right w:val="nil"/>
            </w:tcBorders>
            <w:shd w:val="clear" w:color="auto" w:fill="auto"/>
            <w:noWrap/>
            <w:vAlign w:val="bottom"/>
          </w:tcPr>
          <w:p w14:paraId="46136F18">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single" w:color="auto" w:sz="4" w:space="0"/>
              <w:right w:val="nil"/>
            </w:tcBorders>
            <w:shd w:val="clear" w:color="auto" w:fill="auto"/>
            <w:noWrap/>
            <w:vAlign w:val="bottom"/>
          </w:tcPr>
          <w:p w14:paraId="7299B41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0.9929</w:t>
            </w:r>
          </w:p>
        </w:tc>
        <w:tc>
          <w:tcPr>
            <w:tcW w:w="1060" w:type="dxa"/>
            <w:tcBorders>
              <w:top w:val="nil"/>
              <w:left w:val="nil"/>
              <w:bottom w:val="single" w:color="auto" w:sz="4" w:space="0"/>
              <w:right w:val="nil"/>
            </w:tcBorders>
            <w:shd w:val="clear" w:color="auto" w:fill="auto"/>
            <w:noWrap/>
            <w:vAlign w:val="bottom"/>
          </w:tcPr>
          <w:p w14:paraId="0D9F0EC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0.3924</w:t>
            </w:r>
          </w:p>
        </w:tc>
        <w:tc>
          <w:tcPr>
            <w:tcW w:w="1060" w:type="dxa"/>
            <w:tcBorders>
              <w:top w:val="nil"/>
              <w:left w:val="nil"/>
              <w:bottom w:val="single" w:color="auto" w:sz="4" w:space="0"/>
              <w:right w:val="nil"/>
            </w:tcBorders>
            <w:shd w:val="clear" w:color="auto" w:fill="auto"/>
            <w:noWrap/>
            <w:vAlign w:val="bottom"/>
          </w:tcPr>
          <w:p w14:paraId="2A05DCB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11.8847</w:t>
            </w:r>
          </w:p>
        </w:tc>
        <w:tc>
          <w:tcPr>
            <w:tcW w:w="1060" w:type="dxa"/>
            <w:tcBorders>
              <w:top w:val="nil"/>
              <w:left w:val="nil"/>
              <w:bottom w:val="single" w:color="auto" w:sz="4" w:space="0"/>
              <w:right w:val="nil"/>
            </w:tcBorders>
            <w:shd w:val="clear" w:color="auto" w:fill="auto"/>
            <w:noWrap/>
            <w:vAlign w:val="bottom"/>
          </w:tcPr>
          <w:p w14:paraId="3DF0B00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0.6058</w:t>
            </w:r>
          </w:p>
        </w:tc>
        <w:tc>
          <w:tcPr>
            <w:tcW w:w="1060" w:type="dxa"/>
            <w:tcBorders>
              <w:top w:val="nil"/>
              <w:left w:val="nil"/>
              <w:bottom w:val="single" w:color="auto" w:sz="4" w:space="0"/>
              <w:right w:val="nil"/>
            </w:tcBorders>
            <w:shd w:val="clear" w:color="auto" w:fill="auto"/>
            <w:noWrap/>
            <w:vAlign w:val="bottom"/>
          </w:tcPr>
          <w:p w14:paraId="559D865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2.9161</w:t>
            </w:r>
          </w:p>
        </w:tc>
        <w:tc>
          <w:tcPr>
            <w:tcW w:w="1060" w:type="dxa"/>
            <w:tcBorders>
              <w:top w:val="nil"/>
              <w:left w:val="nil"/>
              <w:bottom w:val="single" w:color="auto" w:sz="4" w:space="0"/>
              <w:right w:val="nil"/>
            </w:tcBorders>
            <w:shd w:val="clear" w:color="auto" w:fill="auto"/>
            <w:noWrap/>
            <w:vAlign w:val="bottom"/>
          </w:tcPr>
          <w:p w14:paraId="1738496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1.5928</w:t>
            </w:r>
          </w:p>
        </w:tc>
      </w:tr>
      <w:tr w14:paraId="162DACAB">
        <w:trPr>
          <w:trHeight w:val="280" w:hRule="atLeast"/>
          <w:jc w:val="center"/>
        </w:trPr>
        <w:tc>
          <w:tcPr>
            <w:tcW w:w="636" w:type="dxa"/>
            <w:vMerge w:val="restart"/>
            <w:tcBorders>
              <w:top w:val="single" w:color="auto" w:sz="4" w:space="0"/>
              <w:left w:val="nil"/>
              <w:right w:val="nil"/>
            </w:tcBorders>
            <w:shd w:val="clear" w:color="auto" w:fill="auto"/>
            <w:noWrap/>
            <w:vAlign w:val="center"/>
          </w:tcPr>
          <w:p w14:paraId="3E7AAFC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w:t>
            </w:r>
          </w:p>
        </w:tc>
        <w:tc>
          <w:tcPr>
            <w:tcW w:w="1759" w:type="dxa"/>
            <w:vMerge w:val="restart"/>
            <w:tcBorders>
              <w:top w:val="single" w:color="auto" w:sz="4" w:space="0"/>
              <w:left w:val="nil"/>
              <w:right w:val="nil"/>
            </w:tcBorders>
            <w:shd w:val="clear" w:color="auto" w:fill="auto"/>
            <w:noWrap/>
            <w:vAlign w:val="center"/>
          </w:tcPr>
          <w:p w14:paraId="03B77D3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NONE</w:t>
            </w:r>
          </w:p>
        </w:tc>
        <w:tc>
          <w:tcPr>
            <w:tcW w:w="2240" w:type="dxa"/>
            <w:tcBorders>
              <w:top w:val="single" w:color="auto" w:sz="4" w:space="0"/>
              <w:left w:val="nil"/>
              <w:bottom w:val="nil"/>
              <w:right w:val="nil"/>
            </w:tcBorders>
            <w:shd w:val="clear" w:color="auto" w:fill="auto"/>
            <w:noWrap/>
            <w:vAlign w:val="bottom"/>
          </w:tcPr>
          <w:p w14:paraId="314B0809">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single" w:color="auto" w:sz="4" w:space="0"/>
              <w:left w:val="nil"/>
              <w:bottom w:val="nil"/>
              <w:right w:val="nil"/>
            </w:tcBorders>
            <w:shd w:val="clear" w:color="auto" w:fill="auto"/>
            <w:noWrap/>
            <w:vAlign w:val="bottom"/>
          </w:tcPr>
          <w:p w14:paraId="26801A7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0.5012</w:t>
            </w:r>
          </w:p>
        </w:tc>
        <w:tc>
          <w:tcPr>
            <w:tcW w:w="1060" w:type="dxa"/>
            <w:tcBorders>
              <w:top w:val="single" w:color="auto" w:sz="4" w:space="0"/>
              <w:left w:val="nil"/>
              <w:bottom w:val="nil"/>
              <w:right w:val="nil"/>
            </w:tcBorders>
            <w:shd w:val="clear" w:color="auto" w:fill="auto"/>
            <w:noWrap/>
            <w:vAlign w:val="bottom"/>
          </w:tcPr>
          <w:p w14:paraId="1B82F40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3.2938</w:t>
            </w:r>
          </w:p>
        </w:tc>
        <w:tc>
          <w:tcPr>
            <w:tcW w:w="1060" w:type="dxa"/>
            <w:tcBorders>
              <w:top w:val="single" w:color="auto" w:sz="4" w:space="0"/>
              <w:left w:val="nil"/>
              <w:bottom w:val="nil"/>
              <w:right w:val="nil"/>
            </w:tcBorders>
            <w:shd w:val="clear" w:color="auto" w:fill="auto"/>
            <w:noWrap/>
            <w:vAlign w:val="bottom"/>
          </w:tcPr>
          <w:p w14:paraId="09D7C8D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1.4158</w:t>
            </w:r>
          </w:p>
        </w:tc>
        <w:tc>
          <w:tcPr>
            <w:tcW w:w="1060" w:type="dxa"/>
            <w:tcBorders>
              <w:top w:val="single" w:color="auto" w:sz="4" w:space="0"/>
              <w:left w:val="nil"/>
              <w:bottom w:val="nil"/>
              <w:right w:val="nil"/>
            </w:tcBorders>
            <w:shd w:val="clear" w:color="auto" w:fill="auto"/>
            <w:noWrap/>
            <w:vAlign w:val="bottom"/>
          </w:tcPr>
          <w:p w14:paraId="3640D15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0.5069</w:t>
            </w:r>
          </w:p>
        </w:tc>
        <w:tc>
          <w:tcPr>
            <w:tcW w:w="1060" w:type="dxa"/>
            <w:tcBorders>
              <w:top w:val="single" w:color="auto" w:sz="4" w:space="0"/>
              <w:left w:val="nil"/>
              <w:bottom w:val="nil"/>
              <w:right w:val="nil"/>
            </w:tcBorders>
            <w:shd w:val="clear" w:color="auto" w:fill="auto"/>
            <w:noWrap/>
            <w:vAlign w:val="bottom"/>
          </w:tcPr>
          <w:p w14:paraId="6FAB223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3.2617</w:t>
            </w:r>
          </w:p>
        </w:tc>
        <w:tc>
          <w:tcPr>
            <w:tcW w:w="1060" w:type="dxa"/>
            <w:tcBorders>
              <w:top w:val="single" w:color="auto" w:sz="4" w:space="0"/>
              <w:left w:val="nil"/>
              <w:bottom w:val="nil"/>
              <w:right w:val="nil"/>
            </w:tcBorders>
            <w:shd w:val="clear" w:color="auto" w:fill="auto"/>
            <w:noWrap/>
            <w:vAlign w:val="bottom"/>
          </w:tcPr>
          <w:p w14:paraId="134D43C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1.4240</w:t>
            </w:r>
          </w:p>
        </w:tc>
      </w:tr>
      <w:tr w14:paraId="62444D9E">
        <w:trPr>
          <w:trHeight w:val="280" w:hRule="atLeast"/>
          <w:jc w:val="center"/>
        </w:trPr>
        <w:tc>
          <w:tcPr>
            <w:tcW w:w="636" w:type="dxa"/>
            <w:vMerge w:val="continue"/>
            <w:tcBorders>
              <w:left w:val="nil"/>
              <w:right w:val="nil"/>
            </w:tcBorders>
            <w:shd w:val="clear" w:color="auto" w:fill="auto"/>
            <w:noWrap/>
            <w:vAlign w:val="center"/>
          </w:tcPr>
          <w:p w14:paraId="7145D64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F39C6BF">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68A515A">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035F938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0.7448</w:t>
            </w:r>
          </w:p>
        </w:tc>
        <w:tc>
          <w:tcPr>
            <w:tcW w:w="1060" w:type="dxa"/>
            <w:tcBorders>
              <w:top w:val="nil"/>
              <w:left w:val="nil"/>
              <w:bottom w:val="nil"/>
              <w:right w:val="nil"/>
            </w:tcBorders>
            <w:shd w:val="clear" w:color="auto" w:fill="auto"/>
            <w:noWrap/>
            <w:vAlign w:val="bottom"/>
          </w:tcPr>
          <w:p w14:paraId="04AAA35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2.3557</w:t>
            </w:r>
          </w:p>
        </w:tc>
        <w:tc>
          <w:tcPr>
            <w:tcW w:w="1060" w:type="dxa"/>
            <w:tcBorders>
              <w:top w:val="nil"/>
              <w:left w:val="nil"/>
              <w:bottom w:val="nil"/>
              <w:right w:val="nil"/>
            </w:tcBorders>
            <w:shd w:val="clear" w:color="auto" w:fill="auto"/>
            <w:noWrap/>
            <w:vAlign w:val="bottom"/>
          </w:tcPr>
          <w:p w14:paraId="2149148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1.9796</w:t>
            </w:r>
          </w:p>
        </w:tc>
        <w:tc>
          <w:tcPr>
            <w:tcW w:w="1060" w:type="dxa"/>
            <w:tcBorders>
              <w:top w:val="nil"/>
              <w:left w:val="nil"/>
              <w:bottom w:val="nil"/>
              <w:right w:val="nil"/>
            </w:tcBorders>
            <w:shd w:val="clear" w:color="auto" w:fill="auto"/>
            <w:noWrap/>
            <w:vAlign w:val="bottom"/>
          </w:tcPr>
          <w:p w14:paraId="0BA5434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0.7276</w:t>
            </w:r>
          </w:p>
        </w:tc>
        <w:tc>
          <w:tcPr>
            <w:tcW w:w="1060" w:type="dxa"/>
            <w:tcBorders>
              <w:top w:val="nil"/>
              <w:left w:val="nil"/>
              <w:bottom w:val="nil"/>
              <w:right w:val="nil"/>
            </w:tcBorders>
            <w:shd w:val="clear" w:color="auto" w:fill="auto"/>
            <w:noWrap/>
            <w:vAlign w:val="bottom"/>
          </w:tcPr>
          <w:p w14:paraId="5E13CD0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2.4244</w:t>
            </w:r>
          </w:p>
        </w:tc>
        <w:tc>
          <w:tcPr>
            <w:tcW w:w="1060" w:type="dxa"/>
            <w:tcBorders>
              <w:top w:val="nil"/>
              <w:left w:val="nil"/>
              <w:bottom w:val="nil"/>
              <w:right w:val="nil"/>
            </w:tcBorders>
            <w:shd w:val="clear" w:color="auto" w:fill="auto"/>
            <w:noWrap/>
            <w:vAlign w:val="bottom"/>
          </w:tcPr>
          <w:p w14:paraId="38AD0FC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1.9158</w:t>
            </w:r>
          </w:p>
        </w:tc>
      </w:tr>
      <w:tr w14:paraId="09645888">
        <w:trPr>
          <w:trHeight w:val="280" w:hRule="atLeast"/>
          <w:jc w:val="center"/>
        </w:trPr>
        <w:tc>
          <w:tcPr>
            <w:tcW w:w="636" w:type="dxa"/>
            <w:vMerge w:val="continue"/>
            <w:tcBorders>
              <w:left w:val="nil"/>
              <w:right w:val="nil"/>
            </w:tcBorders>
            <w:shd w:val="clear" w:color="auto" w:fill="auto"/>
            <w:noWrap/>
            <w:vAlign w:val="center"/>
          </w:tcPr>
          <w:p w14:paraId="716282EF">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B45F12D">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54229D4">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064BAC2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0.9086</w:t>
            </w:r>
          </w:p>
        </w:tc>
        <w:tc>
          <w:tcPr>
            <w:tcW w:w="1060" w:type="dxa"/>
            <w:tcBorders>
              <w:top w:val="nil"/>
              <w:left w:val="nil"/>
              <w:bottom w:val="nil"/>
              <w:right w:val="nil"/>
            </w:tcBorders>
            <w:shd w:val="clear" w:color="auto" w:fill="auto"/>
            <w:noWrap/>
            <w:vAlign w:val="bottom"/>
          </w:tcPr>
          <w:p w14:paraId="2018B4B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1.4102</w:t>
            </w:r>
          </w:p>
        </w:tc>
        <w:tc>
          <w:tcPr>
            <w:tcW w:w="1060" w:type="dxa"/>
            <w:tcBorders>
              <w:top w:val="nil"/>
              <w:left w:val="nil"/>
              <w:bottom w:val="nil"/>
              <w:right w:val="nil"/>
            </w:tcBorders>
            <w:shd w:val="clear" w:color="auto" w:fill="auto"/>
            <w:noWrap/>
            <w:vAlign w:val="bottom"/>
          </w:tcPr>
          <w:p w14:paraId="6EDA2BD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3.3069</w:t>
            </w:r>
          </w:p>
        </w:tc>
        <w:tc>
          <w:tcPr>
            <w:tcW w:w="1060" w:type="dxa"/>
            <w:tcBorders>
              <w:top w:val="nil"/>
              <w:left w:val="nil"/>
              <w:bottom w:val="nil"/>
              <w:right w:val="nil"/>
            </w:tcBorders>
            <w:shd w:val="clear" w:color="auto" w:fill="auto"/>
            <w:noWrap/>
            <w:vAlign w:val="bottom"/>
          </w:tcPr>
          <w:p w14:paraId="42D1DDD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0.4854</w:t>
            </w:r>
          </w:p>
        </w:tc>
        <w:tc>
          <w:tcPr>
            <w:tcW w:w="1060" w:type="dxa"/>
            <w:tcBorders>
              <w:top w:val="nil"/>
              <w:left w:val="nil"/>
              <w:bottom w:val="nil"/>
              <w:right w:val="nil"/>
            </w:tcBorders>
            <w:shd w:val="clear" w:color="auto" w:fill="auto"/>
            <w:noWrap/>
            <w:vAlign w:val="bottom"/>
          </w:tcPr>
          <w:p w14:paraId="0838FE4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3.3320</w:t>
            </w:r>
          </w:p>
        </w:tc>
        <w:tc>
          <w:tcPr>
            <w:tcW w:w="1060" w:type="dxa"/>
            <w:tcBorders>
              <w:top w:val="nil"/>
              <w:left w:val="nil"/>
              <w:bottom w:val="nil"/>
              <w:right w:val="nil"/>
            </w:tcBorders>
            <w:shd w:val="clear" w:color="auto" w:fill="auto"/>
            <w:noWrap/>
            <w:vAlign w:val="bottom"/>
          </w:tcPr>
          <w:p w14:paraId="0D802DA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1.3940</w:t>
            </w:r>
          </w:p>
        </w:tc>
      </w:tr>
      <w:tr w14:paraId="518F4EB1">
        <w:trPr>
          <w:trHeight w:val="280" w:hRule="atLeast"/>
          <w:jc w:val="center"/>
        </w:trPr>
        <w:tc>
          <w:tcPr>
            <w:tcW w:w="636" w:type="dxa"/>
            <w:vMerge w:val="continue"/>
            <w:tcBorders>
              <w:left w:val="nil"/>
              <w:right w:val="nil"/>
            </w:tcBorders>
            <w:shd w:val="clear" w:color="auto" w:fill="auto"/>
            <w:noWrap/>
            <w:vAlign w:val="center"/>
          </w:tcPr>
          <w:p w14:paraId="69A50C5B">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BD7ECAD">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59F9F16">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77A6DA9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0.8375</w:t>
            </w:r>
          </w:p>
        </w:tc>
        <w:tc>
          <w:tcPr>
            <w:tcW w:w="1060" w:type="dxa"/>
            <w:tcBorders>
              <w:top w:val="nil"/>
              <w:left w:val="nil"/>
              <w:bottom w:val="nil"/>
              <w:right w:val="nil"/>
            </w:tcBorders>
            <w:shd w:val="clear" w:color="auto" w:fill="auto"/>
            <w:noWrap/>
            <w:vAlign w:val="bottom"/>
          </w:tcPr>
          <w:p w14:paraId="571CDD9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1.8796</w:t>
            </w:r>
          </w:p>
        </w:tc>
        <w:tc>
          <w:tcPr>
            <w:tcW w:w="1060" w:type="dxa"/>
            <w:tcBorders>
              <w:top w:val="nil"/>
              <w:left w:val="nil"/>
              <w:bottom w:val="nil"/>
              <w:right w:val="nil"/>
            </w:tcBorders>
            <w:shd w:val="clear" w:color="auto" w:fill="auto"/>
            <w:noWrap/>
            <w:vAlign w:val="bottom"/>
          </w:tcPr>
          <w:p w14:paraId="096F05E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2.4810</w:t>
            </w:r>
          </w:p>
        </w:tc>
        <w:tc>
          <w:tcPr>
            <w:tcW w:w="1060" w:type="dxa"/>
            <w:tcBorders>
              <w:top w:val="nil"/>
              <w:left w:val="nil"/>
              <w:bottom w:val="nil"/>
              <w:right w:val="nil"/>
            </w:tcBorders>
            <w:shd w:val="clear" w:color="auto" w:fill="auto"/>
            <w:noWrap/>
            <w:vAlign w:val="bottom"/>
          </w:tcPr>
          <w:p w14:paraId="0341A9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0.8060</w:t>
            </w:r>
          </w:p>
        </w:tc>
        <w:tc>
          <w:tcPr>
            <w:tcW w:w="1060" w:type="dxa"/>
            <w:tcBorders>
              <w:top w:val="nil"/>
              <w:left w:val="nil"/>
              <w:bottom w:val="nil"/>
              <w:right w:val="nil"/>
            </w:tcBorders>
            <w:shd w:val="clear" w:color="auto" w:fill="auto"/>
            <w:noWrap/>
            <w:vAlign w:val="bottom"/>
          </w:tcPr>
          <w:p w14:paraId="09063F7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2.0457</w:t>
            </w:r>
          </w:p>
        </w:tc>
        <w:tc>
          <w:tcPr>
            <w:tcW w:w="1060" w:type="dxa"/>
            <w:tcBorders>
              <w:top w:val="nil"/>
              <w:left w:val="nil"/>
              <w:bottom w:val="nil"/>
              <w:right w:val="nil"/>
            </w:tcBorders>
            <w:shd w:val="clear" w:color="auto" w:fill="auto"/>
            <w:noWrap/>
            <w:vAlign w:val="bottom"/>
          </w:tcPr>
          <w:p w14:paraId="4FBE45F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2.2705</w:t>
            </w:r>
          </w:p>
        </w:tc>
      </w:tr>
      <w:tr w14:paraId="0F486537">
        <w:trPr>
          <w:trHeight w:val="280" w:hRule="atLeast"/>
          <w:jc w:val="center"/>
        </w:trPr>
        <w:tc>
          <w:tcPr>
            <w:tcW w:w="636" w:type="dxa"/>
            <w:vMerge w:val="continue"/>
            <w:tcBorders>
              <w:left w:val="nil"/>
              <w:right w:val="nil"/>
            </w:tcBorders>
            <w:shd w:val="clear" w:color="auto" w:fill="auto"/>
            <w:noWrap/>
            <w:vAlign w:val="center"/>
          </w:tcPr>
          <w:p w14:paraId="01CAC6C7">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B38780A">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061F6DF">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69488E5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0.9914</w:t>
            </w:r>
          </w:p>
        </w:tc>
        <w:tc>
          <w:tcPr>
            <w:tcW w:w="1060" w:type="dxa"/>
            <w:tcBorders>
              <w:top w:val="nil"/>
              <w:left w:val="nil"/>
              <w:bottom w:val="nil"/>
              <w:right w:val="nil"/>
            </w:tcBorders>
            <w:shd w:val="clear" w:color="auto" w:fill="auto"/>
            <w:noWrap/>
            <w:vAlign w:val="bottom"/>
          </w:tcPr>
          <w:p w14:paraId="1F88BA4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0.4319</w:t>
            </w:r>
          </w:p>
        </w:tc>
        <w:tc>
          <w:tcPr>
            <w:tcW w:w="1060" w:type="dxa"/>
            <w:tcBorders>
              <w:top w:val="nil"/>
              <w:left w:val="nil"/>
              <w:bottom w:val="nil"/>
              <w:right w:val="nil"/>
            </w:tcBorders>
            <w:shd w:val="clear" w:color="auto" w:fill="auto"/>
            <w:noWrap/>
            <w:vAlign w:val="bottom"/>
          </w:tcPr>
          <w:p w14:paraId="5B6005F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10.7973</w:t>
            </w:r>
          </w:p>
        </w:tc>
        <w:tc>
          <w:tcPr>
            <w:tcW w:w="1060" w:type="dxa"/>
            <w:tcBorders>
              <w:top w:val="nil"/>
              <w:left w:val="nil"/>
              <w:bottom w:val="nil"/>
              <w:right w:val="nil"/>
            </w:tcBorders>
            <w:shd w:val="clear" w:color="auto" w:fill="auto"/>
            <w:noWrap/>
            <w:vAlign w:val="bottom"/>
          </w:tcPr>
          <w:p w14:paraId="0DD2E24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0.6330</w:t>
            </w:r>
          </w:p>
        </w:tc>
        <w:tc>
          <w:tcPr>
            <w:tcW w:w="1060" w:type="dxa"/>
            <w:tcBorders>
              <w:top w:val="nil"/>
              <w:left w:val="nil"/>
              <w:bottom w:val="nil"/>
              <w:right w:val="nil"/>
            </w:tcBorders>
            <w:shd w:val="clear" w:color="auto" w:fill="auto"/>
            <w:noWrap/>
            <w:vAlign w:val="bottom"/>
          </w:tcPr>
          <w:p w14:paraId="6E40759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2.8138</w:t>
            </w:r>
          </w:p>
        </w:tc>
        <w:tc>
          <w:tcPr>
            <w:tcW w:w="1060" w:type="dxa"/>
            <w:tcBorders>
              <w:top w:val="nil"/>
              <w:left w:val="nil"/>
              <w:bottom w:val="nil"/>
              <w:right w:val="nil"/>
            </w:tcBorders>
            <w:shd w:val="clear" w:color="auto" w:fill="auto"/>
            <w:noWrap/>
            <w:vAlign w:val="bottom"/>
          </w:tcPr>
          <w:p w14:paraId="39EB347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1.6507</w:t>
            </w:r>
          </w:p>
        </w:tc>
      </w:tr>
      <w:tr w14:paraId="71D331BD">
        <w:trPr>
          <w:trHeight w:val="280" w:hRule="atLeast"/>
          <w:jc w:val="center"/>
        </w:trPr>
        <w:tc>
          <w:tcPr>
            <w:tcW w:w="636" w:type="dxa"/>
            <w:vMerge w:val="continue"/>
            <w:tcBorders>
              <w:left w:val="nil"/>
              <w:right w:val="nil"/>
            </w:tcBorders>
            <w:shd w:val="clear" w:color="auto" w:fill="auto"/>
            <w:noWrap/>
            <w:vAlign w:val="center"/>
          </w:tcPr>
          <w:p w14:paraId="675FBA5B">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5E7D2AE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FD</w:t>
            </w:r>
          </w:p>
        </w:tc>
        <w:tc>
          <w:tcPr>
            <w:tcW w:w="2240" w:type="dxa"/>
            <w:tcBorders>
              <w:top w:val="nil"/>
              <w:left w:val="nil"/>
              <w:bottom w:val="nil"/>
              <w:right w:val="nil"/>
            </w:tcBorders>
            <w:shd w:val="clear" w:color="auto" w:fill="auto"/>
            <w:noWrap/>
            <w:vAlign w:val="bottom"/>
          </w:tcPr>
          <w:p w14:paraId="02E46EDD">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107DC09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0.5151</w:t>
            </w:r>
          </w:p>
        </w:tc>
        <w:tc>
          <w:tcPr>
            <w:tcW w:w="1060" w:type="dxa"/>
            <w:tcBorders>
              <w:top w:val="nil"/>
              <w:left w:val="nil"/>
              <w:bottom w:val="nil"/>
              <w:right w:val="nil"/>
            </w:tcBorders>
            <w:shd w:val="clear" w:color="auto" w:fill="auto"/>
            <w:noWrap/>
            <w:vAlign w:val="bottom"/>
          </w:tcPr>
          <w:p w14:paraId="435161E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3.2473</w:t>
            </w:r>
          </w:p>
        </w:tc>
        <w:tc>
          <w:tcPr>
            <w:tcW w:w="1060" w:type="dxa"/>
            <w:tcBorders>
              <w:top w:val="nil"/>
              <w:left w:val="nil"/>
              <w:bottom w:val="nil"/>
              <w:right w:val="nil"/>
            </w:tcBorders>
            <w:shd w:val="clear" w:color="auto" w:fill="auto"/>
            <w:noWrap/>
            <w:vAlign w:val="bottom"/>
          </w:tcPr>
          <w:p w14:paraId="2426BD7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1.4361</w:t>
            </w:r>
          </w:p>
        </w:tc>
        <w:tc>
          <w:tcPr>
            <w:tcW w:w="1060" w:type="dxa"/>
            <w:tcBorders>
              <w:top w:val="nil"/>
              <w:left w:val="nil"/>
              <w:bottom w:val="nil"/>
              <w:right w:val="nil"/>
            </w:tcBorders>
            <w:shd w:val="clear" w:color="auto" w:fill="auto"/>
            <w:noWrap/>
            <w:vAlign w:val="bottom"/>
          </w:tcPr>
          <w:p w14:paraId="7D3FDF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0.4379</w:t>
            </w:r>
          </w:p>
        </w:tc>
        <w:tc>
          <w:tcPr>
            <w:tcW w:w="1060" w:type="dxa"/>
            <w:tcBorders>
              <w:top w:val="nil"/>
              <w:left w:val="nil"/>
              <w:bottom w:val="nil"/>
              <w:right w:val="nil"/>
            </w:tcBorders>
            <w:shd w:val="clear" w:color="auto" w:fill="auto"/>
            <w:noWrap/>
            <w:vAlign w:val="bottom"/>
          </w:tcPr>
          <w:p w14:paraId="166412E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3.4823</w:t>
            </w:r>
          </w:p>
        </w:tc>
        <w:tc>
          <w:tcPr>
            <w:tcW w:w="1060" w:type="dxa"/>
            <w:tcBorders>
              <w:top w:val="nil"/>
              <w:left w:val="nil"/>
              <w:bottom w:val="nil"/>
              <w:right w:val="nil"/>
            </w:tcBorders>
            <w:shd w:val="clear" w:color="auto" w:fill="auto"/>
            <w:noWrap/>
            <w:vAlign w:val="bottom"/>
          </w:tcPr>
          <w:p w14:paraId="18362FC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1.3338</w:t>
            </w:r>
          </w:p>
        </w:tc>
      </w:tr>
      <w:tr w14:paraId="7D6BE54F">
        <w:trPr>
          <w:trHeight w:val="280" w:hRule="atLeast"/>
          <w:jc w:val="center"/>
        </w:trPr>
        <w:tc>
          <w:tcPr>
            <w:tcW w:w="636" w:type="dxa"/>
            <w:vMerge w:val="continue"/>
            <w:tcBorders>
              <w:left w:val="nil"/>
              <w:right w:val="nil"/>
            </w:tcBorders>
            <w:shd w:val="clear" w:color="auto" w:fill="auto"/>
            <w:noWrap/>
            <w:vAlign w:val="center"/>
          </w:tcPr>
          <w:p w14:paraId="4E282110">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48930F6">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E283884">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780CF00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0.6413</w:t>
            </w:r>
          </w:p>
        </w:tc>
        <w:tc>
          <w:tcPr>
            <w:tcW w:w="1060" w:type="dxa"/>
            <w:tcBorders>
              <w:top w:val="nil"/>
              <w:left w:val="nil"/>
              <w:bottom w:val="nil"/>
              <w:right w:val="nil"/>
            </w:tcBorders>
            <w:shd w:val="clear" w:color="auto" w:fill="auto"/>
            <w:noWrap/>
            <w:vAlign w:val="bottom"/>
          </w:tcPr>
          <w:p w14:paraId="2362033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2.7932</w:t>
            </w:r>
          </w:p>
        </w:tc>
        <w:tc>
          <w:tcPr>
            <w:tcW w:w="1060" w:type="dxa"/>
            <w:tcBorders>
              <w:top w:val="nil"/>
              <w:left w:val="nil"/>
              <w:bottom w:val="nil"/>
              <w:right w:val="nil"/>
            </w:tcBorders>
            <w:shd w:val="clear" w:color="auto" w:fill="auto"/>
            <w:noWrap/>
            <w:vAlign w:val="bottom"/>
          </w:tcPr>
          <w:p w14:paraId="0222C67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1.6696</w:t>
            </w:r>
          </w:p>
        </w:tc>
        <w:tc>
          <w:tcPr>
            <w:tcW w:w="1060" w:type="dxa"/>
            <w:tcBorders>
              <w:top w:val="nil"/>
              <w:left w:val="nil"/>
              <w:bottom w:val="nil"/>
              <w:right w:val="nil"/>
            </w:tcBorders>
            <w:shd w:val="clear" w:color="auto" w:fill="auto"/>
            <w:noWrap/>
            <w:vAlign w:val="bottom"/>
          </w:tcPr>
          <w:p w14:paraId="0B24FA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0.6463</w:t>
            </w:r>
          </w:p>
        </w:tc>
        <w:tc>
          <w:tcPr>
            <w:tcW w:w="1060" w:type="dxa"/>
            <w:tcBorders>
              <w:top w:val="nil"/>
              <w:left w:val="nil"/>
              <w:bottom w:val="nil"/>
              <w:right w:val="nil"/>
            </w:tcBorders>
            <w:shd w:val="clear" w:color="auto" w:fill="auto"/>
            <w:noWrap/>
            <w:vAlign w:val="bottom"/>
          </w:tcPr>
          <w:p w14:paraId="249F8C7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2.7624</w:t>
            </w:r>
          </w:p>
        </w:tc>
        <w:tc>
          <w:tcPr>
            <w:tcW w:w="1060" w:type="dxa"/>
            <w:tcBorders>
              <w:top w:val="nil"/>
              <w:left w:val="nil"/>
              <w:bottom w:val="nil"/>
              <w:right w:val="nil"/>
            </w:tcBorders>
            <w:shd w:val="clear" w:color="auto" w:fill="auto"/>
            <w:noWrap/>
            <w:vAlign w:val="bottom"/>
          </w:tcPr>
          <w:p w14:paraId="17DC671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1.6814</w:t>
            </w:r>
          </w:p>
        </w:tc>
      </w:tr>
      <w:tr w14:paraId="24EF196F">
        <w:trPr>
          <w:trHeight w:val="280" w:hRule="atLeast"/>
          <w:jc w:val="center"/>
        </w:trPr>
        <w:tc>
          <w:tcPr>
            <w:tcW w:w="636" w:type="dxa"/>
            <w:vMerge w:val="continue"/>
            <w:tcBorders>
              <w:left w:val="nil"/>
              <w:right w:val="nil"/>
            </w:tcBorders>
            <w:shd w:val="clear" w:color="auto" w:fill="auto"/>
            <w:noWrap/>
            <w:vAlign w:val="center"/>
          </w:tcPr>
          <w:p w14:paraId="2F490B3D">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040E4E0">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4992450">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3213011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0.9172</w:t>
            </w:r>
          </w:p>
        </w:tc>
        <w:tc>
          <w:tcPr>
            <w:tcW w:w="1060" w:type="dxa"/>
            <w:tcBorders>
              <w:top w:val="nil"/>
              <w:left w:val="nil"/>
              <w:bottom w:val="nil"/>
              <w:right w:val="nil"/>
            </w:tcBorders>
            <w:shd w:val="clear" w:color="auto" w:fill="auto"/>
            <w:noWrap/>
            <w:vAlign w:val="bottom"/>
          </w:tcPr>
          <w:p w14:paraId="1E1D4B6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1.3416</w:t>
            </w:r>
          </w:p>
        </w:tc>
        <w:tc>
          <w:tcPr>
            <w:tcW w:w="1060" w:type="dxa"/>
            <w:tcBorders>
              <w:top w:val="nil"/>
              <w:left w:val="nil"/>
              <w:bottom w:val="nil"/>
              <w:right w:val="nil"/>
            </w:tcBorders>
            <w:shd w:val="clear" w:color="auto" w:fill="auto"/>
            <w:noWrap/>
            <w:vAlign w:val="bottom"/>
          </w:tcPr>
          <w:p w14:paraId="64E1D6C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3.4762</w:t>
            </w:r>
          </w:p>
        </w:tc>
        <w:tc>
          <w:tcPr>
            <w:tcW w:w="1060" w:type="dxa"/>
            <w:tcBorders>
              <w:top w:val="nil"/>
              <w:left w:val="nil"/>
              <w:bottom w:val="nil"/>
              <w:right w:val="nil"/>
            </w:tcBorders>
            <w:shd w:val="clear" w:color="auto" w:fill="auto"/>
            <w:noWrap/>
            <w:vAlign w:val="bottom"/>
          </w:tcPr>
          <w:p w14:paraId="46F8700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0.4222</w:t>
            </w:r>
          </w:p>
        </w:tc>
        <w:tc>
          <w:tcPr>
            <w:tcW w:w="1060" w:type="dxa"/>
            <w:tcBorders>
              <w:top w:val="nil"/>
              <w:left w:val="nil"/>
              <w:bottom w:val="nil"/>
              <w:right w:val="nil"/>
            </w:tcBorders>
            <w:shd w:val="clear" w:color="auto" w:fill="auto"/>
            <w:noWrap/>
            <w:vAlign w:val="bottom"/>
          </w:tcPr>
          <w:p w14:paraId="43EE5BB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3.5306</w:t>
            </w:r>
          </w:p>
        </w:tc>
        <w:tc>
          <w:tcPr>
            <w:tcW w:w="1060" w:type="dxa"/>
            <w:tcBorders>
              <w:top w:val="nil"/>
              <w:left w:val="nil"/>
              <w:bottom w:val="nil"/>
              <w:right w:val="nil"/>
            </w:tcBorders>
            <w:shd w:val="clear" w:color="auto" w:fill="auto"/>
            <w:noWrap/>
            <w:vAlign w:val="bottom"/>
          </w:tcPr>
          <w:p w14:paraId="2A41448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1.3156</w:t>
            </w:r>
          </w:p>
        </w:tc>
      </w:tr>
      <w:tr w14:paraId="1725B74B">
        <w:trPr>
          <w:trHeight w:val="280" w:hRule="atLeast"/>
          <w:jc w:val="center"/>
        </w:trPr>
        <w:tc>
          <w:tcPr>
            <w:tcW w:w="636" w:type="dxa"/>
            <w:vMerge w:val="continue"/>
            <w:tcBorders>
              <w:left w:val="nil"/>
              <w:right w:val="nil"/>
            </w:tcBorders>
            <w:shd w:val="clear" w:color="auto" w:fill="auto"/>
            <w:noWrap/>
            <w:vAlign w:val="center"/>
          </w:tcPr>
          <w:p w14:paraId="03AF6CC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BEBC8C7">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F8281FE">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6CC19EF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0.8007</w:t>
            </w:r>
          </w:p>
        </w:tc>
        <w:tc>
          <w:tcPr>
            <w:tcW w:w="1060" w:type="dxa"/>
            <w:tcBorders>
              <w:top w:val="nil"/>
              <w:left w:val="nil"/>
              <w:bottom w:val="nil"/>
              <w:right w:val="nil"/>
            </w:tcBorders>
            <w:shd w:val="clear" w:color="auto" w:fill="auto"/>
            <w:noWrap/>
            <w:vAlign w:val="bottom"/>
          </w:tcPr>
          <w:p w14:paraId="5AFBBA8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2.0820</w:t>
            </w:r>
          </w:p>
        </w:tc>
        <w:tc>
          <w:tcPr>
            <w:tcW w:w="1060" w:type="dxa"/>
            <w:tcBorders>
              <w:top w:val="nil"/>
              <w:left w:val="nil"/>
              <w:bottom w:val="nil"/>
              <w:right w:val="nil"/>
            </w:tcBorders>
            <w:shd w:val="clear" w:color="auto" w:fill="auto"/>
            <w:noWrap/>
            <w:vAlign w:val="bottom"/>
          </w:tcPr>
          <w:p w14:paraId="062F964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2.2399</w:t>
            </w:r>
          </w:p>
        </w:tc>
        <w:tc>
          <w:tcPr>
            <w:tcW w:w="1060" w:type="dxa"/>
            <w:tcBorders>
              <w:top w:val="nil"/>
              <w:left w:val="nil"/>
              <w:bottom w:val="nil"/>
              <w:right w:val="nil"/>
            </w:tcBorders>
            <w:shd w:val="clear" w:color="auto" w:fill="auto"/>
            <w:noWrap/>
            <w:vAlign w:val="bottom"/>
          </w:tcPr>
          <w:p w14:paraId="6AA3DA7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0.6547</w:t>
            </w:r>
          </w:p>
        </w:tc>
        <w:tc>
          <w:tcPr>
            <w:tcW w:w="1060" w:type="dxa"/>
            <w:tcBorders>
              <w:top w:val="nil"/>
              <w:left w:val="nil"/>
              <w:bottom w:val="nil"/>
              <w:right w:val="nil"/>
            </w:tcBorders>
            <w:shd w:val="clear" w:color="auto" w:fill="auto"/>
            <w:noWrap/>
            <w:vAlign w:val="bottom"/>
          </w:tcPr>
          <w:p w14:paraId="2B019A9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2.7295</w:t>
            </w:r>
          </w:p>
        </w:tc>
        <w:tc>
          <w:tcPr>
            <w:tcW w:w="1060" w:type="dxa"/>
            <w:tcBorders>
              <w:top w:val="nil"/>
              <w:left w:val="nil"/>
              <w:bottom w:val="nil"/>
              <w:right w:val="nil"/>
            </w:tcBorders>
            <w:shd w:val="clear" w:color="auto" w:fill="auto"/>
            <w:noWrap/>
            <w:vAlign w:val="bottom"/>
          </w:tcPr>
          <w:p w14:paraId="779480F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1.7017</w:t>
            </w:r>
          </w:p>
        </w:tc>
      </w:tr>
      <w:tr w14:paraId="77614088">
        <w:trPr>
          <w:trHeight w:val="280" w:hRule="atLeast"/>
          <w:jc w:val="center"/>
        </w:trPr>
        <w:tc>
          <w:tcPr>
            <w:tcW w:w="636" w:type="dxa"/>
            <w:vMerge w:val="continue"/>
            <w:tcBorders>
              <w:left w:val="nil"/>
              <w:right w:val="nil"/>
            </w:tcBorders>
            <w:shd w:val="clear" w:color="auto" w:fill="auto"/>
            <w:noWrap/>
            <w:vAlign w:val="center"/>
          </w:tcPr>
          <w:p w14:paraId="1CF5671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D8031E7">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A0710E9">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4C2071A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0.9915</w:t>
            </w:r>
          </w:p>
        </w:tc>
        <w:tc>
          <w:tcPr>
            <w:tcW w:w="1060" w:type="dxa"/>
            <w:tcBorders>
              <w:top w:val="nil"/>
              <w:left w:val="nil"/>
              <w:bottom w:val="nil"/>
              <w:right w:val="nil"/>
            </w:tcBorders>
            <w:shd w:val="clear" w:color="auto" w:fill="auto"/>
            <w:noWrap/>
            <w:vAlign w:val="bottom"/>
          </w:tcPr>
          <w:p w14:paraId="13B486D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0.4290</w:t>
            </w:r>
          </w:p>
        </w:tc>
        <w:tc>
          <w:tcPr>
            <w:tcW w:w="1060" w:type="dxa"/>
            <w:tcBorders>
              <w:top w:val="nil"/>
              <w:left w:val="nil"/>
              <w:bottom w:val="nil"/>
              <w:right w:val="nil"/>
            </w:tcBorders>
            <w:shd w:val="clear" w:color="auto" w:fill="auto"/>
            <w:noWrap/>
            <w:vAlign w:val="bottom"/>
          </w:tcPr>
          <w:p w14:paraId="0FA6571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10.8697</w:t>
            </w:r>
          </w:p>
        </w:tc>
        <w:tc>
          <w:tcPr>
            <w:tcW w:w="1060" w:type="dxa"/>
            <w:tcBorders>
              <w:top w:val="nil"/>
              <w:left w:val="nil"/>
              <w:bottom w:val="nil"/>
              <w:right w:val="nil"/>
            </w:tcBorders>
            <w:shd w:val="clear" w:color="auto" w:fill="auto"/>
            <w:noWrap/>
            <w:vAlign w:val="bottom"/>
          </w:tcPr>
          <w:p w14:paraId="7B6753B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0.5387</w:t>
            </w:r>
          </w:p>
        </w:tc>
        <w:tc>
          <w:tcPr>
            <w:tcW w:w="1060" w:type="dxa"/>
            <w:tcBorders>
              <w:top w:val="nil"/>
              <w:left w:val="nil"/>
              <w:bottom w:val="nil"/>
              <w:right w:val="nil"/>
            </w:tcBorders>
            <w:shd w:val="clear" w:color="auto" w:fill="auto"/>
            <w:noWrap/>
            <w:vAlign w:val="bottom"/>
          </w:tcPr>
          <w:p w14:paraId="460439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3.1547</w:t>
            </w:r>
          </w:p>
        </w:tc>
        <w:tc>
          <w:tcPr>
            <w:tcW w:w="1060" w:type="dxa"/>
            <w:tcBorders>
              <w:top w:val="nil"/>
              <w:left w:val="nil"/>
              <w:bottom w:val="nil"/>
              <w:right w:val="nil"/>
            </w:tcBorders>
            <w:shd w:val="clear" w:color="auto" w:fill="auto"/>
            <w:noWrap/>
            <w:vAlign w:val="bottom"/>
          </w:tcPr>
          <w:p w14:paraId="2B18F44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1.4723</w:t>
            </w:r>
          </w:p>
        </w:tc>
      </w:tr>
      <w:tr w14:paraId="448D0699">
        <w:trPr>
          <w:trHeight w:val="280" w:hRule="atLeast"/>
          <w:jc w:val="center"/>
        </w:trPr>
        <w:tc>
          <w:tcPr>
            <w:tcW w:w="636" w:type="dxa"/>
            <w:vMerge w:val="continue"/>
            <w:tcBorders>
              <w:left w:val="nil"/>
              <w:right w:val="nil"/>
            </w:tcBorders>
            <w:shd w:val="clear" w:color="auto" w:fill="auto"/>
            <w:noWrap/>
            <w:vAlign w:val="center"/>
          </w:tcPr>
          <w:p w14:paraId="68F58655">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2E2F5E7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SD</w:t>
            </w:r>
          </w:p>
        </w:tc>
        <w:tc>
          <w:tcPr>
            <w:tcW w:w="2240" w:type="dxa"/>
            <w:tcBorders>
              <w:top w:val="nil"/>
              <w:left w:val="nil"/>
              <w:bottom w:val="nil"/>
              <w:right w:val="nil"/>
            </w:tcBorders>
            <w:shd w:val="clear" w:color="auto" w:fill="auto"/>
            <w:noWrap/>
            <w:vAlign w:val="bottom"/>
          </w:tcPr>
          <w:p w14:paraId="6A48EC06">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0A93A3B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0.5150</w:t>
            </w:r>
          </w:p>
        </w:tc>
        <w:tc>
          <w:tcPr>
            <w:tcW w:w="1060" w:type="dxa"/>
            <w:tcBorders>
              <w:top w:val="nil"/>
              <w:left w:val="nil"/>
              <w:bottom w:val="nil"/>
              <w:right w:val="nil"/>
            </w:tcBorders>
            <w:shd w:val="clear" w:color="auto" w:fill="auto"/>
            <w:noWrap/>
            <w:vAlign w:val="bottom"/>
          </w:tcPr>
          <w:p w14:paraId="5CFD18F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3.2477</w:t>
            </w:r>
          </w:p>
        </w:tc>
        <w:tc>
          <w:tcPr>
            <w:tcW w:w="1060" w:type="dxa"/>
            <w:tcBorders>
              <w:top w:val="nil"/>
              <w:left w:val="nil"/>
              <w:bottom w:val="nil"/>
              <w:right w:val="nil"/>
            </w:tcBorders>
            <w:shd w:val="clear" w:color="auto" w:fill="auto"/>
            <w:noWrap/>
            <w:vAlign w:val="bottom"/>
          </w:tcPr>
          <w:p w14:paraId="74B2D7D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1.4359</w:t>
            </w:r>
          </w:p>
        </w:tc>
        <w:tc>
          <w:tcPr>
            <w:tcW w:w="1060" w:type="dxa"/>
            <w:tcBorders>
              <w:top w:val="nil"/>
              <w:left w:val="nil"/>
              <w:bottom w:val="nil"/>
              <w:right w:val="nil"/>
            </w:tcBorders>
            <w:shd w:val="clear" w:color="auto" w:fill="auto"/>
            <w:noWrap/>
            <w:vAlign w:val="bottom"/>
          </w:tcPr>
          <w:p w14:paraId="0C0F9B2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0.4379</w:t>
            </w:r>
          </w:p>
        </w:tc>
        <w:tc>
          <w:tcPr>
            <w:tcW w:w="1060" w:type="dxa"/>
            <w:tcBorders>
              <w:top w:val="nil"/>
              <w:left w:val="nil"/>
              <w:bottom w:val="nil"/>
              <w:right w:val="nil"/>
            </w:tcBorders>
            <w:shd w:val="clear" w:color="auto" w:fill="auto"/>
            <w:noWrap/>
            <w:vAlign w:val="bottom"/>
          </w:tcPr>
          <w:p w14:paraId="4DC073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3.4824</w:t>
            </w:r>
          </w:p>
        </w:tc>
        <w:tc>
          <w:tcPr>
            <w:tcW w:w="1060" w:type="dxa"/>
            <w:tcBorders>
              <w:top w:val="nil"/>
              <w:left w:val="nil"/>
              <w:bottom w:val="nil"/>
              <w:right w:val="nil"/>
            </w:tcBorders>
            <w:shd w:val="clear" w:color="auto" w:fill="auto"/>
            <w:noWrap/>
            <w:vAlign w:val="bottom"/>
          </w:tcPr>
          <w:p w14:paraId="6B15F60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1.3338</w:t>
            </w:r>
          </w:p>
        </w:tc>
      </w:tr>
      <w:tr w14:paraId="414BC351">
        <w:trPr>
          <w:trHeight w:val="280" w:hRule="atLeast"/>
          <w:jc w:val="center"/>
        </w:trPr>
        <w:tc>
          <w:tcPr>
            <w:tcW w:w="636" w:type="dxa"/>
            <w:vMerge w:val="continue"/>
            <w:tcBorders>
              <w:left w:val="nil"/>
              <w:right w:val="nil"/>
            </w:tcBorders>
            <w:shd w:val="clear" w:color="auto" w:fill="auto"/>
            <w:noWrap/>
            <w:vAlign w:val="center"/>
          </w:tcPr>
          <w:p w14:paraId="7142E62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E839C4A">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A0F98FB">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136C7D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0.6411</w:t>
            </w:r>
          </w:p>
        </w:tc>
        <w:tc>
          <w:tcPr>
            <w:tcW w:w="1060" w:type="dxa"/>
            <w:tcBorders>
              <w:top w:val="nil"/>
              <w:left w:val="nil"/>
              <w:bottom w:val="nil"/>
              <w:right w:val="nil"/>
            </w:tcBorders>
            <w:shd w:val="clear" w:color="auto" w:fill="auto"/>
            <w:noWrap/>
            <w:vAlign w:val="bottom"/>
          </w:tcPr>
          <w:p w14:paraId="4411809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2.7940</w:t>
            </w:r>
          </w:p>
        </w:tc>
        <w:tc>
          <w:tcPr>
            <w:tcW w:w="1060" w:type="dxa"/>
            <w:tcBorders>
              <w:top w:val="nil"/>
              <w:left w:val="nil"/>
              <w:bottom w:val="nil"/>
              <w:right w:val="nil"/>
            </w:tcBorders>
            <w:shd w:val="clear" w:color="auto" w:fill="auto"/>
            <w:noWrap/>
            <w:vAlign w:val="bottom"/>
          </w:tcPr>
          <w:p w14:paraId="6E7F291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1.6691</w:t>
            </w:r>
          </w:p>
        </w:tc>
        <w:tc>
          <w:tcPr>
            <w:tcW w:w="1060" w:type="dxa"/>
            <w:tcBorders>
              <w:top w:val="nil"/>
              <w:left w:val="nil"/>
              <w:bottom w:val="nil"/>
              <w:right w:val="nil"/>
            </w:tcBorders>
            <w:shd w:val="clear" w:color="auto" w:fill="auto"/>
            <w:noWrap/>
            <w:vAlign w:val="bottom"/>
          </w:tcPr>
          <w:p w14:paraId="1F57A04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0.6461</w:t>
            </w:r>
          </w:p>
        </w:tc>
        <w:tc>
          <w:tcPr>
            <w:tcW w:w="1060" w:type="dxa"/>
            <w:tcBorders>
              <w:top w:val="nil"/>
              <w:left w:val="nil"/>
              <w:bottom w:val="nil"/>
              <w:right w:val="nil"/>
            </w:tcBorders>
            <w:shd w:val="clear" w:color="auto" w:fill="auto"/>
            <w:noWrap/>
            <w:vAlign w:val="bottom"/>
          </w:tcPr>
          <w:p w14:paraId="7FACD70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2.7631</w:t>
            </w:r>
          </w:p>
        </w:tc>
        <w:tc>
          <w:tcPr>
            <w:tcW w:w="1060" w:type="dxa"/>
            <w:tcBorders>
              <w:top w:val="nil"/>
              <w:left w:val="nil"/>
              <w:bottom w:val="nil"/>
              <w:right w:val="nil"/>
            </w:tcBorders>
            <w:shd w:val="clear" w:color="auto" w:fill="auto"/>
            <w:noWrap/>
            <w:vAlign w:val="bottom"/>
          </w:tcPr>
          <w:p w14:paraId="24C1FE7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1.6810</w:t>
            </w:r>
          </w:p>
        </w:tc>
      </w:tr>
      <w:tr w14:paraId="75385957">
        <w:trPr>
          <w:trHeight w:val="280" w:hRule="atLeast"/>
          <w:jc w:val="center"/>
        </w:trPr>
        <w:tc>
          <w:tcPr>
            <w:tcW w:w="636" w:type="dxa"/>
            <w:vMerge w:val="continue"/>
            <w:tcBorders>
              <w:left w:val="nil"/>
              <w:right w:val="nil"/>
            </w:tcBorders>
            <w:shd w:val="clear" w:color="auto" w:fill="auto"/>
            <w:noWrap/>
            <w:vAlign w:val="center"/>
          </w:tcPr>
          <w:p w14:paraId="1290DB16">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A319A9B">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C050E51">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2903036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0.9132</w:t>
            </w:r>
          </w:p>
        </w:tc>
        <w:tc>
          <w:tcPr>
            <w:tcW w:w="1060" w:type="dxa"/>
            <w:tcBorders>
              <w:top w:val="nil"/>
              <w:left w:val="nil"/>
              <w:bottom w:val="nil"/>
              <w:right w:val="nil"/>
            </w:tcBorders>
            <w:shd w:val="clear" w:color="auto" w:fill="auto"/>
            <w:noWrap/>
            <w:vAlign w:val="bottom"/>
          </w:tcPr>
          <w:p w14:paraId="73A584C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1.3742</w:t>
            </w:r>
          </w:p>
        </w:tc>
        <w:tc>
          <w:tcPr>
            <w:tcW w:w="1060" w:type="dxa"/>
            <w:tcBorders>
              <w:top w:val="nil"/>
              <w:left w:val="nil"/>
              <w:bottom w:val="nil"/>
              <w:right w:val="nil"/>
            </w:tcBorders>
            <w:shd w:val="clear" w:color="auto" w:fill="auto"/>
            <w:noWrap/>
            <w:vAlign w:val="bottom"/>
          </w:tcPr>
          <w:p w14:paraId="2FE4307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3.3937</w:t>
            </w:r>
          </w:p>
        </w:tc>
        <w:tc>
          <w:tcPr>
            <w:tcW w:w="1060" w:type="dxa"/>
            <w:tcBorders>
              <w:top w:val="nil"/>
              <w:left w:val="nil"/>
              <w:bottom w:val="nil"/>
              <w:right w:val="nil"/>
            </w:tcBorders>
            <w:shd w:val="clear" w:color="auto" w:fill="auto"/>
            <w:noWrap/>
            <w:vAlign w:val="bottom"/>
          </w:tcPr>
          <w:p w14:paraId="6023510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0.4209</w:t>
            </w:r>
          </w:p>
        </w:tc>
        <w:tc>
          <w:tcPr>
            <w:tcW w:w="1060" w:type="dxa"/>
            <w:tcBorders>
              <w:top w:val="nil"/>
              <w:left w:val="nil"/>
              <w:bottom w:val="nil"/>
              <w:right w:val="nil"/>
            </w:tcBorders>
            <w:shd w:val="clear" w:color="auto" w:fill="auto"/>
            <w:noWrap/>
            <w:vAlign w:val="bottom"/>
          </w:tcPr>
          <w:p w14:paraId="45E7EAD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3.5346</w:t>
            </w:r>
          </w:p>
        </w:tc>
        <w:tc>
          <w:tcPr>
            <w:tcW w:w="1060" w:type="dxa"/>
            <w:tcBorders>
              <w:top w:val="nil"/>
              <w:left w:val="nil"/>
              <w:bottom w:val="nil"/>
              <w:right w:val="nil"/>
            </w:tcBorders>
            <w:shd w:val="clear" w:color="auto" w:fill="auto"/>
            <w:noWrap/>
            <w:vAlign w:val="bottom"/>
          </w:tcPr>
          <w:p w14:paraId="6D29BCA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1.3141</w:t>
            </w:r>
          </w:p>
        </w:tc>
      </w:tr>
      <w:tr w14:paraId="1161C79E">
        <w:trPr>
          <w:trHeight w:val="280" w:hRule="atLeast"/>
          <w:jc w:val="center"/>
        </w:trPr>
        <w:tc>
          <w:tcPr>
            <w:tcW w:w="636" w:type="dxa"/>
            <w:vMerge w:val="continue"/>
            <w:tcBorders>
              <w:left w:val="nil"/>
              <w:right w:val="nil"/>
            </w:tcBorders>
            <w:shd w:val="clear" w:color="auto" w:fill="auto"/>
            <w:noWrap/>
            <w:vAlign w:val="center"/>
          </w:tcPr>
          <w:p w14:paraId="0DC861A9">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B573808">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C0D681E">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69601F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0.7816</w:t>
            </w:r>
          </w:p>
        </w:tc>
        <w:tc>
          <w:tcPr>
            <w:tcW w:w="1060" w:type="dxa"/>
            <w:tcBorders>
              <w:top w:val="nil"/>
              <w:left w:val="nil"/>
              <w:bottom w:val="nil"/>
              <w:right w:val="nil"/>
            </w:tcBorders>
            <w:shd w:val="clear" w:color="auto" w:fill="auto"/>
            <w:noWrap/>
            <w:vAlign w:val="bottom"/>
          </w:tcPr>
          <w:p w14:paraId="279B46E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2.1794</w:t>
            </w:r>
          </w:p>
        </w:tc>
        <w:tc>
          <w:tcPr>
            <w:tcW w:w="1060" w:type="dxa"/>
            <w:tcBorders>
              <w:top w:val="nil"/>
              <w:left w:val="nil"/>
              <w:bottom w:val="nil"/>
              <w:right w:val="nil"/>
            </w:tcBorders>
            <w:shd w:val="clear" w:color="auto" w:fill="auto"/>
            <w:noWrap/>
            <w:vAlign w:val="bottom"/>
          </w:tcPr>
          <w:p w14:paraId="0AFC847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2.1398</w:t>
            </w:r>
          </w:p>
        </w:tc>
        <w:tc>
          <w:tcPr>
            <w:tcW w:w="1060" w:type="dxa"/>
            <w:tcBorders>
              <w:top w:val="nil"/>
              <w:left w:val="nil"/>
              <w:bottom w:val="nil"/>
              <w:right w:val="nil"/>
            </w:tcBorders>
            <w:shd w:val="clear" w:color="auto" w:fill="auto"/>
            <w:noWrap/>
            <w:vAlign w:val="bottom"/>
          </w:tcPr>
          <w:p w14:paraId="147243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0.5885</w:t>
            </w:r>
          </w:p>
        </w:tc>
        <w:tc>
          <w:tcPr>
            <w:tcW w:w="1060" w:type="dxa"/>
            <w:tcBorders>
              <w:top w:val="nil"/>
              <w:left w:val="nil"/>
              <w:bottom w:val="nil"/>
              <w:right w:val="nil"/>
            </w:tcBorders>
            <w:shd w:val="clear" w:color="auto" w:fill="auto"/>
            <w:noWrap/>
            <w:vAlign w:val="bottom"/>
          </w:tcPr>
          <w:p w14:paraId="7E8A409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2.9797</w:t>
            </w:r>
          </w:p>
        </w:tc>
        <w:tc>
          <w:tcPr>
            <w:tcW w:w="1060" w:type="dxa"/>
            <w:tcBorders>
              <w:top w:val="nil"/>
              <w:left w:val="nil"/>
              <w:bottom w:val="nil"/>
              <w:right w:val="nil"/>
            </w:tcBorders>
            <w:shd w:val="clear" w:color="auto" w:fill="auto"/>
            <w:noWrap/>
            <w:vAlign w:val="bottom"/>
          </w:tcPr>
          <w:p w14:paraId="18DDD5D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1.5588</w:t>
            </w:r>
          </w:p>
        </w:tc>
      </w:tr>
      <w:tr w14:paraId="0F1DB3F6">
        <w:trPr>
          <w:trHeight w:val="280" w:hRule="atLeast"/>
          <w:jc w:val="center"/>
        </w:trPr>
        <w:tc>
          <w:tcPr>
            <w:tcW w:w="636" w:type="dxa"/>
            <w:vMerge w:val="continue"/>
            <w:tcBorders>
              <w:left w:val="nil"/>
              <w:right w:val="nil"/>
            </w:tcBorders>
            <w:shd w:val="clear" w:color="auto" w:fill="auto"/>
            <w:noWrap/>
            <w:vAlign w:val="center"/>
          </w:tcPr>
          <w:p w14:paraId="6F33AD7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C91DF55">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3318F86">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4F5C0B1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0.9894</w:t>
            </w:r>
          </w:p>
        </w:tc>
        <w:tc>
          <w:tcPr>
            <w:tcW w:w="1060" w:type="dxa"/>
            <w:tcBorders>
              <w:top w:val="nil"/>
              <w:left w:val="nil"/>
              <w:bottom w:val="nil"/>
              <w:right w:val="nil"/>
            </w:tcBorders>
            <w:shd w:val="clear" w:color="auto" w:fill="auto"/>
            <w:noWrap/>
            <w:vAlign w:val="bottom"/>
          </w:tcPr>
          <w:p w14:paraId="1922D53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0.4796</w:t>
            </w:r>
          </w:p>
        </w:tc>
        <w:tc>
          <w:tcPr>
            <w:tcW w:w="1060" w:type="dxa"/>
            <w:tcBorders>
              <w:top w:val="nil"/>
              <w:left w:val="nil"/>
              <w:bottom w:val="nil"/>
              <w:right w:val="nil"/>
            </w:tcBorders>
            <w:shd w:val="clear" w:color="auto" w:fill="auto"/>
            <w:noWrap/>
            <w:vAlign w:val="bottom"/>
          </w:tcPr>
          <w:p w14:paraId="685A609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9.7238</w:t>
            </w:r>
          </w:p>
        </w:tc>
        <w:tc>
          <w:tcPr>
            <w:tcW w:w="1060" w:type="dxa"/>
            <w:tcBorders>
              <w:top w:val="nil"/>
              <w:left w:val="nil"/>
              <w:bottom w:val="nil"/>
              <w:right w:val="nil"/>
            </w:tcBorders>
            <w:shd w:val="clear" w:color="auto" w:fill="auto"/>
            <w:noWrap/>
            <w:vAlign w:val="bottom"/>
          </w:tcPr>
          <w:p w14:paraId="6E396BB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0.5069</w:t>
            </w:r>
          </w:p>
        </w:tc>
        <w:tc>
          <w:tcPr>
            <w:tcW w:w="1060" w:type="dxa"/>
            <w:tcBorders>
              <w:top w:val="nil"/>
              <w:left w:val="nil"/>
              <w:bottom w:val="nil"/>
              <w:right w:val="nil"/>
            </w:tcBorders>
            <w:shd w:val="clear" w:color="auto" w:fill="auto"/>
            <w:noWrap/>
            <w:vAlign w:val="bottom"/>
          </w:tcPr>
          <w:p w14:paraId="2BE6D91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3.2615</w:t>
            </w:r>
          </w:p>
        </w:tc>
        <w:tc>
          <w:tcPr>
            <w:tcW w:w="1060" w:type="dxa"/>
            <w:tcBorders>
              <w:top w:val="nil"/>
              <w:left w:val="nil"/>
              <w:bottom w:val="nil"/>
              <w:right w:val="nil"/>
            </w:tcBorders>
            <w:shd w:val="clear" w:color="auto" w:fill="auto"/>
            <w:noWrap/>
            <w:vAlign w:val="bottom"/>
          </w:tcPr>
          <w:p w14:paraId="522276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1.4241</w:t>
            </w:r>
          </w:p>
        </w:tc>
      </w:tr>
      <w:tr w14:paraId="46977F4A">
        <w:trPr>
          <w:trHeight w:val="280" w:hRule="atLeast"/>
          <w:jc w:val="center"/>
        </w:trPr>
        <w:tc>
          <w:tcPr>
            <w:tcW w:w="636" w:type="dxa"/>
            <w:vMerge w:val="continue"/>
            <w:tcBorders>
              <w:left w:val="nil"/>
              <w:right w:val="nil"/>
            </w:tcBorders>
            <w:shd w:val="clear" w:color="auto" w:fill="auto"/>
            <w:noWrap/>
            <w:vAlign w:val="center"/>
          </w:tcPr>
          <w:p w14:paraId="018D9CA4">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30BF02D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SNV</w:t>
            </w:r>
          </w:p>
        </w:tc>
        <w:tc>
          <w:tcPr>
            <w:tcW w:w="2240" w:type="dxa"/>
            <w:tcBorders>
              <w:top w:val="nil"/>
              <w:left w:val="nil"/>
              <w:bottom w:val="nil"/>
              <w:right w:val="nil"/>
            </w:tcBorders>
            <w:shd w:val="clear" w:color="auto" w:fill="auto"/>
            <w:noWrap/>
            <w:vAlign w:val="bottom"/>
          </w:tcPr>
          <w:p w14:paraId="2ADDB679">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16AE0B4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0.4524</w:t>
            </w:r>
          </w:p>
        </w:tc>
        <w:tc>
          <w:tcPr>
            <w:tcW w:w="1060" w:type="dxa"/>
            <w:tcBorders>
              <w:top w:val="nil"/>
              <w:left w:val="nil"/>
              <w:bottom w:val="nil"/>
              <w:right w:val="nil"/>
            </w:tcBorders>
            <w:shd w:val="clear" w:color="auto" w:fill="auto"/>
            <w:noWrap/>
            <w:vAlign w:val="bottom"/>
          </w:tcPr>
          <w:p w14:paraId="2DF441C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3.4508</w:t>
            </w:r>
          </w:p>
        </w:tc>
        <w:tc>
          <w:tcPr>
            <w:tcW w:w="1060" w:type="dxa"/>
            <w:tcBorders>
              <w:top w:val="nil"/>
              <w:left w:val="nil"/>
              <w:bottom w:val="nil"/>
              <w:right w:val="nil"/>
            </w:tcBorders>
            <w:shd w:val="clear" w:color="auto" w:fill="auto"/>
            <w:noWrap/>
            <w:vAlign w:val="bottom"/>
          </w:tcPr>
          <w:p w14:paraId="0E8D60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1.3514</w:t>
            </w:r>
          </w:p>
        </w:tc>
        <w:tc>
          <w:tcPr>
            <w:tcW w:w="1060" w:type="dxa"/>
            <w:tcBorders>
              <w:top w:val="nil"/>
              <w:left w:val="nil"/>
              <w:bottom w:val="nil"/>
              <w:right w:val="nil"/>
            </w:tcBorders>
            <w:shd w:val="clear" w:color="auto" w:fill="auto"/>
            <w:noWrap/>
            <w:vAlign w:val="bottom"/>
          </w:tcPr>
          <w:p w14:paraId="60B07D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0.3784</w:t>
            </w:r>
          </w:p>
        </w:tc>
        <w:tc>
          <w:tcPr>
            <w:tcW w:w="1060" w:type="dxa"/>
            <w:tcBorders>
              <w:top w:val="nil"/>
              <w:left w:val="nil"/>
              <w:bottom w:val="nil"/>
              <w:right w:val="nil"/>
            </w:tcBorders>
            <w:shd w:val="clear" w:color="auto" w:fill="auto"/>
            <w:noWrap/>
            <w:vAlign w:val="bottom"/>
          </w:tcPr>
          <w:p w14:paraId="6DC5A85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3.6619</w:t>
            </w:r>
          </w:p>
        </w:tc>
        <w:tc>
          <w:tcPr>
            <w:tcW w:w="1060" w:type="dxa"/>
            <w:tcBorders>
              <w:top w:val="nil"/>
              <w:left w:val="nil"/>
              <w:bottom w:val="nil"/>
              <w:right w:val="nil"/>
            </w:tcBorders>
            <w:shd w:val="clear" w:color="auto" w:fill="auto"/>
            <w:noWrap/>
            <w:vAlign w:val="bottom"/>
          </w:tcPr>
          <w:p w14:paraId="52D8148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1.2684</w:t>
            </w:r>
          </w:p>
        </w:tc>
      </w:tr>
      <w:tr w14:paraId="13349BB3">
        <w:trPr>
          <w:trHeight w:val="280" w:hRule="atLeast"/>
          <w:jc w:val="center"/>
        </w:trPr>
        <w:tc>
          <w:tcPr>
            <w:tcW w:w="636" w:type="dxa"/>
            <w:vMerge w:val="continue"/>
            <w:tcBorders>
              <w:left w:val="nil"/>
              <w:right w:val="nil"/>
            </w:tcBorders>
            <w:shd w:val="clear" w:color="auto" w:fill="auto"/>
            <w:noWrap/>
            <w:vAlign w:val="center"/>
          </w:tcPr>
          <w:p w14:paraId="3CFB1F56">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8EDFDD6">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D2FBB2F">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1B2CB5A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0.8135</w:t>
            </w:r>
          </w:p>
        </w:tc>
        <w:tc>
          <w:tcPr>
            <w:tcW w:w="1060" w:type="dxa"/>
            <w:tcBorders>
              <w:top w:val="nil"/>
              <w:left w:val="nil"/>
              <w:bottom w:val="nil"/>
              <w:right w:val="nil"/>
            </w:tcBorders>
            <w:shd w:val="clear" w:color="auto" w:fill="auto"/>
            <w:noWrap/>
            <w:vAlign w:val="bottom"/>
          </w:tcPr>
          <w:p w14:paraId="1D413DE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2.0141</w:t>
            </w:r>
          </w:p>
        </w:tc>
        <w:tc>
          <w:tcPr>
            <w:tcW w:w="1060" w:type="dxa"/>
            <w:tcBorders>
              <w:top w:val="nil"/>
              <w:left w:val="nil"/>
              <w:bottom w:val="nil"/>
              <w:right w:val="nil"/>
            </w:tcBorders>
            <w:shd w:val="clear" w:color="auto" w:fill="auto"/>
            <w:noWrap/>
            <w:vAlign w:val="bottom"/>
          </w:tcPr>
          <w:p w14:paraId="6AF195C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2.3155</w:t>
            </w:r>
          </w:p>
        </w:tc>
        <w:tc>
          <w:tcPr>
            <w:tcW w:w="1060" w:type="dxa"/>
            <w:tcBorders>
              <w:top w:val="nil"/>
              <w:left w:val="nil"/>
              <w:bottom w:val="nil"/>
              <w:right w:val="nil"/>
            </w:tcBorders>
            <w:shd w:val="clear" w:color="auto" w:fill="auto"/>
            <w:noWrap/>
            <w:vAlign w:val="bottom"/>
          </w:tcPr>
          <w:p w14:paraId="510B9D4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0.8548</w:t>
            </w:r>
          </w:p>
        </w:tc>
        <w:tc>
          <w:tcPr>
            <w:tcW w:w="1060" w:type="dxa"/>
            <w:tcBorders>
              <w:top w:val="nil"/>
              <w:left w:val="nil"/>
              <w:bottom w:val="nil"/>
              <w:right w:val="nil"/>
            </w:tcBorders>
            <w:shd w:val="clear" w:color="auto" w:fill="auto"/>
            <w:noWrap/>
            <w:vAlign w:val="bottom"/>
          </w:tcPr>
          <w:p w14:paraId="459C95A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1.7696</w:t>
            </w:r>
          </w:p>
        </w:tc>
        <w:tc>
          <w:tcPr>
            <w:tcW w:w="1060" w:type="dxa"/>
            <w:tcBorders>
              <w:top w:val="nil"/>
              <w:left w:val="nil"/>
              <w:bottom w:val="nil"/>
              <w:right w:val="nil"/>
            </w:tcBorders>
            <w:shd w:val="clear" w:color="auto" w:fill="auto"/>
            <w:noWrap/>
            <w:vAlign w:val="bottom"/>
          </w:tcPr>
          <w:p w14:paraId="2326667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2.6247</w:t>
            </w:r>
          </w:p>
        </w:tc>
      </w:tr>
      <w:tr w14:paraId="71C7E997">
        <w:trPr>
          <w:trHeight w:val="280" w:hRule="atLeast"/>
          <w:jc w:val="center"/>
        </w:trPr>
        <w:tc>
          <w:tcPr>
            <w:tcW w:w="636" w:type="dxa"/>
            <w:vMerge w:val="continue"/>
            <w:tcBorders>
              <w:left w:val="nil"/>
              <w:right w:val="nil"/>
            </w:tcBorders>
            <w:shd w:val="clear" w:color="auto" w:fill="auto"/>
            <w:noWrap/>
            <w:vAlign w:val="center"/>
          </w:tcPr>
          <w:p w14:paraId="6445E0AA">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7C8D443">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E840DDF">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4B14DD5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0.9122</w:t>
            </w:r>
          </w:p>
        </w:tc>
        <w:tc>
          <w:tcPr>
            <w:tcW w:w="1060" w:type="dxa"/>
            <w:tcBorders>
              <w:top w:val="nil"/>
              <w:left w:val="nil"/>
              <w:bottom w:val="nil"/>
              <w:right w:val="nil"/>
            </w:tcBorders>
            <w:shd w:val="clear" w:color="auto" w:fill="auto"/>
            <w:noWrap/>
            <w:vAlign w:val="bottom"/>
          </w:tcPr>
          <w:p w14:paraId="7A7BDDF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1.3815</w:t>
            </w:r>
          </w:p>
        </w:tc>
        <w:tc>
          <w:tcPr>
            <w:tcW w:w="1060" w:type="dxa"/>
            <w:tcBorders>
              <w:top w:val="nil"/>
              <w:left w:val="nil"/>
              <w:bottom w:val="nil"/>
              <w:right w:val="nil"/>
            </w:tcBorders>
            <w:shd w:val="clear" w:color="auto" w:fill="auto"/>
            <w:noWrap/>
            <w:vAlign w:val="bottom"/>
          </w:tcPr>
          <w:p w14:paraId="7D004A7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3.3757</w:t>
            </w:r>
          </w:p>
        </w:tc>
        <w:tc>
          <w:tcPr>
            <w:tcW w:w="1060" w:type="dxa"/>
            <w:tcBorders>
              <w:top w:val="nil"/>
              <w:left w:val="nil"/>
              <w:bottom w:val="nil"/>
              <w:right w:val="nil"/>
            </w:tcBorders>
            <w:shd w:val="clear" w:color="auto" w:fill="auto"/>
            <w:noWrap/>
            <w:vAlign w:val="bottom"/>
          </w:tcPr>
          <w:p w14:paraId="0F3688F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0.4961</w:t>
            </w:r>
          </w:p>
        </w:tc>
        <w:tc>
          <w:tcPr>
            <w:tcW w:w="1060" w:type="dxa"/>
            <w:tcBorders>
              <w:top w:val="nil"/>
              <w:left w:val="nil"/>
              <w:bottom w:val="nil"/>
              <w:right w:val="nil"/>
            </w:tcBorders>
            <w:shd w:val="clear" w:color="auto" w:fill="auto"/>
            <w:noWrap/>
            <w:vAlign w:val="bottom"/>
          </w:tcPr>
          <w:p w14:paraId="3A30057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3.2972</w:t>
            </w:r>
          </w:p>
        </w:tc>
        <w:tc>
          <w:tcPr>
            <w:tcW w:w="1060" w:type="dxa"/>
            <w:tcBorders>
              <w:top w:val="nil"/>
              <w:left w:val="nil"/>
              <w:bottom w:val="nil"/>
              <w:right w:val="nil"/>
            </w:tcBorders>
            <w:shd w:val="clear" w:color="auto" w:fill="auto"/>
            <w:noWrap/>
            <w:vAlign w:val="bottom"/>
          </w:tcPr>
          <w:p w14:paraId="5F4EEC3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1.4087</w:t>
            </w:r>
          </w:p>
        </w:tc>
      </w:tr>
      <w:tr w14:paraId="5EC1A8C5">
        <w:trPr>
          <w:trHeight w:val="280" w:hRule="atLeast"/>
          <w:jc w:val="center"/>
        </w:trPr>
        <w:tc>
          <w:tcPr>
            <w:tcW w:w="636" w:type="dxa"/>
            <w:vMerge w:val="continue"/>
            <w:tcBorders>
              <w:left w:val="nil"/>
              <w:right w:val="nil"/>
            </w:tcBorders>
            <w:shd w:val="clear" w:color="auto" w:fill="auto"/>
            <w:noWrap/>
            <w:vAlign w:val="center"/>
          </w:tcPr>
          <w:p w14:paraId="1D59453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4C1E08C">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CD014DB">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75BCDFA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0.8705</w:t>
            </w:r>
          </w:p>
        </w:tc>
        <w:tc>
          <w:tcPr>
            <w:tcW w:w="1060" w:type="dxa"/>
            <w:tcBorders>
              <w:top w:val="nil"/>
              <w:left w:val="nil"/>
              <w:bottom w:val="nil"/>
              <w:right w:val="nil"/>
            </w:tcBorders>
            <w:shd w:val="clear" w:color="auto" w:fill="auto"/>
            <w:noWrap/>
            <w:vAlign w:val="bottom"/>
          </w:tcPr>
          <w:p w14:paraId="69DD48E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1.6782</w:t>
            </w:r>
          </w:p>
        </w:tc>
        <w:tc>
          <w:tcPr>
            <w:tcW w:w="1060" w:type="dxa"/>
            <w:tcBorders>
              <w:top w:val="nil"/>
              <w:left w:val="nil"/>
              <w:bottom w:val="nil"/>
              <w:right w:val="nil"/>
            </w:tcBorders>
            <w:shd w:val="clear" w:color="auto" w:fill="auto"/>
            <w:noWrap/>
            <w:vAlign w:val="bottom"/>
          </w:tcPr>
          <w:p w14:paraId="6941F4E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2.7788</w:t>
            </w:r>
          </w:p>
        </w:tc>
        <w:tc>
          <w:tcPr>
            <w:tcW w:w="1060" w:type="dxa"/>
            <w:tcBorders>
              <w:top w:val="nil"/>
              <w:left w:val="nil"/>
              <w:bottom w:val="nil"/>
              <w:right w:val="nil"/>
            </w:tcBorders>
            <w:shd w:val="clear" w:color="auto" w:fill="auto"/>
            <w:noWrap/>
            <w:vAlign w:val="bottom"/>
          </w:tcPr>
          <w:p w14:paraId="225DCE0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0.8212</w:t>
            </w:r>
          </w:p>
        </w:tc>
        <w:tc>
          <w:tcPr>
            <w:tcW w:w="1060" w:type="dxa"/>
            <w:tcBorders>
              <w:top w:val="nil"/>
              <w:left w:val="nil"/>
              <w:bottom w:val="nil"/>
              <w:right w:val="nil"/>
            </w:tcBorders>
            <w:shd w:val="clear" w:color="auto" w:fill="auto"/>
            <w:noWrap/>
            <w:vAlign w:val="bottom"/>
          </w:tcPr>
          <w:p w14:paraId="03B51F7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1.9640</w:t>
            </w:r>
          </w:p>
        </w:tc>
        <w:tc>
          <w:tcPr>
            <w:tcW w:w="1060" w:type="dxa"/>
            <w:tcBorders>
              <w:top w:val="nil"/>
              <w:left w:val="nil"/>
              <w:bottom w:val="nil"/>
              <w:right w:val="nil"/>
            </w:tcBorders>
            <w:shd w:val="clear" w:color="auto" w:fill="auto"/>
            <w:noWrap/>
            <w:vAlign w:val="bottom"/>
          </w:tcPr>
          <w:p w14:paraId="56859C1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2.3650</w:t>
            </w:r>
          </w:p>
        </w:tc>
      </w:tr>
      <w:tr w14:paraId="6C4345BD">
        <w:trPr>
          <w:trHeight w:val="280" w:hRule="atLeast"/>
          <w:jc w:val="center"/>
        </w:trPr>
        <w:tc>
          <w:tcPr>
            <w:tcW w:w="636" w:type="dxa"/>
            <w:vMerge w:val="continue"/>
            <w:tcBorders>
              <w:left w:val="nil"/>
              <w:right w:val="nil"/>
            </w:tcBorders>
            <w:shd w:val="clear" w:color="auto" w:fill="auto"/>
            <w:noWrap/>
            <w:vAlign w:val="center"/>
          </w:tcPr>
          <w:p w14:paraId="467470E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C1CE206">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B180DA4">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64D04A6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0.9931</w:t>
            </w:r>
          </w:p>
        </w:tc>
        <w:tc>
          <w:tcPr>
            <w:tcW w:w="1060" w:type="dxa"/>
            <w:tcBorders>
              <w:top w:val="nil"/>
              <w:left w:val="nil"/>
              <w:bottom w:val="nil"/>
              <w:right w:val="nil"/>
            </w:tcBorders>
            <w:shd w:val="clear" w:color="auto" w:fill="auto"/>
            <w:noWrap/>
            <w:vAlign w:val="bottom"/>
          </w:tcPr>
          <w:p w14:paraId="25C26A8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0.3884</w:t>
            </w:r>
          </w:p>
        </w:tc>
        <w:tc>
          <w:tcPr>
            <w:tcW w:w="1060" w:type="dxa"/>
            <w:tcBorders>
              <w:top w:val="nil"/>
              <w:left w:val="nil"/>
              <w:bottom w:val="nil"/>
              <w:right w:val="nil"/>
            </w:tcBorders>
            <w:shd w:val="clear" w:color="auto" w:fill="auto"/>
            <w:noWrap/>
            <w:vAlign w:val="bottom"/>
          </w:tcPr>
          <w:p w14:paraId="2E7E214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12.0072</w:t>
            </w:r>
          </w:p>
        </w:tc>
        <w:tc>
          <w:tcPr>
            <w:tcW w:w="1060" w:type="dxa"/>
            <w:tcBorders>
              <w:top w:val="nil"/>
              <w:left w:val="nil"/>
              <w:bottom w:val="nil"/>
              <w:right w:val="nil"/>
            </w:tcBorders>
            <w:shd w:val="clear" w:color="auto" w:fill="auto"/>
            <w:noWrap/>
            <w:vAlign w:val="bottom"/>
          </w:tcPr>
          <w:p w14:paraId="37CF5EE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0.5890</w:t>
            </w:r>
          </w:p>
        </w:tc>
        <w:tc>
          <w:tcPr>
            <w:tcW w:w="1060" w:type="dxa"/>
            <w:tcBorders>
              <w:top w:val="nil"/>
              <w:left w:val="nil"/>
              <w:bottom w:val="nil"/>
              <w:right w:val="nil"/>
            </w:tcBorders>
            <w:shd w:val="clear" w:color="auto" w:fill="auto"/>
            <w:noWrap/>
            <w:vAlign w:val="bottom"/>
          </w:tcPr>
          <w:p w14:paraId="2978DA6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2.9776</w:t>
            </w:r>
          </w:p>
        </w:tc>
        <w:tc>
          <w:tcPr>
            <w:tcW w:w="1060" w:type="dxa"/>
            <w:tcBorders>
              <w:top w:val="nil"/>
              <w:left w:val="nil"/>
              <w:bottom w:val="nil"/>
              <w:right w:val="nil"/>
            </w:tcBorders>
            <w:shd w:val="clear" w:color="auto" w:fill="auto"/>
            <w:noWrap/>
            <w:vAlign w:val="bottom"/>
          </w:tcPr>
          <w:p w14:paraId="1C5E648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1.5599</w:t>
            </w:r>
          </w:p>
        </w:tc>
      </w:tr>
      <w:tr w14:paraId="27625860">
        <w:trPr>
          <w:trHeight w:val="280" w:hRule="atLeast"/>
          <w:jc w:val="center"/>
        </w:trPr>
        <w:tc>
          <w:tcPr>
            <w:tcW w:w="636" w:type="dxa"/>
            <w:vMerge w:val="continue"/>
            <w:tcBorders>
              <w:left w:val="nil"/>
              <w:right w:val="nil"/>
            </w:tcBorders>
            <w:shd w:val="clear" w:color="auto" w:fill="auto"/>
            <w:noWrap/>
            <w:vAlign w:val="center"/>
          </w:tcPr>
          <w:p w14:paraId="6BD7546D">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3ECEC1A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DETREND</w:t>
            </w:r>
          </w:p>
        </w:tc>
        <w:tc>
          <w:tcPr>
            <w:tcW w:w="2240" w:type="dxa"/>
            <w:tcBorders>
              <w:top w:val="nil"/>
              <w:left w:val="nil"/>
              <w:bottom w:val="nil"/>
              <w:right w:val="nil"/>
            </w:tcBorders>
            <w:shd w:val="clear" w:color="auto" w:fill="auto"/>
            <w:noWrap/>
            <w:vAlign w:val="bottom"/>
          </w:tcPr>
          <w:p w14:paraId="1CE8C8DD">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296E96E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0.5934</w:t>
            </w:r>
          </w:p>
        </w:tc>
        <w:tc>
          <w:tcPr>
            <w:tcW w:w="1060" w:type="dxa"/>
            <w:tcBorders>
              <w:top w:val="nil"/>
              <w:left w:val="nil"/>
              <w:bottom w:val="nil"/>
              <w:right w:val="nil"/>
            </w:tcBorders>
            <w:shd w:val="clear" w:color="auto" w:fill="auto"/>
            <w:noWrap/>
            <w:vAlign w:val="bottom"/>
          </w:tcPr>
          <w:p w14:paraId="12A02D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2.9737</w:t>
            </w:r>
          </w:p>
        </w:tc>
        <w:tc>
          <w:tcPr>
            <w:tcW w:w="1060" w:type="dxa"/>
            <w:tcBorders>
              <w:top w:val="nil"/>
              <w:left w:val="nil"/>
              <w:bottom w:val="nil"/>
              <w:right w:val="nil"/>
            </w:tcBorders>
            <w:shd w:val="clear" w:color="auto" w:fill="auto"/>
            <w:noWrap/>
            <w:vAlign w:val="bottom"/>
          </w:tcPr>
          <w:p w14:paraId="25F3057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1.5682</w:t>
            </w:r>
          </w:p>
        </w:tc>
        <w:tc>
          <w:tcPr>
            <w:tcW w:w="1060" w:type="dxa"/>
            <w:tcBorders>
              <w:top w:val="nil"/>
              <w:left w:val="nil"/>
              <w:bottom w:val="nil"/>
              <w:right w:val="nil"/>
            </w:tcBorders>
            <w:shd w:val="clear" w:color="auto" w:fill="auto"/>
            <w:noWrap/>
            <w:vAlign w:val="bottom"/>
          </w:tcPr>
          <w:p w14:paraId="7724D34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0.5545</w:t>
            </w:r>
          </w:p>
        </w:tc>
        <w:tc>
          <w:tcPr>
            <w:tcW w:w="1060" w:type="dxa"/>
            <w:tcBorders>
              <w:top w:val="nil"/>
              <w:left w:val="nil"/>
              <w:bottom w:val="nil"/>
              <w:right w:val="nil"/>
            </w:tcBorders>
            <w:shd w:val="clear" w:color="auto" w:fill="auto"/>
            <w:noWrap/>
            <w:vAlign w:val="bottom"/>
          </w:tcPr>
          <w:p w14:paraId="5ACA6E6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3.1002</w:t>
            </w:r>
          </w:p>
        </w:tc>
        <w:tc>
          <w:tcPr>
            <w:tcW w:w="1060" w:type="dxa"/>
            <w:tcBorders>
              <w:top w:val="nil"/>
              <w:left w:val="nil"/>
              <w:bottom w:val="nil"/>
              <w:right w:val="nil"/>
            </w:tcBorders>
            <w:shd w:val="clear" w:color="auto" w:fill="auto"/>
            <w:noWrap/>
            <w:vAlign w:val="bottom"/>
          </w:tcPr>
          <w:p w14:paraId="22FB8D2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1.4982</w:t>
            </w:r>
          </w:p>
        </w:tc>
      </w:tr>
      <w:tr w14:paraId="1DDACC56">
        <w:trPr>
          <w:trHeight w:val="280" w:hRule="atLeast"/>
          <w:jc w:val="center"/>
        </w:trPr>
        <w:tc>
          <w:tcPr>
            <w:tcW w:w="636" w:type="dxa"/>
            <w:vMerge w:val="continue"/>
            <w:tcBorders>
              <w:left w:val="nil"/>
              <w:right w:val="nil"/>
            </w:tcBorders>
            <w:shd w:val="clear" w:color="auto" w:fill="auto"/>
            <w:noWrap/>
            <w:vAlign w:val="center"/>
          </w:tcPr>
          <w:p w14:paraId="02E51A7E">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A360F6B">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6FA45D3">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7A55AB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0.7472</w:t>
            </w:r>
          </w:p>
        </w:tc>
        <w:tc>
          <w:tcPr>
            <w:tcW w:w="1060" w:type="dxa"/>
            <w:tcBorders>
              <w:top w:val="nil"/>
              <w:left w:val="nil"/>
              <w:bottom w:val="nil"/>
              <w:right w:val="nil"/>
            </w:tcBorders>
            <w:shd w:val="clear" w:color="auto" w:fill="auto"/>
            <w:noWrap/>
            <w:vAlign w:val="bottom"/>
          </w:tcPr>
          <w:p w14:paraId="4395FE5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2.3450</w:t>
            </w:r>
          </w:p>
        </w:tc>
        <w:tc>
          <w:tcPr>
            <w:tcW w:w="1060" w:type="dxa"/>
            <w:tcBorders>
              <w:top w:val="nil"/>
              <w:left w:val="nil"/>
              <w:bottom w:val="nil"/>
              <w:right w:val="nil"/>
            </w:tcBorders>
            <w:shd w:val="clear" w:color="auto" w:fill="auto"/>
            <w:noWrap/>
            <w:vAlign w:val="bottom"/>
          </w:tcPr>
          <w:p w14:paraId="6C4A898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1.9887</w:t>
            </w:r>
          </w:p>
        </w:tc>
        <w:tc>
          <w:tcPr>
            <w:tcW w:w="1060" w:type="dxa"/>
            <w:tcBorders>
              <w:top w:val="nil"/>
              <w:left w:val="nil"/>
              <w:bottom w:val="nil"/>
              <w:right w:val="nil"/>
            </w:tcBorders>
            <w:shd w:val="clear" w:color="auto" w:fill="auto"/>
            <w:noWrap/>
            <w:vAlign w:val="bottom"/>
          </w:tcPr>
          <w:p w14:paraId="028BA01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0.7342</w:t>
            </w:r>
          </w:p>
        </w:tc>
        <w:tc>
          <w:tcPr>
            <w:tcW w:w="1060" w:type="dxa"/>
            <w:tcBorders>
              <w:top w:val="nil"/>
              <w:left w:val="nil"/>
              <w:bottom w:val="nil"/>
              <w:right w:val="nil"/>
            </w:tcBorders>
            <w:shd w:val="clear" w:color="auto" w:fill="auto"/>
            <w:noWrap/>
            <w:vAlign w:val="bottom"/>
          </w:tcPr>
          <w:p w14:paraId="41888EB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2.3947</w:t>
            </w:r>
          </w:p>
        </w:tc>
        <w:tc>
          <w:tcPr>
            <w:tcW w:w="1060" w:type="dxa"/>
            <w:tcBorders>
              <w:top w:val="nil"/>
              <w:left w:val="nil"/>
              <w:bottom w:val="nil"/>
              <w:right w:val="nil"/>
            </w:tcBorders>
            <w:shd w:val="clear" w:color="auto" w:fill="auto"/>
            <w:noWrap/>
            <w:vAlign w:val="bottom"/>
          </w:tcPr>
          <w:p w14:paraId="2ED78A2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1.9396</w:t>
            </w:r>
          </w:p>
        </w:tc>
      </w:tr>
      <w:tr w14:paraId="357B6933">
        <w:trPr>
          <w:trHeight w:val="280" w:hRule="atLeast"/>
          <w:jc w:val="center"/>
        </w:trPr>
        <w:tc>
          <w:tcPr>
            <w:tcW w:w="636" w:type="dxa"/>
            <w:vMerge w:val="continue"/>
            <w:tcBorders>
              <w:left w:val="nil"/>
              <w:right w:val="nil"/>
            </w:tcBorders>
            <w:shd w:val="clear" w:color="auto" w:fill="auto"/>
            <w:noWrap/>
            <w:vAlign w:val="center"/>
          </w:tcPr>
          <w:p w14:paraId="6DDDC97E">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087E733">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8BD761B">
            <w:pPr>
              <w:widowControl/>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eastAsia="zh-CN" w:bidi="ar"/>
              </w:rPr>
              <w:t>RF</w:t>
            </w:r>
          </w:p>
        </w:tc>
        <w:tc>
          <w:tcPr>
            <w:tcW w:w="1060" w:type="dxa"/>
            <w:tcBorders>
              <w:top w:val="nil"/>
              <w:left w:val="nil"/>
              <w:bottom w:val="nil"/>
              <w:right w:val="nil"/>
            </w:tcBorders>
            <w:shd w:val="clear" w:color="auto" w:fill="auto"/>
            <w:noWrap/>
            <w:vAlign w:val="bottom"/>
          </w:tcPr>
          <w:p w14:paraId="0768B6E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0.9303</w:t>
            </w:r>
          </w:p>
        </w:tc>
        <w:tc>
          <w:tcPr>
            <w:tcW w:w="1060" w:type="dxa"/>
            <w:tcBorders>
              <w:top w:val="nil"/>
              <w:left w:val="nil"/>
              <w:bottom w:val="nil"/>
              <w:right w:val="nil"/>
            </w:tcBorders>
            <w:shd w:val="clear" w:color="auto" w:fill="auto"/>
            <w:noWrap/>
            <w:vAlign w:val="bottom"/>
          </w:tcPr>
          <w:p w14:paraId="573DDEF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1.2314</w:t>
            </w:r>
          </w:p>
        </w:tc>
        <w:tc>
          <w:tcPr>
            <w:tcW w:w="1060" w:type="dxa"/>
            <w:tcBorders>
              <w:top w:val="nil"/>
              <w:left w:val="nil"/>
              <w:bottom w:val="nil"/>
              <w:right w:val="nil"/>
            </w:tcBorders>
            <w:shd w:val="clear" w:color="auto" w:fill="auto"/>
            <w:noWrap/>
            <w:vAlign w:val="bottom"/>
          </w:tcPr>
          <w:p w14:paraId="7B9F66C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3.7871</w:t>
            </w:r>
          </w:p>
        </w:tc>
        <w:tc>
          <w:tcPr>
            <w:tcW w:w="1060" w:type="dxa"/>
            <w:tcBorders>
              <w:top w:val="nil"/>
              <w:left w:val="nil"/>
              <w:bottom w:val="nil"/>
              <w:right w:val="nil"/>
            </w:tcBorders>
            <w:shd w:val="clear" w:color="auto" w:fill="auto"/>
            <w:noWrap/>
            <w:vAlign w:val="bottom"/>
          </w:tcPr>
          <w:p w14:paraId="2D377B6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0.6363</w:t>
            </w:r>
          </w:p>
        </w:tc>
        <w:tc>
          <w:tcPr>
            <w:tcW w:w="1060" w:type="dxa"/>
            <w:tcBorders>
              <w:top w:val="nil"/>
              <w:left w:val="nil"/>
              <w:bottom w:val="nil"/>
              <w:right w:val="nil"/>
            </w:tcBorders>
            <w:shd w:val="clear" w:color="auto" w:fill="auto"/>
            <w:noWrap/>
            <w:vAlign w:val="bottom"/>
          </w:tcPr>
          <w:p w14:paraId="4484CE7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2.8010</w:t>
            </w:r>
          </w:p>
        </w:tc>
        <w:tc>
          <w:tcPr>
            <w:tcW w:w="1060" w:type="dxa"/>
            <w:tcBorders>
              <w:top w:val="nil"/>
              <w:left w:val="nil"/>
              <w:bottom w:val="nil"/>
              <w:right w:val="nil"/>
            </w:tcBorders>
            <w:shd w:val="clear" w:color="auto" w:fill="auto"/>
            <w:noWrap/>
            <w:vAlign w:val="bottom"/>
          </w:tcPr>
          <w:p w14:paraId="35F28F9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1.6582</w:t>
            </w:r>
          </w:p>
        </w:tc>
      </w:tr>
      <w:tr w14:paraId="250A627A">
        <w:trPr>
          <w:trHeight w:val="280" w:hRule="atLeast"/>
          <w:jc w:val="center"/>
        </w:trPr>
        <w:tc>
          <w:tcPr>
            <w:tcW w:w="636" w:type="dxa"/>
            <w:vMerge w:val="continue"/>
            <w:tcBorders>
              <w:left w:val="nil"/>
              <w:right w:val="nil"/>
            </w:tcBorders>
            <w:shd w:val="clear" w:color="auto" w:fill="auto"/>
            <w:noWrap/>
            <w:vAlign w:val="center"/>
          </w:tcPr>
          <w:p w14:paraId="5A7F9F1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D074630">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B1CA3E9">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24C900E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0.8370</w:t>
            </w:r>
          </w:p>
        </w:tc>
        <w:tc>
          <w:tcPr>
            <w:tcW w:w="1060" w:type="dxa"/>
            <w:tcBorders>
              <w:top w:val="nil"/>
              <w:left w:val="nil"/>
              <w:bottom w:val="nil"/>
              <w:right w:val="nil"/>
            </w:tcBorders>
            <w:shd w:val="clear" w:color="auto" w:fill="auto"/>
            <w:noWrap/>
            <w:vAlign w:val="bottom"/>
          </w:tcPr>
          <w:p w14:paraId="4E338C6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1.8827</w:t>
            </w:r>
          </w:p>
        </w:tc>
        <w:tc>
          <w:tcPr>
            <w:tcW w:w="1060" w:type="dxa"/>
            <w:tcBorders>
              <w:top w:val="nil"/>
              <w:left w:val="nil"/>
              <w:bottom w:val="nil"/>
              <w:right w:val="nil"/>
            </w:tcBorders>
            <w:shd w:val="clear" w:color="auto" w:fill="auto"/>
            <w:noWrap/>
            <w:vAlign w:val="bottom"/>
          </w:tcPr>
          <w:p w14:paraId="2A9E555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2.4771</w:t>
            </w:r>
          </w:p>
        </w:tc>
        <w:tc>
          <w:tcPr>
            <w:tcW w:w="1060" w:type="dxa"/>
            <w:tcBorders>
              <w:top w:val="nil"/>
              <w:left w:val="nil"/>
              <w:bottom w:val="nil"/>
              <w:right w:val="nil"/>
            </w:tcBorders>
            <w:shd w:val="clear" w:color="auto" w:fill="auto"/>
            <w:noWrap/>
            <w:vAlign w:val="bottom"/>
          </w:tcPr>
          <w:p w14:paraId="173D93A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0.8165</w:t>
            </w:r>
          </w:p>
        </w:tc>
        <w:tc>
          <w:tcPr>
            <w:tcW w:w="1060" w:type="dxa"/>
            <w:tcBorders>
              <w:top w:val="nil"/>
              <w:left w:val="nil"/>
              <w:bottom w:val="nil"/>
              <w:right w:val="nil"/>
            </w:tcBorders>
            <w:shd w:val="clear" w:color="auto" w:fill="auto"/>
            <w:noWrap/>
            <w:vAlign w:val="bottom"/>
          </w:tcPr>
          <w:p w14:paraId="3055158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1.9897</w:t>
            </w:r>
          </w:p>
        </w:tc>
        <w:tc>
          <w:tcPr>
            <w:tcW w:w="1060" w:type="dxa"/>
            <w:tcBorders>
              <w:top w:val="nil"/>
              <w:left w:val="nil"/>
              <w:bottom w:val="nil"/>
              <w:right w:val="nil"/>
            </w:tcBorders>
            <w:shd w:val="clear" w:color="auto" w:fill="auto"/>
            <w:noWrap/>
            <w:vAlign w:val="bottom"/>
          </w:tcPr>
          <w:p w14:paraId="4B26A81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2.3345</w:t>
            </w:r>
          </w:p>
        </w:tc>
      </w:tr>
      <w:tr w14:paraId="2111AF31">
        <w:trPr>
          <w:trHeight w:val="280" w:hRule="atLeast"/>
          <w:jc w:val="center"/>
        </w:trPr>
        <w:tc>
          <w:tcPr>
            <w:tcW w:w="636" w:type="dxa"/>
            <w:vMerge w:val="continue"/>
            <w:tcBorders>
              <w:left w:val="nil"/>
              <w:right w:val="nil"/>
            </w:tcBorders>
            <w:shd w:val="clear" w:color="auto" w:fill="auto"/>
            <w:noWrap/>
            <w:vAlign w:val="center"/>
          </w:tcPr>
          <w:p w14:paraId="73E5B6F0">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EA7FB77">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D66DBD3">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0E0BEE1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0.9941</w:t>
            </w:r>
          </w:p>
        </w:tc>
        <w:tc>
          <w:tcPr>
            <w:tcW w:w="1060" w:type="dxa"/>
            <w:tcBorders>
              <w:top w:val="nil"/>
              <w:left w:val="nil"/>
              <w:bottom w:val="nil"/>
              <w:right w:val="nil"/>
            </w:tcBorders>
            <w:shd w:val="clear" w:color="auto" w:fill="auto"/>
            <w:noWrap/>
            <w:vAlign w:val="bottom"/>
          </w:tcPr>
          <w:p w14:paraId="7AB9CA4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0.3585</w:t>
            </w:r>
          </w:p>
        </w:tc>
        <w:tc>
          <w:tcPr>
            <w:tcW w:w="1060" w:type="dxa"/>
            <w:tcBorders>
              <w:top w:val="nil"/>
              <w:left w:val="nil"/>
              <w:bottom w:val="nil"/>
              <w:right w:val="nil"/>
            </w:tcBorders>
            <w:shd w:val="clear" w:color="auto" w:fill="auto"/>
            <w:noWrap/>
            <w:vAlign w:val="bottom"/>
          </w:tcPr>
          <w:p w14:paraId="44923BD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13.0081</w:t>
            </w:r>
          </w:p>
        </w:tc>
        <w:tc>
          <w:tcPr>
            <w:tcW w:w="1060" w:type="dxa"/>
            <w:tcBorders>
              <w:top w:val="nil"/>
              <w:left w:val="nil"/>
              <w:bottom w:val="nil"/>
              <w:right w:val="nil"/>
            </w:tcBorders>
            <w:shd w:val="clear" w:color="auto" w:fill="auto"/>
            <w:noWrap/>
            <w:vAlign w:val="bottom"/>
          </w:tcPr>
          <w:p w14:paraId="390F9C5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0.6887</w:t>
            </w:r>
          </w:p>
        </w:tc>
        <w:tc>
          <w:tcPr>
            <w:tcW w:w="1060" w:type="dxa"/>
            <w:tcBorders>
              <w:top w:val="nil"/>
              <w:left w:val="nil"/>
              <w:bottom w:val="nil"/>
              <w:right w:val="nil"/>
            </w:tcBorders>
            <w:shd w:val="clear" w:color="auto" w:fill="auto"/>
            <w:noWrap/>
            <w:vAlign w:val="bottom"/>
          </w:tcPr>
          <w:p w14:paraId="26ECEC7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2.5916</w:t>
            </w:r>
          </w:p>
        </w:tc>
        <w:tc>
          <w:tcPr>
            <w:tcW w:w="1060" w:type="dxa"/>
            <w:tcBorders>
              <w:top w:val="nil"/>
              <w:left w:val="nil"/>
              <w:bottom w:val="nil"/>
              <w:right w:val="nil"/>
            </w:tcBorders>
            <w:shd w:val="clear" w:color="auto" w:fill="auto"/>
            <w:noWrap/>
            <w:vAlign w:val="bottom"/>
          </w:tcPr>
          <w:p w14:paraId="6A38D35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1.7923</w:t>
            </w:r>
          </w:p>
        </w:tc>
      </w:tr>
    </w:tbl>
    <w:p w14:paraId="1AB7DEE1">
      <w:pPr>
        <w:widowControl/>
        <w:jc w:val="left"/>
        <w:rPr>
          <w:rFonts w:ascii="Times New Roman" w:hAnsi="Times New Roman" w:cs="Times New Roman"/>
        </w:rPr>
      </w:pPr>
    </w:p>
    <w:p w14:paraId="27F970E4">
      <w:pPr>
        <w:autoSpaceDN w:val="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3.</w:t>
      </w:r>
      <w:r>
        <w:rPr>
          <w:rFonts w:hint="eastAsia" w:ascii="Times New Roman" w:hAnsi="Times New Roman" w:eastAsia="宋体" w:cs="Times New Roman"/>
          <w:color w:val="000000"/>
          <w:kern w:val="0"/>
          <w:sz w:val="18"/>
          <w:szCs w:val="18"/>
          <w:lang w:bidi="ar"/>
        </w:rPr>
        <w:t>3.2 DS-DCNN 模型</w:t>
      </w:r>
    </w:p>
    <w:p w14:paraId="4D9DC668">
      <w:pPr>
        <w:autoSpaceDN/>
        <w:ind w:firstLine="0" w:firstLineChars="0"/>
        <w:jc w:val="left"/>
        <w:rPr>
          <w:rFonts w:hint="eastAsia" w:ascii="Times New Roman" w:hAnsi="Times New Roman" w:eastAsia="宋体" w:cs="Times New Roman"/>
          <w:color w:val="000000"/>
          <w:kern w:val="0"/>
          <w:sz w:val="18"/>
          <w:szCs w:val="18"/>
          <w:lang w:eastAsia="zh-CN" w:bidi="ar"/>
        </w:rPr>
        <w:pPrChange w:id="181" w:author="程越" w:date="2025-05-15T16:47:21Z">
          <w:pPr>
            <w:autoSpaceDN w:val="0"/>
            <w:ind w:firstLine="420" w:firstLineChars="0"/>
            <w:jc w:val="left"/>
          </w:pPr>
        </w:pPrChange>
      </w:pPr>
      <w:r>
        <w:rPr>
          <w:rFonts w:hint="eastAsia" w:ascii="Times New Roman" w:hAnsi="Times New Roman" w:eastAsia="宋体" w:cs="Times New Roman"/>
          <w:color w:val="000000"/>
          <w:kern w:val="0"/>
          <w:sz w:val="18"/>
          <w:szCs w:val="18"/>
          <w:lang w:bidi="ar"/>
        </w:rPr>
        <w:t>本研究验证了DS-DCNN在多源数据建模中的性能优势。通过贝叶斯搜索与随机搜索策略联合优化 12 项关键参数（如学习率、权重衰减、t 概率），动态调整搜索范围以平衡模型复杂度与泛化能力。训练采用优化器 + 余弦退火调度（初始学习率 5e-4，周期 50），结合早停（连续 20 轮无改善终止）防过拟合。实验显示深度学习模型测试性能良好，不同模型与预处理组合的R² 差异显著：如 DS-DCNN（SG-FD 预处理 R²=0.9167）、ResNet（SG-DETREND 预处理 R²=0.8918），整体优于传统机器学习，验证动态权重分配对特征学习的增强作用。预处理中，SG+FD 组合效果突出</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bidi="ar"/>
        </w:rPr>
        <w:t>DS-DCNN 在 SG-FD 预处理下 RMSE 降至 1.0195（优于 ViT 的 2.8779），体现动态卷积核与频域变换的协同效应，提升高光谱预测能力</w:t>
      </w:r>
      <w:r>
        <w:rPr>
          <w:rFonts w:hint="default" w:ascii="Times New Roman" w:hAnsi="Times New Roman" w:eastAsia="宋体" w:cs="Times New Roman"/>
          <w:color w:val="000000"/>
          <w:kern w:val="0"/>
          <w:sz w:val="18"/>
          <w:szCs w:val="18"/>
          <w:lang w:val="en-US" w:bidi="ar"/>
        </w:rPr>
        <w:t>，</w:t>
      </w:r>
      <w:r>
        <w:rPr>
          <w:rFonts w:hint="eastAsia" w:ascii="Times New Roman" w:hAnsi="Times New Roman" w:eastAsia="宋体" w:cs="Times New Roman"/>
          <w:color w:val="000000"/>
          <w:kern w:val="0"/>
          <w:sz w:val="18"/>
          <w:szCs w:val="18"/>
          <w:lang w:bidi="ar"/>
        </w:rPr>
        <w:t>结果见</w:t>
      </w:r>
      <w:r>
        <w:rPr>
          <w:rFonts w:hint="eastAsia" w:ascii="Times New Roman" w:hAnsi="Times New Roman" w:eastAsia="宋体" w:cs="Times New Roman"/>
          <w:color w:val="000000"/>
          <w:kern w:val="0"/>
          <w:sz w:val="18"/>
          <w:szCs w:val="18"/>
          <w:lang w:eastAsia="zh-CN" w:bidi="ar"/>
        </w:rPr>
        <w:fldChar w:fldCharType="begin"/>
      </w:r>
      <w:r>
        <w:rPr>
          <w:rFonts w:hint="eastAsia" w:ascii="Times New Roman" w:hAnsi="Times New Roman" w:eastAsia="宋体" w:cs="Times New Roman"/>
          <w:color w:val="000000"/>
          <w:kern w:val="0"/>
          <w:sz w:val="18"/>
          <w:szCs w:val="18"/>
          <w:lang w:eastAsia="zh-CN" w:bidi="ar"/>
        </w:rPr>
        <w:instrText xml:space="preserve"> REF _Ref2016537431 \h </w:instrText>
      </w:r>
      <w:r>
        <w:rPr>
          <w:rFonts w:hint="eastAsia" w:ascii="Times New Roman" w:hAnsi="Times New Roman" w:eastAsia="宋体" w:cs="Times New Roman"/>
          <w:color w:val="000000"/>
          <w:kern w:val="0"/>
          <w:sz w:val="18"/>
          <w:szCs w:val="18"/>
          <w:lang w:eastAsia="zh-CN" w:bidi="ar"/>
        </w:rPr>
        <w:fldChar w:fldCharType="separate"/>
      </w:r>
      <w:ins w:id="182" w:author="程越" w:date="2025-05-15T16:47:12Z">
        <w:r>
          <w:rPr>
            <w:rFonts w:hint="eastAsia" w:ascii="Times New Roman" w:hAnsi="Times New Roman" w:eastAsia="宋体" w:cs="Times New Roman"/>
            <w:b w:val="0"/>
            <w:bCs w:val="0"/>
            <w:color w:val="000000"/>
            <w:kern w:val="0"/>
            <w:sz w:val="18"/>
            <w:szCs w:val="18"/>
            <w:lang w:bidi="ar"/>
            <w:rPrChange w:id="183" w:author="程越" w:date="2025-05-15T16:47:15Z">
              <w:rPr>
                <w:rFonts w:hint="eastAsia" w:ascii="Times New Roman" w:hAnsi="Times New Roman" w:eastAsia="宋体" w:cs="Times New Roman"/>
                <w:b/>
                <w:bCs/>
                <w:color w:val="000000"/>
                <w:kern w:val="0"/>
                <w:sz w:val="18"/>
                <w:szCs w:val="18"/>
                <w:lang w:bidi="ar"/>
              </w:rPr>
            </w:rPrChange>
          </w:rPr>
          <w:t>表 5</w:t>
        </w:r>
      </w:ins>
      <w:del w:id="184" w:author="程越" w:date="2025-05-15T16:47:12Z">
        <w:r>
          <w:rPr>
            <w:rFonts w:hint="eastAsia" w:ascii="Times New Roman" w:hAnsi="Times New Roman" w:eastAsia="宋体" w:cs="Times New Roman"/>
            <w:b w:val="0"/>
            <w:bCs w:val="0"/>
            <w:color w:val="000000"/>
            <w:kern w:val="0"/>
            <w:sz w:val="18"/>
            <w:szCs w:val="18"/>
            <w:lang w:bidi="ar"/>
            <w:rPrChange w:id="185" w:author="程越" w:date="2025-05-15T16:46:28Z">
              <w:rPr>
                <w:rFonts w:hint="eastAsia" w:ascii="Times New Roman" w:hAnsi="Times New Roman" w:eastAsia="宋体" w:cs="Times New Roman"/>
                <w:b/>
                <w:bCs/>
                <w:color w:val="000000"/>
                <w:kern w:val="0"/>
                <w:sz w:val="18"/>
                <w:szCs w:val="18"/>
                <w:lang w:bidi="ar"/>
              </w:rPr>
            </w:rPrChange>
          </w:rPr>
          <w:delText>表 5</w:delText>
        </w:r>
      </w:del>
      <w:r>
        <w:rPr>
          <w:rFonts w:hint="eastAsia" w:ascii="Times New Roman" w:hAnsi="Times New Roman" w:eastAsia="宋体" w:cs="Times New Roman"/>
          <w:color w:val="000000"/>
          <w:kern w:val="0"/>
          <w:sz w:val="18"/>
          <w:szCs w:val="18"/>
          <w:lang w:eastAsia="zh-CN" w:bidi="ar"/>
        </w:rPr>
        <w:fldChar w:fldCharType="end"/>
      </w:r>
      <w:r>
        <w:rPr>
          <w:rFonts w:hint="eastAsia" w:ascii="Times New Roman" w:hAnsi="Times New Roman" w:eastAsia="宋体" w:cs="Times New Roman"/>
          <w:color w:val="000000"/>
          <w:kern w:val="0"/>
          <w:sz w:val="18"/>
          <w:szCs w:val="18"/>
          <w:lang w:bidi="ar"/>
        </w:rPr>
        <w:t>，散点</w:t>
      </w:r>
      <w:r>
        <w:rPr>
          <w:rFonts w:hint="eastAsia" w:ascii="Times New Roman" w:hAnsi="Times New Roman" w:eastAsia="宋体" w:cs="Times New Roman"/>
          <w:color w:val="000000"/>
          <w:kern w:val="0"/>
          <w:sz w:val="18"/>
          <w:szCs w:val="18"/>
          <w:lang w:val="en-US" w:eastAsia="zh-CN" w:bidi="ar"/>
        </w:rPr>
        <w:t>图</w:t>
      </w:r>
      <w:r>
        <w:rPr>
          <w:rFonts w:hint="eastAsia" w:ascii="Times New Roman" w:hAnsi="Times New Roman" w:eastAsia="宋体" w:cs="Times New Roman"/>
          <w:color w:val="000000"/>
          <w:kern w:val="0"/>
          <w:sz w:val="18"/>
          <w:szCs w:val="18"/>
          <w:lang w:bidi="ar"/>
        </w:rPr>
        <w:t>见</w:t>
      </w:r>
      <w:r>
        <w:rPr>
          <w:rFonts w:hint="eastAsia" w:ascii="Times New Roman" w:hAnsi="Times New Roman" w:eastAsia="宋体" w:cs="Times New Roman"/>
          <w:color w:val="000000"/>
          <w:kern w:val="0"/>
          <w:sz w:val="18"/>
          <w:szCs w:val="18"/>
          <w:lang w:eastAsia="zh-CN" w:bidi="ar"/>
        </w:rPr>
        <w:fldChar w:fldCharType="begin"/>
      </w:r>
      <w:r>
        <w:rPr>
          <w:rFonts w:hint="eastAsia" w:ascii="Times New Roman" w:hAnsi="Times New Roman" w:eastAsia="宋体" w:cs="Times New Roman"/>
          <w:color w:val="000000"/>
          <w:kern w:val="0"/>
          <w:sz w:val="18"/>
          <w:szCs w:val="18"/>
          <w:lang w:eastAsia="zh-CN" w:bidi="ar"/>
        </w:rPr>
        <w:instrText xml:space="preserve"> REF _Ref195517876 \h </w:instrText>
      </w:r>
      <w:r>
        <w:rPr>
          <w:rFonts w:hint="eastAsia" w:ascii="Times New Roman" w:hAnsi="Times New Roman" w:eastAsia="宋体" w:cs="Times New Roman"/>
          <w:color w:val="000000"/>
          <w:kern w:val="0"/>
          <w:sz w:val="18"/>
          <w:szCs w:val="18"/>
          <w:lang w:eastAsia="zh-CN" w:bidi="ar"/>
        </w:rPr>
        <w:fldChar w:fldCharType="separate"/>
      </w:r>
      <w:ins w:id="186" w:author="程越" w:date="2025-05-15T16:47:12Z">
        <w:r>
          <w:rPr>
            <w:rFonts w:hint="eastAsia" w:ascii="Times New Roman" w:hAnsi="Times New Roman" w:eastAsia="宋体" w:cs="Times New Roman"/>
            <w:b w:val="0"/>
            <w:bCs w:val="0"/>
            <w:color w:val="000000"/>
            <w:kern w:val="0"/>
            <w:sz w:val="18"/>
            <w:szCs w:val="18"/>
            <w:lang w:bidi="ar"/>
            <w:rPrChange w:id="187" w:author="程越" w:date="2025-05-15T16:47:15Z">
              <w:rPr>
                <w:rFonts w:hint="eastAsia" w:ascii="Times New Roman" w:hAnsi="Times New Roman" w:eastAsia="宋体" w:cs="Times New Roman"/>
                <w:b/>
                <w:bCs/>
                <w:color w:val="000000"/>
                <w:kern w:val="0"/>
                <w:sz w:val="18"/>
                <w:szCs w:val="18"/>
                <w:lang w:bidi="ar"/>
              </w:rPr>
            </w:rPrChange>
          </w:rPr>
          <w:t>图6</w:t>
        </w:r>
      </w:ins>
      <w:del w:id="188" w:author="程越" w:date="2025-05-15T16:47:12Z">
        <w:r>
          <w:rPr>
            <w:rFonts w:hint="eastAsia" w:ascii="Times New Roman" w:hAnsi="Times New Roman" w:eastAsia="宋体" w:cs="Times New Roman"/>
            <w:b w:val="0"/>
            <w:bCs w:val="0"/>
            <w:color w:val="000000"/>
            <w:kern w:val="0"/>
            <w:sz w:val="18"/>
            <w:szCs w:val="18"/>
            <w:lang w:bidi="ar"/>
            <w:rPrChange w:id="189" w:author="程越" w:date="2025-05-15T16:46:28Z">
              <w:rPr>
                <w:rFonts w:hint="eastAsia" w:ascii="Times New Roman" w:hAnsi="Times New Roman" w:eastAsia="宋体" w:cs="Times New Roman"/>
                <w:b/>
                <w:bCs/>
                <w:color w:val="000000"/>
                <w:kern w:val="0"/>
                <w:sz w:val="18"/>
                <w:szCs w:val="18"/>
                <w:lang w:bidi="ar"/>
              </w:rPr>
            </w:rPrChange>
          </w:rPr>
          <w:delText>图7</w:delText>
        </w:r>
      </w:del>
      <w:r>
        <w:rPr>
          <w:rFonts w:hint="eastAsia" w:ascii="Times New Roman" w:hAnsi="Times New Roman" w:eastAsia="宋体" w:cs="Times New Roman"/>
          <w:color w:val="000000"/>
          <w:kern w:val="0"/>
          <w:sz w:val="18"/>
          <w:szCs w:val="18"/>
          <w:lang w:eastAsia="zh-CN" w:bidi="ar"/>
        </w:rPr>
        <w:fldChar w:fldCharType="end"/>
      </w:r>
      <w:del w:id="190" w:author="程越" w:date="2025-05-15T16:46:30Z">
        <w:r>
          <w:rPr>
            <w:rFonts w:hint="eastAsia" w:ascii="Times New Roman" w:hAnsi="Times New Roman" w:eastAsia="宋体" w:cs="Times New Roman"/>
            <w:color w:val="000000"/>
            <w:kern w:val="0"/>
            <w:sz w:val="18"/>
            <w:szCs w:val="18"/>
            <w:lang w:bidi="ar"/>
          </w:rPr>
          <w:delText>。</w:delText>
        </w:r>
      </w:del>
      <w:r>
        <w:rPr>
          <w:rFonts w:hint="eastAsia" w:ascii="Times New Roman" w:hAnsi="Times New Roman" w:eastAsia="宋体" w:cs="Times New Roman"/>
          <w:color w:val="000000"/>
          <w:kern w:val="0"/>
          <w:sz w:val="18"/>
          <w:szCs w:val="18"/>
          <w:lang w:bidi="ar"/>
        </w:rPr>
        <w:t>引入环境因子（SNSBE）后，SHAP 分析显示海拔（12.1%）、年均降雨（9.7%）的全局重要性与 3.2 节中 r²=0.35 的结果吻合。TN的 SHAP 贡献从 18.3% 降至 14.5%，而 2290 nm 光谱特征贡献提升 43.7%。模型通过动态卷积路径融合 TN 与光谱的协同效应（TN-SOC r=0.68），解耦了养分循环直接作用与环境驱动间接效应。对比不同特征集发现：仅含土壤养分与光谱的 SNSB 模式中，TN 等养分参数与光谱波段主导 SOC 预测；SNSBE 模式下，</w:t>
      </w:r>
      <w:r>
        <w:rPr>
          <w:rFonts w:hint="eastAsia" w:ascii="Times New Roman" w:hAnsi="Times New Roman" w:eastAsia="宋体" w:cs="Times New Roman"/>
          <w:color w:val="000000"/>
          <w:kern w:val="0"/>
          <w:sz w:val="18"/>
          <w:szCs w:val="18"/>
          <w:lang w:val="en-US" w:eastAsia="zh-CN" w:bidi="ar"/>
        </w:rPr>
        <w:t>ELEV</w:t>
      </w:r>
      <w:r>
        <w:rPr>
          <w:rFonts w:hint="eastAsia" w:ascii="Times New Roman" w:hAnsi="Times New Roman" w:eastAsia="宋体" w:cs="Times New Roman"/>
          <w:color w:val="000000"/>
          <w:kern w:val="0"/>
          <w:sz w:val="18"/>
          <w:szCs w:val="18"/>
          <w:lang w:bidi="ar"/>
        </w:rPr>
        <w:t>、AN_RAIN、</w:t>
      </w:r>
      <w:r>
        <w:rPr>
          <w:rFonts w:hint="eastAsia" w:ascii="Times New Roman" w:hAnsi="Times New Roman" w:eastAsia="宋体" w:cs="Times New Roman"/>
          <w:color w:val="000000"/>
          <w:kern w:val="0"/>
          <w:sz w:val="18"/>
          <w:szCs w:val="18"/>
          <w:lang w:val="en-US" w:eastAsia="zh-CN" w:bidi="ar"/>
        </w:rPr>
        <w:t>P</w:t>
      </w:r>
      <w:r>
        <w:rPr>
          <w:rFonts w:hint="eastAsia" w:ascii="Times New Roman" w:hAnsi="Times New Roman" w:eastAsia="宋体" w:cs="Times New Roman"/>
          <w:color w:val="000000"/>
          <w:kern w:val="0"/>
          <w:sz w:val="18"/>
          <w:szCs w:val="18"/>
          <w:lang w:bidi="ar"/>
        </w:rPr>
        <w:t>H 显著影响模型决策。环境因子弱化了 TN 等传统养分参数的主导地位（SHAP 均值下降），却强化了 2290 nm 光谱吸收峰的重要性（排名显著提升），表明动态卷积层有效融合了宏观地理与微观化学特征。此外，SNSBE 的特征贡献离散度较 SNSB 降低，显示多源数据协同提升了模型稳定性。</w:t>
      </w:r>
      <w:r>
        <w:rPr>
          <w:rFonts w:hint="eastAsia" w:ascii="Times New Roman" w:hAnsi="Times New Roman" w:eastAsia="宋体" w:cs="Times New Roman"/>
          <w:color w:val="000000"/>
          <w:kern w:val="0"/>
          <w:sz w:val="18"/>
          <w:szCs w:val="18"/>
          <w:lang w:val="en-US" w:eastAsia="zh-CN" w:bidi="ar"/>
        </w:rPr>
        <w:t>结果见</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REF _Ref195518035 \h </w:instrText>
      </w:r>
      <w:r>
        <w:rPr>
          <w:rFonts w:hint="eastAsia" w:ascii="Times New Roman" w:hAnsi="Times New Roman" w:eastAsia="宋体" w:cs="Times New Roman"/>
          <w:color w:val="000000"/>
          <w:kern w:val="0"/>
          <w:sz w:val="18"/>
          <w:szCs w:val="18"/>
          <w:lang w:val="en-US" w:eastAsia="zh-CN" w:bidi="ar"/>
        </w:rPr>
        <w:fldChar w:fldCharType="separate"/>
      </w:r>
      <w:ins w:id="191" w:author="程越" w:date="2025-05-15T16:47:12Z">
        <w:r>
          <w:rPr>
            <w:rFonts w:hint="eastAsia" w:ascii="Times New Roman" w:hAnsi="Times New Roman" w:eastAsia="宋体" w:cs="Times New Roman"/>
            <w:b w:val="0"/>
            <w:bCs w:val="0"/>
            <w:color w:val="000000"/>
            <w:kern w:val="0"/>
            <w:sz w:val="18"/>
            <w:szCs w:val="18"/>
            <w:lang w:bidi="ar"/>
            <w:rPrChange w:id="192" w:author="程越" w:date="2025-05-15T16:47:15Z">
              <w:rPr>
                <w:rFonts w:hint="eastAsia" w:ascii="Times New Roman" w:hAnsi="Times New Roman" w:eastAsia="宋体" w:cs="Times New Roman"/>
                <w:b/>
                <w:bCs/>
                <w:color w:val="000000"/>
                <w:kern w:val="0"/>
                <w:sz w:val="18"/>
                <w:szCs w:val="18"/>
                <w:lang w:bidi="ar"/>
              </w:rPr>
            </w:rPrChange>
          </w:rPr>
          <w:t>图 8</w:t>
        </w:r>
      </w:ins>
      <w:del w:id="193" w:author="程越" w:date="2025-05-15T16:47:12Z">
        <w:r>
          <w:rPr>
            <w:rFonts w:hint="eastAsia" w:ascii="Times New Roman" w:hAnsi="Times New Roman" w:eastAsia="宋体" w:cs="Times New Roman"/>
            <w:b w:val="0"/>
            <w:bCs w:val="0"/>
            <w:color w:val="000000"/>
            <w:kern w:val="0"/>
            <w:sz w:val="18"/>
            <w:szCs w:val="18"/>
            <w:lang w:bidi="ar"/>
            <w:rPrChange w:id="194" w:author="程越" w:date="2025-05-15T16:47:15Z">
              <w:rPr>
                <w:rFonts w:hint="eastAsia" w:ascii="Times New Roman" w:hAnsi="Times New Roman" w:eastAsia="宋体" w:cs="Times New Roman"/>
                <w:b/>
                <w:bCs/>
                <w:color w:val="000000"/>
                <w:kern w:val="0"/>
                <w:sz w:val="18"/>
                <w:szCs w:val="18"/>
                <w:lang w:bidi="ar"/>
              </w:rPr>
            </w:rPrChange>
          </w:rPr>
          <w:delText>图 9</w:delText>
        </w:r>
      </w:del>
      <w:r>
        <w:rPr>
          <w:rFonts w:hint="eastAsia" w:ascii="Times New Roman" w:hAnsi="Times New Roman" w:eastAsia="宋体" w:cs="Times New Roman"/>
          <w:color w:val="000000"/>
          <w:kern w:val="0"/>
          <w:sz w:val="18"/>
          <w:szCs w:val="18"/>
          <w:lang w:val="en-US" w:eastAsia="zh-CN" w:bidi="ar"/>
        </w:rPr>
        <w:fldChar w:fldCharType="end"/>
      </w:r>
      <w:del w:id="195" w:author="程越" w:date="2025-05-15T16:47:18Z">
        <w:r>
          <w:rPr>
            <w:rFonts w:hint="eastAsia" w:ascii="Times New Roman" w:hAnsi="Times New Roman" w:eastAsia="宋体" w:cs="Times New Roman"/>
            <w:color w:val="000000"/>
            <w:kern w:val="0"/>
            <w:sz w:val="18"/>
            <w:szCs w:val="18"/>
            <w:lang w:val="en-US" w:eastAsia="zh-CN" w:bidi="ar"/>
          </w:rPr>
          <w:delText>。</w:delText>
        </w:r>
      </w:del>
      <w:r>
        <w:rPr>
          <w:rFonts w:hint="eastAsia" w:ascii="Times New Roman" w:hAnsi="Times New Roman" w:eastAsia="宋体" w:cs="Times New Roman"/>
          <w:color w:val="000000"/>
          <w:kern w:val="0"/>
          <w:sz w:val="18"/>
          <w:szCs w:val="18"/>
          <w:lang w:bidi="ar"/>
        </w:rPr>
        <w:t>模型解析揭示，SOC 积累受多尺度因素调控：地形气候通过水热分配间接影响植被生产力，养分循环与光谱吸收特性则直接反映土壤内部生化过程。为 SG+FD 强化 2290 nm 特征提供物理解释</w:t>
      </w:r>
      <w:r>
        <w:rPr>
          <w:rFonts w:hint="eastAsia" w:ascii="Times New Roman" w:hAnsi="Times New Roman" w:eastAsia="宋体" w:cs="Times New Roman"/>
          <w:color w:val="000000"/>
          <w:kern w:val="0"/>
          <w:sz w:val="18"/>
          <w:szCs w:val="18"/>
          <w:lang w:eastAsia="zh-CN" w:bidi="ar"/>
        </w:rPr>
        <w:t>。</w:t>
      </w:r>
    </w:p>
    <w:p w14:paraId="386EB9B4">
      <w:pPr>
        <w:pStyle w:val="6"/>
        <w:jc w:val="center"/>
        <w:rPr>
          <w:rFonts w:hint="eastAsia" w:ascii="Times New Roman" w:hAnsi="Times New Roman" w:eastAsia="宋体" w:cs="Times New Roman"/>
          <w:b/>
          <w:bCs/>
          <w:color w:val="000000"/>
          <w:kern w:val="0"/>
          <w:sz w:val="18"/>
          <w:szCs w:val="18"/>
          <w:lang w:bidi="ar"/>
        </w:rPr>
      </w:pPr>
      <w:bookmarkStart w:id="28" w:name="_Ref348179650"/>
      <w:r>
        <w:rPr>
          <w:rFonts w:hint="eastAsia" w:ascii="Times New Roman" w:hAnsi="Times New Roman" w:eastAsia="宋体" w:cs="Times New Roman"/>
          <w:b/>
          <w:bCs/>
          <w:color w:val="000000"/>
          <w:kern w:val="0"/>
          <w:sz w:val="18"/>
          <w:szCs w:val="18"/>
          <w:lang w:bidi="ar"/>
        </w:rPr>
        <w:t xml:space="preserve">表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表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6</w:t>
      </w:r>
      <w:r>
        <w:rPr>
          <w:rFonts w:hint="eastAsia" w:ascii="Times New Roman" w:hAnsi="Times New Roman" w:eastAsia="宋体" w:cs="Times New Roman"/>
          <w:b/>
          <w:bCs/>
          <w:color w:val="000000"/>
          <w:kern w:val="0"/>
          <w:sz w:val="18"/>
          <w:szCs w:val="18"/>
          <w:lang w:bidi="ar"/>
        </w:rPr>
        <w:fldChar w:fldCharType="end"/>
      </w:r>
      <w:r>
        <w:rPr>
          <w:rFonts w:hint="default" w:ascii="Times New Roman" w:hAnsi="Times New Roman" w:eastAsia="宋体" w:cs="Times New Roman"/>
          <w:b/>
          <w:bCs/>
          <w:color w:val="000000"/>
          <w:kern w:val="0"/>
          <w:sz w:val="18"/>
          <w:szCs w:val="18"/>
          <w:lang w:val="en-US" w:bidi="ar"/>
        </w:rPr>
        <w:t xml:space="preserve"> </w:t>
      </w:r>
      <w:r>
        <w:rPr>
          <w:rFonts w:hint="eastAsia" w:ascii="Times New Roman" w:hAnsi="Times New Roman" w:eastAsia="宋体" w:cs="Times New Roman"/>
          <w:b/>
          <w:bCs/>
          <w:color w:val="000000"/>
          <w:kern w:val="0"/>
          <w:sz w:val="18"/>
          <w:szCs w:val="18"/>
          <w:lang w:bidi="ar"/>
        </w:rPr>
        <w:t>土壤有机碳深度学习预测模型</w:t>
      </w:r>
      <w:bookmarkEnd w:id="28"/>
    </w:p>
    <w:p w14:paraId="1889A2A8">
      <w:pPr>
        <w:pStyle w:val="6"/>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 xml:space="preserve">Table.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Table. \* ARABIC </w:instrText>
      </w:r>
      <w:r>
        <w:rPr>
          <w:rFonts w:hint="eastAsia"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6</w:t>
      </w:r>
      <w:r>
        <w:rPr>
          <w:rFonts w:hint="eastAsia" w:ascii="Times New Roman" w:hAnsi="Times New Roman" w:eastAsia="宋体" w:cs="Times New Roman"/>
          <w:b/>
          <w:bCs/>
          <w:color w:val="000000"/>
          <w:kern w:val="0"/>
          <w:sz w:val="18"/>
          <w:szCs w:val="18"/>
          <w:lang w:bidi="ar"/>
        </w:rPr>
        <w:fldChar w:fldCharType="end"/>
      </w:r>
      <w:r>
        <w:rPr>
          <w:rFonts w:hint="default" w:ascii="Times New Roman" w:hAnsi="Times New Roman" w:eastAsia="宋体" w:cs="Times New Roman"/>
          <w:b/>
          <w:bCs/>
          <w:color w:val="000000"/>
          <w:kern w:val="0"/>
          <w:sz w:val="18"/>
          <w:szCs w:val="18"/>
          <w:lang w:val="en-US" w:bidi="ar"/>
        </w:rPr>
        <w:t>.</w:t>
      </w:r>
      <w:r>
        <w:rPr>
          <w:rFonts w:hint="eastAsia" w:ascii="Times New Roman" w:hAnsi="Times New Roman" w:eastAsia="宋体" w:cs="Times New Roman"/>
          <w:b/>
          <w:bCs/>
          <w:color w:val="000000"/>
          <w:kern w:val="0"/>
          <w:sz w:val="18"/>
          <w:szCs w:val="18"/>
          <w:lang w:bidi="ar"/>
        </w:rPr>
        <w:t>Soil organic carbon deep learning prediction model</w:t>
      </w:r>
    </w:p>
    <w:tbl>
      <w:tblPr>
        <w:tblStyle w:val="14"/>
        <w:tblW w:w="10995" w:type="dxa"/>
        <w:jc w:val="center"/>
        <w:tblLayout w:type="autofit"/>
        <w:tblCellMar>
          <w:top w:w="0" w:type="dxa"/>
          <w:left w:w="108" w:type="dxa"/>
          <w:bottom w:w="0" w:type="dxa"/>
          <w:right w:w="108" w:type="dxa"/>
        </w:tblCellMar>
      </w:tblPr>
      <w:tblGrid>
        <w:gridCol w:w="1120"/>
        <w:gridCol w:w="1120"/>
        <w:gridCol w:w="636"/>
        <w:gridCol w:w="1759"/>
        <w:gridCol w:w="1060"/>
        <w:gridCol w:w="1060"/>
        <w:gridCol w:w="1060"/>
        <w:gridCol w:w="1060"/>
        <w:gridCol w:w="1060"/>
        <w:gridCol w:w="1060"/>
      </w:tblGrid>
      <w:tr w14:paraId="45C22F6E">
        <w:trPr>
          <w:trHeight w:val="280" w:hRule="atLeast"/>
          <w:jc w:val="center"/>
        </w:trPr>
        <w:tc>
          <w:tcPr>
            <w:tcW w:w="1120" w:type="dxa"/>
            <w:vMerge w:val="restart"/>
            <w:tcBorders>
              <w:top w:val="single" w:color="auto" w:sz="4" w:space="0"/>
              <w:left w:val="nil"/>
              <w:right w:val="nil"/>
            </w:tcBorders>
            <w:shd w:val="clear" w:color="auto" w:fill="auto"/>
            <w:noWrap/>
            <w:vAlign w:val="center"/>
          </w:tcPr>
          <w:p w14:paraId="6DCD24A2">
            <w:pPr>
              <w:widowControl/>
              <w:tabs>
                <w:tab w:val="left" w:pos="250"/>
              </w:tabs>
              <w:jc w:val="left"/>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eastAsia="zh-CN" w:bidi="ar"/>
              </w:rPr>
              <w:tab/>
            </w:r>
            <w:r>
              <w:rPr>
                <w:rFonts w:hint="eastAsia" w:ascii="Times New Roman" w:hAnsi="Times New Roman" w:eastAsia="宋体" w:cs="Times New Roman"/>
                <w:color w:val="000000"/>
                <w:kern w:val="0"/>
                <w:sz w:val="18"/>
                <w:szCs w:val="18"/>
                <w:lang w:val="en-US" w:eastAsia="zh-CN" w:bidi="ar"/>
              </w:rPr>
              <w:t>Dataset</w:t>
            </w:r>
          </w:p>
        </w:tc>
        <w:tc>
          <w:tcPr>
            <w:tcW w:w="1120" w:type="dxa"/>
            <w:vMerge w:val="restart"/>
            <w:tcBorders>
              <w:top w:val="single" w:color="auto" w:sz="4" w:space="0"/>
              <w:left w:val="nil"/>
              <w:right w:val="nil"/>
            </w:tcBorders>
            <w:shd w:val="clear" w:color="auto" w:fill="auto"/>
            <w:noWrap/>
            <w:vAlign w:val="center"/>
          </w:tcPr>
          <w:p w14:paraId="6560CC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Model</w:t>
            </w:r>
          </w:p>
        </w:tc>
        <w:tc>
          <w:tcPr>
            <w:tcW w:w="2395" w:type="dxa"/>
            <w:gridSpan w:val="2"/>
            <w:vMerge w:val="restart"/>
            <w:tcBorders>
              <w:top w:val="single" w:color="auto" w:sz="4" w:space="0"/>
              <w:left w:val="nil"/>
              <w:bottom w:val="single" w:color="auto" w:sz="4" w:space="0"/>
              <w:right w:val="nil"/>
            </w:tcBorders>
            <w:shd w:val="clear" w:color="auto" w:fill="auto"/>
            <w:noWrap/>
            <w:vAlign w:val="center"/>
          </w:tcPr>
          <w:p w14:paraId="79A0DCD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Preprocess</w:t>
            </w:r>
          </w:p>
        </w:tc>
        <w:tc>
          <w:tcPr>
            <w:tcW w:w="3180" w:type="dxa"/>
            <w:gridSpan w:val="3"/>
            <w:tcBorders>
              <w:top w:val="single" w:color="auto" w:sz="4" w:space="0"/>
              <w:left w:val="nil"/>
              <w:bottom w:val="single" w:color="auto" w:sz="4" w:space="0"/>
              <w:right w:val="nil"/>
            </w:tcBorders>
            <w:shd w:val="clear" w:color="auto" w:fill="auto"/>
            <w:noWrap/>
          </w:tcPr>
          <w:p w14:paraId="4D97E22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Train</w:t>
            </w:r>
          </w:p>
        </w:tc>
        <w:tc>
          <w:tcPr>
            <w:tcW w:w="3180" w:type="dxa"/>
            <w:gridSpan w:val="3"/>
            <w:tcBorders>
              <w:top w:val="single" w:color="auto" w:sz="4" w:space="0"/>
              <w:left w:val="nil"/>
              <w:bottom w:val="single" w:color="auto" w:sz="4" w:space="0"/>
              <w:right w:val="nil"/>
            </w:tcBorders>
            <w:shd w:val="clear" w:color="auto" w:fill="auto"/>
            <w:noWrap/>
          </w:tcPr>
          <w:p w14:paraId="56CB066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Test</w:t>
            </w:r>
          </w:p>
        </w:tc>
      </w:tr>
      <w:tr w14:paraId="1A6D523A">
        <w:trPr>
          <w:trHeight w:val="280" w:hRule="atLeast"/>
          <w:jc w:val="center"/>
        </w:trPr>
        <w:tc>
          <w:tcPr>
            <w:tcW w:w="1120" w:type="dxa"/>
            <w:vMerge w:val="continue"/>
            <w:tcBorders>
              <w:left w:val="nil"/>
              <w:bottom w:val="single" w:color="auto" w:sz="4" w:space="0"/>
              <w:right w:val="nil"/>
            </w:tcBorders>
            <w:shd w:val="clear" w:color="auto" w:fill="auto"/>
            <w:noWrap/>
            <w:vAlign w:val="center"/>
          </w:tcPr>
          <w:p w14:paraId="0419A0F3">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bottom w:val="single" w:color="auto" w:sz="4" w:space="0"/>
              <w:right w:val="nil"/>
            </w:tcBorders>
            <w:shd w:val="clear" w:color="auto" w:fill="auto"/>
            <w:noWrap/>
            <w:vAlign w:val="center"/>
          </w:tcPr>
          <w:p w14:paraId="75F21213">
            <w:pPr>
              <w:widowControl/>
              <w:jc w:val="center"/>
              <w:rPr>
                <w:rFonts w:ascii="Times New Roman" w:hAnsi="Times New Roman" w:eastAsia="宋体" w:cs="Times New Roman"/>
                <w:color w:val="000000"/>
                <w:kern w:val="0"/>
                <w:sz w:val="18"/>
                <w:szCs w:val="18"/>
                <w:lang w:bidi="ar"/>
              </w:rPr>
            </w:pPr>
          </w:p>
        </w:tc>
        <w:tc>
          <w:tcPr>
            <w:tcW w:w="2395" w:type="dxa"/>
            <w:gridSpan w:val="2"/>
            <w:vMerge w:val="continue"/>
            <w:tcBorders>
              <w:top w:val="single" w:color="auto" w:sz="4" w:space="0"/>
              <w:bottom w:val="single" w:color="auto" w:sz="4" w:space="0"/>
            </w:tcBorders>
            <w:shd w:val="clear" w:color="auto" w:fill="auto"/>
            <w:noWrap/>
            <w:vAlign w:val="center"/>
          </w:tcPr>
          <w:p w14:paraId="53EB3162">
            <w:pPr>
              <w:widowControl/>
              <w:jc w:val="center"/>
              <w:rPr>
                <w:rFonts w:hint="eastAsia" w:ascii="Times New Roman" w:hAnsi="Times New Roman" w:eastAsia="宋体" w:cs="Times New Roman"/>
                <w:color w:val="000000"/>
                <w:kern w:val="0"/>
                <w:sz w:val="18"/>
                <w:szCs w:val="18"/>
                <w:lang w:val="en-US" w:eastAsia="zh-CN" w:bidi="ar"/>
              </w:rPr>
            </w:pPr>
          </w:p>
        </w:tc>
        <w:tc>
          <w:tcPr>
            <w:tcW w:w="1060" w:type="dxa"/>
            <w:tcBorders>
              <w:top w:val="single" w:color="auto" w:sz="4" w:space="0"/>
              <w:bottom w:val="single" w:color="auto" w:sz="4" w:space="0"/>
            </w:tcBorders>
            <w:shd w:val="clear" w:color="auto" w:fill="auto"/>
            <w:noWrap/>
            <w:vAlign w:val="center"/>
          </w:tcPr>
          <w:p w14:paraId="6640324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R²</w:t>
            </w:r>
          </w:p>
        </w:tc>
        <w:tc>
          <w:tcPr>
            <w:tcW w:w="1060" w:type="dxa"/>
            <w:tcBorders>
              <w:top w:val="single" w:color="auto" w:sz="4" w:space="0"/>
              <w:bottom w:val="single" w:color="auto" w:sz="4" w:space="0"/>
            </w:tcBorders>
            <w:shd w:val="clear" w:color="auto" w:fill="auto"/>
            <w:noWrap/>
            <w:vAlign w:val="center"/>
          </w:tcPr>
          <w:p w14:paraId="47D61A9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RMSE</w:t>
            </w:r>
          </w:p>
        </w:tc>
        <w:tc>
          <w:tcPr>
            <w:tcW w:w="1060" w:type="dxa"/>
            <w:tcBorders>
              <w:top w:val="single" w:color="auto" w:sz="4" w:space="0"/>
              <w:bottom w:val="single" w:color="auto" w:sz="4" w:space="0"/>
            </w:tcBorders>
            <w:shd w:val="clear" w:color="auto" w:fill="auto"/>
            <w:noWrap/>
            <w:vAlign w:val="center"/>
          </w:tcPr>
          <w:p w14:paraId="7BC63D2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RPD</w:t>
            </w:r>
          </w:p>
        </w:tc>
        <w:tc>
          <w:tcPr>
            <w:tcW w:w="1060" w:type="dxa"/>
            <w:tcBorders>
              <w:top w:val="single" w:color="auto" w:sz="4" w:space="0"/>
              <w:bottom w:val="single" w:color="auto" w:sz="4" w:space="0"/>
            </w:tcBorders>
            <w:shd w:val="clear" w:color="auto" w:fill="auto"/>
            <w:noWrap/>
            <w:vAlign w:val="center"/>
          </w:tcPr>
          <w:p w14:paraId="7F24495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R²</w:t>
            </w:r>
          </w:p>
        </w:tc>
        <w:tc>
          <w:tcPr>
            <w:tcW w:w="1060" w:type="dxa"/>
            <w:tcBorders>
              <w:top w:val="single" w:color="auto" w:sz="4" w:space="0"/>
              <w:bottom w:val="single" w:color="auto" w:sz="4" w:space="0"/>
            </w:tcBorders>
            <w:shd w:val="clear" w:color="auto" w:fill="auto"/>
            <w:noWrap/>
            <w:vAlign w:val="center"/>
          </w:tcPr>
          <w:p w14:paraId="2E1EA8E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RMSE</w:t>
            </w:r>
          </w:p>
        </w:tc>
        <w:tc>
          <w:tcPr>
            <w:tcW w:w="1060" w:type="dxa"/>
            <w:tcBorders>
              <w:top w:val="single" w:color="auto" w:sz="4" w:space="0"/>
              <w:bottom w:val="single" w:color="auto" w:sz="4" w:space="0"/>
            </w:tcBorders>
            <w:shd w:val="clear" w:color="auto" w:fill="auto"/>
            <w:noWrap/>
            <w:vAlign w:val="center"/>
          </w:tcPr>
          <w:p w14:paraId="6941BFF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RPD</w:t>
            </w:r>
          </w:p>
        </w:tc>
      </w:tr>
      <w:tr w14:paraId="7103C55C">
        <w:trPr>
          <w:trHeight w:val="280" w:hRule="atLeast"/>
          <w:jc w:val="center"/>
        </w:trPr>
        <w:tc>
          <w:tcPr>
            <w:tcW w:w="1120" w:type="dxa"/>
            <w:vMerge w:val="restart"/>
            <w:tcBorders>
              <w:top w:val="nil"/>
              <w:left w:val="nil"/>
              <w:right w:val="nil"/>
            </w:tcBorders>
            <w:shd w:val="clear" w:color="auto" w:fill="auto"/>
            <w:noWrap/>
            <w:vAlign w:val="center"/>
          </w:tcPr>
          <w:p w14:paraId="0F72CD4E">
            <w:pPr>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SNSB</w:t>
            </w:r>
          </w:p>
        </w:tc>
        <w:tc>
          <w:tcPr>
            <w:tcW w:w="1120" w:type="dxa"/>
            <w:vMerge w:val="restart"/>
            <w:tcBorders>
              <w:top w:val="nil"/>
              <w:left w:val="nil"/>
              <w:right w:val="nil"/>
            </w:tcBorders>
            <w:shd w:val="clear" w:color="auto" w:fill="auto"/>
            <w:noWrap/>
            <w:vAlign w:val="center"/>
          </w:tcPr>
          <w:p w14:paraId="64A41593">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ResNet</w:t>
            </w:r>
          </w:p>
        </w:tc>
        <w:tc>
          <w:tcPr>
            <w:tcW w:w="636" w:type="dxa"/>
            <w:vMerge w:val="restart"/>
            <w:tcBorders>
              <w:top w:val="single" w:color="auto" w:sz="4" w:space="0"/>
              <w:left w:val="nil"/>
              <w:right w:val="nil"/>
            </w:tcBorders>
            <w:shd w:val="clear" w:color="auto" w:fill="auto"/>
            <w:noWrap/>
            <w:vAlign w:val="center"/>
          </w:tcPr>
          <w:p w14:paraId="7C563D93">
            <w:pPr>
              <w:widowControl/>
              <w:jc w:val="center"/>
              <w:rPr>
                <w:rFonts w:hint="eastAsia" w:ascii="Times New Roman" w:hAnsi="Times New Roman" w:eastAsia="宋体" w:cs="Times New Roman"/>
                <w:color w:val="000000"/>
                <w:kern w:val="0"/>
                <w:sz w:val="18"/>
                <w:szCs w:val="18"/>
                <w:lang w:val="en-US" w:eastAsia="zh-CN" w:bidi="ar"/>
              </w:rPr>
            </w:pPr>
            <w:r>
              <w:rPr>
                <w:rFonts w:ascii="Times New Roman" w:hAnsi="Times New Roman" w:eastAsia="宋体" w:cs="Times New Roman"/>
                <w:color w:val="000000"/>
                <w:kern w:val="0"/>
                <w:sz w:val="18"/>
                <w:szCs w:val="18"/>
                <w:lang w:bidi="ar"/>
              </w:rPr>
              <w:t>SG</w:t>
            </w:r>
          </w:p>
        </w:tc>
        <w:tc>
          <w:tcPr>
            <w:tcW w:w="1759" w:type="dxa"/>
            <w:tcBorders>
              <w:top w:val="single" w:color="auto" w:sz="4" w:space="0"/>
              <w:left w:val="nil"/>
              <w:right w:val="nil"/>
            </w:tcBorders>
            <w:shd w:val="clear" w:color="auto" w:fill="auto"/>
            <w:noWrap/>
            <w:vAlign w:val="center"/>
          </w:tcPr>
          <w:p w14:paraId="7BBD0FA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single" w:color="auto" w:sz="4" w:space="0"/>
              <w:left w:val="nil"/>
              <w:right w:val="nil"/>
            </w:tcBorders>
            <w:shd w:val="clear" w:color="auto" w:fill="auto"/>
            <w:noWrap/>
            <w:vAlign w:val="bottom"/>
          </w:tcPr>
          <w:p w14:paraId="05DCA58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0.9856</w:t>
            </w:r>
          </w:p>
        </w:tc>
        <w:tc>
          <w:tcPr>
            <w:tcW w:w="1060" w:type="dxa"/>
            <w:tcBorders>
              <w:top w:val="single" w:color="auto" w:sz="4" w:space="0"/>
              <w:left w:val="nil"/>
              <w:right w:val="nil"/>
            </w:tcBorders>
            <w:shd w:val="clear" w:color="auto" w:fill="auto"/>
            <w:noWrap/>
            <w:vAlign w:val="bottom"/>
          </w:tcPr>
          <w:p w14:paraId="7CC7394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0.5592</w:t>
            </w:r>
          </w:p>
        </w:tc>
        <w:tc>
          <w:tcPr>
            <w:tcW w:w="1060" w:type="dxa"/>
            <w:tcBorders>
              <w:top w:val="single" w:color="auto" w:sz="4" w:space="0"/>
              <w:left w:val="nil"/>
              <w:right w:val="nil"/>
            </w:tcBorders>
            <w:shd w:val="clear" w:color="auto" w:fill="auto"/>
            <w:noWrap/>
            <w:vAlign w:val="bottom"/>
          </w:tcPr>
          <w:p w14:paraId="01ED680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8.3401</w:t>
            </w:r>
          </w:p>
        </w:tc>
        <w:tc>
          <w:tcPr>
            <w:tcW w:w="1060" w:type="dxa"/>
            <w:tcBorders>
              <w:top w:val="single" w:color="auto" w:sz="4" w:space="0"/>
              <w:left w:val="nil"/>
              <w:right w:val="nil"/>
            </w:tcBorders>
            <w:shd w:val="clear" w:color="auto" w:fill="auto"/>
            <w:noWrap/>
            <w:vAlign w:val="bottom"/>
          </w:tcPr>
          <w:p w14:paraId="0BBDC65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0.7607</w:t>
            </w:r>
          </w:p>
        </w:tc>
        <w:tc>
          <w:tcPr>
            <w:tcW w:w="1060" w:type="dxa"/>
            <w:tcBorders>
              <w:top w:val="single" w:color="auto" w:sz="4" w:space="0"/>
              <w:left w:val="nil"/>
              <w:right w:val="nil"/>
            </w:tcBorders>
            <w:shd w:val="clear" w:color="auto" w:fill="auto"/>
            <w:noWrap/>
            <w:vAlign w:val="bottom"/>
          </w:tcPr>
          <w:p w14:paraId="0A6DD41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2.2723</w:t>
            </w:r>
          </w:p>
        </w:tc>
        <w:tc>
          <w:tcPr>
            <w:tcW w:w="1060" w:type="dxa"/>
            <w:tcBorders>
              <w:top w:val="single" w:color="auto" w:sz="4" w:space="0"/>
              <w:left w:val="nil"/>
              <w:right w:val="nil"/>
            </w:tcBorders>
            <w:shd w:val="clear" w:color="auto" w:fill="auto"/>
            <w:noWrap/>
            <w:vAlign w:val="bottom"/>
          </w:tcPr>
          <w:p w14:paraId="326F405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2.0441</w:t>
            </w:r>
          </w:p>
        </w:tc>
      </w:tr>
      <w:tr w14:paraId="5649FB9D">
        <w:trPr>
          <w:trHeight w:val="280" w:hRule="atLeast"/>
          <w:jc w:val="center"/>
        </w:trPr>
        <w:tc>
          <w:tcPr>
            <w:tcW w:w="1120" w:type="dxa"/>
            <w:vMerge w:val="continue"/>
            <w:tcBorders>
              <w:left w:val="nil"/>
              <w:right w:val="nil"/>
            </w:tcBorders>
            <w:shd w:val="clear" w:color="auto" w:fill="auto"/>
            <w:noWrap/>
            <w:vAlign w:val="center"/>
          </w:tcPr>
          <w:p w14:paraId="2687C956">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D557730">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38DA8224">
            <w:pPr>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right w:val="nil"/>
            </w:tcBorders>
            <w:shd w:val="clear" w:color="auto" w:fill="auto"/>
            <w:noWrap/>
            <w:vAlign w:val="center"/>
          </w:tcPr>
          <w:p w14:paraId="4348D75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left w:val="nil"/>
              <w:right w:val="nil"/>
            </w:tcBorders>
            <w:shd w:val="clear" w:color="auto" w:fill="auto"/>
            <w:noWrap/>
            <w:vAlign w:val="bottom"/>
          </w:tcPr>
          <w:p w14:paraId="4243B9F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0.9274</w:t>
            </w:r>
          </w:p>
        </w:tc>
        <w:tc>
          <w:tcPr>
            <w:tcW w:w="1060" w:type="dxa"/>
            <w:tcBorders>
              <w:left w:val="nil"/>
              <w:right w:val="nil"/>
            </w:tcBorders>
            <w:shd w:val="clear" w:color="auto" w:fill="auto"/>
            <w:noWrap/>
            <w:vAlign w:val="bottom"/>
          </w:tcPr>
          <w:p w14:paraId="3B42FF4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1.2562</w:t>
            </w:r>
          </w:p>
        </w:tc>
        <w:tc>
          <w:tcPr>
            <w:tcW w:w="1060" w:type="dxa"/>
            <w:tcBorders>
              <w:left w:val="nil"/>
              <w:right w:val="nil"/>
            </w:tcBorders>
            <w:shd w:val="clear" w:color="auto" w:fill="auto"/>
            <w:noWrap/>
            <w:vAlign w:val="bottom"/>
          </w:tcPr>
          <w:p w14:paraId="1447C42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3.7124</w:t>
            </w:r>
          </w:p>
        </w:tc>
        <w:tc>
          <w:tcPr>
            <w:tcW w:w="1060" w:type="dxa"/>
            <w:tcBorders>
              <w:left w:val="nil"/>
              <w:right w:val="nil"/>
            </w:tcBorders>
            <w:shd w:val="clear" w:color="auto" w:fill="auto"/>
            <w:noWrap/>
            <w:vAlign w:val="bottom"/>
          </w:tcPr>
          <w:p w14:paraId="203D981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0.8811</w:t>
            </w:r>
          </w:p>
        </w:tc>
        <w:tc>
          <w:tcPr>
            <w:tcW w:w="1060" w:type="dxa"/>
            <w:tcBorders>
              <w:left w:val="nil"/>
              <w:right w:val="nil"/>
            </w:tcBorders>
            <w:shd w:val="clear" w:color="auto" w:fill="auto"/>
            <w:noWrap/>
            <w:vAlign w:val="bottom"/>
          </w:tcPr>
          <w:p w14:paraId="760158F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1.6018</w:t>
            </w:r>
          </w:p>
        </w:tc>
        <w:tc>
          <w:tcPr>
            <w:tcW w:w="1060" w:type="dxa"/>
            <w:tcBorders>
              <w:left w:val="nil"/>
              <w:right w:val="nil"/>
            </w:tcBorders>
            <w:shd w:val="clear" w:color="auto" w:fill="auto"/>
            <w:noWrap/>
            <w:vAlign w:val="bottom"/>
          </w:tcPr>
          <w:p w14:paraId="2CBFD48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2.8997</w:t>
            </w:r>
          </w:p>
        </w:tc>
      </w:tr>
      <w:tr w14:paraId="1F6EC70B">
        <w:trPr>
          <w:trHeight w:val="280" w:hRule="atLeast"/>
          <w:jc w:val="center"/>
        </w:trPr>
        <w:tc>
          <w:tcPr>
            <w:tcW w:w="1120" w:type="dxa"/>
            <w:vMerge w:val="continue"/>
            <w:tcBorders>
              <w:left w:val="nil"/>
              <w:right w:val="nil"/>
            </w:tcBorders>
            <w:shd w:val="clear" w:color="auto" w:fill="auto"/>
            <w:noWrap/>
            <w:vAlign w:val="center"/>
          </w:tcPr>
          <w:p w14:paraId="375D4DA9">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6607C8F8">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09178784">
            <w:pPr>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right w:val="nil"/>
            </w:tcBorders>
            <w:shd w:val="clear" w:color="auto" w:fill="auto"/>
            <w:noWrap/>
            <w:vAlign w:val="center"/>
          </w:tcPr>
          <w:p w14:paraId="5A7F0CF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left w:val="nil"/>
              <w:right w:val="nil"/>
            </w:tcBorders>
            <w:shd w:val="clear" w:color="auto" w:fill="auto"/>
            <w:noWrap/>
            <w:vAlign w:val="bottom"/>
          </w:tcPr>
          <w:p w14:paraId="117927A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0.9161</w:t>
            </w:r>
          </w:p>
        </w:tc>
        <w:tc>
          <w:tcPr>
            <w:tcW w:w="1060" w:type="dxa"/>
            <w:tcBorders>
              <w:left w:val="nil"/>
              <w:right w:val="nil"/>
            </w:tcBorders>
            <w:shd w:val="clear" w:color="auto" w:fill="auto"/>
            <w:noWrap/>
            <w:vAlign w:val="bottom"/>
          </w:tcPr>
          <w:p w14:paraId="6FF33B0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1.3507</w:t>
            </w:r>
          </w:p>
        </w:tc>
        <w:tc>
          <w:tcPr>
            <w:tcW w:w="1060" w:type="dxa"/>
            <w:tcBorders>
              <w:left w:val="nil"/>
              <w:right w:val="nil"/>
            </w:tcBorders>
            <w:shd w:val="clear" w:color="auto" w:fill="auto"/>
            <w:noWrap/>
            <w:vAlign w:val="bottom"/>
          </w:tcPr>
          <w:p w14:paraId="612BB9E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3.4527</w:t>
            </w:r>
          </w:p>
        </w:tc>
        <w:tc>
          <w:tcPr>
            <w:tcW w:w="1060" w:type="dxa"/>
            <w:tcBorders>
              <w:left w:val="nil"/>
              <w:right w:val="nil"/>
            </w:tcBorders>
            <w:shd w:val="clear" w:color="auto" w:fill="auto"/>
            <w:noWrap/>
            <w:vAlign w:val="bottom"/>
          </w:tcPr>
          <w:p w14:paraId="6587CE9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0.8703</w:t>
            </w:r>
          </w:p>
        </w:tc>
        <w:tc>
          <w:tcPr>
            <w:tcW w:w="1060" w:type="dxa"/>
            <w:tcBorders>
              <w:left w:val="nil"/>
              <w:right w:val="nil"/>
            </w:tcBorders>
            <w:shd w:val="clear" w:color="auto" w:fill="auto"/>
            <w:noWrap/>
            <w:vAlign w:val="bottom"/>
          </w:tcPr>
          <w:p w14:paraId="260EA5B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1.6727</w:t>
            </w:r>
          </w:p>
        </w:tc>
        <w:tc>
          <w:tcPr>
            <w:tcW w:w="1060" w:type="dxa"/>
            <w:tcBorders>
              <w:left w:val="nil"/>
              <w:right w:val="nil"/>
            </w:tcBorders>
            <w:shd w:val="clear" w:color="auto" w:fill="auto"/>
            <w:noWrap/>
            <w:vAlign w:val="bottom"/>
          </w:tcPr>
          <w:p w14:paraId="1AF761C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2.7768</w:t>
            </w:r>
          </w:p>
        </w:tc>
      </w:tr>
      <w:tr w14:paraId="23DD3D95">
        <w:trPr>
          <w:trHeight w:val="280" w:hRule="atLeast"/>
          <w:jc w:val="center"/>
        </w:trPr>
        <w:tc>
          <w:tcPr>
            <w:tcW w:w="1120" w:type="dxa"/>
            <w:vMerge w:val="continue"/>
            <w:tcBorders>
              <w:left w:val="nil"/>
              <w:right w:val="nil"/>
            </w:tcBorders>
            <w:shd w:val="clear" w:color="auto" w:fill="auto"/>
            <w:noWrap/>
            <w:vAlign w:val="center"/>
          </w:tcPr>
          <w:p w14:paraId="7BDDCD01">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10ADA414">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0D9E0373">
            <w:pPr>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right w:val="nil"/>
            </w:tcBorders>
            <w:shd w:val="clear" w:color="auto" w:fill="auto"/>
            <w:noWrap/>
            <w:vAlign w:val="center"/>
          </w:tcPr>
          <w:p w14:paraId="20C3E2E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left w:val="nil"/>
              <w:right w:val="nil"/>
            </w:tcBorders>
            <w:shd w:val="clear" w:color="auto" w:fill="auto"/>
            <w:noWrap/>
            <w:vAlign w:val="bottom"/>
          </w:tcPr>
          <w:p w14:paraId="070E889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0.8926</w:t>
            </w:r>
          </w:p>
        </w:tc>
        <w:tc>
          <w:tcPr>
            <w:tcW w:w="1060" w:type="dxa"/>
            <w:tcBorders>
              <w:left w:val="nil"/>
              <w:right w:val="nil"/>
            </w:tcBorders>
            <w:shd w:val="clear" w:color="auto" w:fill="auto"/>
            <w:noWrap/>
            <w:vAlign w:val="bottom"/>
          </w:tcPr>
          <w:p w14:paraId="5399E29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1.5283</w:t>
            </w:r>
          </w:p>
        </w:tc>
        <w:tc>
          <w:tcPr>
            <w:tcW w:w="1060" w:type="dxa"/>
            <w:tcBorders>
              <w:left w:val="nil"/>
              <w:right w:val="nil"/>
            </w:tcBorders>
            <w:shd w:val="clear" w:color="auto" w:fill="auto"/>
            <w:noWrap/>
            <w:vAlign w:val="bottom"/>
          </w:tcPr>
          <w:p w14:paraId="5196925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3.0513</w:t>
            </w:r>
          </w:p>
        </w:tc>
        <w:tc>
          <w:tcPr>
            <w:tcW w:w="1060" w:type="dxa"/>
            <w:tcBorders>
              <w:left w:val="nil"/>
              <w:right w:val="nil"/>
            </w:tcBorders>
            <w:shd w:val="clear" w:color="auto" w:fill="auto"/>
            <w:noWrap/>
            <w:vAlign w:val="bottom"/>
          </w:tcPr>
          <w:p w14:paraId="187A26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0.8480</w:t>
            </w:r>
          </w:p>
        </w:tc>
        <w:tc>
          <w:tcPr>
            <w:tcW w:w="1060" w:type="dxa"/>
            <w:tcBorders>
              <w:left w:val="nil"/>
              <w:right w:val="nil"/>
            </w:tcBorders>
            <w:shd w:val="clear" w:color="auto" w:fill="auto"/>
            <w:noWrap/>
            <w:vAlign w:val="bottom"/>
          </w:tcPr>
          <w:p w14:paraId="211DE40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1.8111</w:t>
            </w:r>
          </w:p>
        </w:tc>
        <w:tc>
          <w:tcPr>
            <w:tcW w:w="1060" w:type="dxa"/>
            <w:tcBorders>
              <w:left w:val="nil"/>
              <w:right w:val="nil"/>
            </w:tcBorders>
            <w:shd w:val="clear" w:color="auto" w:fill="auto"/>
            <w:noWrap/>
            <w:vAlign w:val="bottom"/>
          </w:tcPr>
          <w:p w14:paraId="12C17CC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2.5647</w:t>
            </w:r>
          </w:p>
        </w:tc>
      </w:tr>
      <w:tr w14:paraId="6F5D4EB8">
        <w:trPr>
          <w:trHeight w:val="280" w:hRule="atLeast"/>
          <w:jc w:val="center"/>
        </w:trPr>
        <w:tc>
          <w:tcPr>
            <w:tcW w:w="1120" w:type="dxa"/>
            <w:vMerge w:val="continue"/>
            <w:tcBorders>
              <w:left w:val="nil"/>
              <w:right w:val="nil"/>
            </w:tcBorders>
            <w:shd w:val="clear" w:color="auto" w:fill="auto"/>
            <w:noWrap/>
            <w:vAlign w:val="center"/>
          </w:tcPr>
          <w:p w14:paraId="47475D64">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3C620F8">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4F4D78AE">
            <w:pPr>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right w:val="nil"/>
            </w:tcBorders>
            <w:shd w:val="clear" w:color="auto" w:fill="auto"/>
            <w:noWrap/>
            <w:vAlign w:val="center"/>
          </w:tcPr>
          <w:p w14:paraId="65B8593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left w:val="nil"/>
              <w:right w:val="nil"/>
            </w:tcBorders>
            <w:shd w:val="clear" w:color="auto" w:fill="auto"/>
            <w:noWrap/>
            <w:vAlign w:val="bottom"/>
          </w:tcPr>
          <w:p w14:paraId="17D6A4A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0.9354</w:t>
            </w:r>
          </w:p>
        </w:tc>
        <w:tc>
          <w:tcPr>
            <w:tcW w:w="1060" w:type="dxa"/>
            <w:tcBorders>
              <w:left w:val="nil"/>
              <w:right w:val="nil"/>
            </w:tcBorders>
            <w:shd w:val="clear" w:color="auto" w:fill="auto"/>
            <w:noWrap/>
            <w:vAlign w:val="bottom"/>
          </w:tcPr>
          <w:p w14:paraId="2076DCD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1.1854</w:t>
            </w:r>
          </w:p>
        </w:tc>
        <w:tc>
          <w:tcPr>
            <w:tcW w:w="1060" w:type="dxa"/>
            <w:tcBorders>
              <w:left w:val="nil"/>
              <w:right w:val="nil"/>
            </w:tcBorders>
            <w:shd w:val="clear" w:color="auto" w:fill="auto"/>
            <w:noWrap/>
            <w:vAlign w:val="bottom"/>
          </w:tcPr>
          <w:p w14:paraId="0B0376A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3.9339</w:t>
            </w:r>
          </w:p>
        </w:tc>
        <w:tc>
          <w:tcPr>
            <w:tcW w:w="1060" w:type="dxa"/>
            <w:tcBorders>
              <w:left w:val="nil"/>
              <w:right w:val="nil"/>
            </w:tcBorders>
            <w:shd w:val="clear" w:color="auto" w:fill="auto"/>
            <w:noWrap/>
            <w:vAlign w:val="bottom"/>
          </w:tcPr>
          <w:p w14:paraId="1EEBCE3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0.8886</w:t>
            </w:r>
          </w:p>
        </w:tc>
        <w:tc>
          <w:tcPr>
            <w:tcW w:w="1060" w:type="dxa"/>
            <w:tcBorders>
              <w:left w:val="nil"/>
              <w:right w:val="nil"/>
            </w:tcBorders>
            <w:shd w:val="clear" w:color="auto" w:fill="auto"/>
            <w:noWrap/>
            <w:vAlign w:val="bottom"/>
          </w:tcPr>
          <w:p w14:paraId="5753F7B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1.5502</w:t>
            </w:r>
          </w:p>
        </w:tc>
        <w:tc>
          <w:tcPr>
            <w:tcW w:w="1060" w:type="dxa"/>
            <w:tcBorders>
              <w:left w:val="nil"/>
              <w:right w:val="nil"/>
            </w:tcBorders>
            <w:shd w:val="clear" w:color="auto" w:fill="auto"/>
            <w:noWrap/>
            <w:vAlign w:val="bottom"/>
          </w:tcPr>
          <w:p w14:paraId="4B53F7F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2.9963</w:t>
            </w:r>
          </w:p>
        </w:tc>
      </w:tr>
      <w:tr w14:paraId="408C1018">
        <w:trPr>
          <w:trHeight w:val="280" w:hRule="atLeast"/>
          <w:jc w:val="center"/>
        </w:trPr>
        <w:tc>
          <w:tcPr>
            <w:tcW w:w="1120" w:type="dxa"/>
            <w:vMerge w:val="continue"/>
            <w:tcBorders>
              <w:left w:val="nil"/>
              <w:right w:val="nil"/>
            </w:tcBorders>
            <w:shd w:val="clear" w:color="auto" w:fill="auto"/>
            <w:noWrap/>
            <w:vAlign w:val="center"/>
          </w:tcPr>
          <w:p w14:paraId="3D68B754">
            <w:pPr>
              <w:jc w:val="center"/>
              <w:rPr>
                <w:rFonts w:hint="eastAsia"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3EFDA31E">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DS-DCNN</w:t>
            </w:r>
          </w:p>
        </w:tc>
        <w:tc>
          <w:tcPr>
            <w:tcW w:w="636" w:type="dxa"/>
            <w:vMerge w:val="continue"/>
            <w:tcBorders>
              <w:left w:val="nil"/>
              <w:right w:val="nil"/>
            </w:tcBorders>
            <w:shd w:val="clear" w:color="auto" w:fill="auto"/>
            <w:noWrap/>
            <w:vAlign w:val="center"/>
          </w:tcPr>
          <w:p w14:paraId="7C6E079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bottom w:val="nil"/>
              <w:right w:val="nil"/>
            </w:tcBorders>
            <w:shd w:val="clear" w:color="auto" w:fill="auto"/>
            <w:noWrap/>
            <w:vAlign w:val="center"/>
          </w:tcPr>
          <w:p w14:paraId="556BB73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left w:val="nil"/>
              <w:bottom w:val="nil"/>
              <w:right w:val="nil"/>
            </w:tcBorders>
            <w:shd w:val="clear" w:color="auto" w:fill="auto"/>
            <w:noWrap/>
            <w:vAlign w:val="bottom"/>
          </w:tcPr>
          <w:p w14:paraId="236796C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0.8697</w:t>
            </w:r>
          </w:p>
        </w:tc>
        <w:tc>
          <w:tcPr>
            <w:tcW w:w="1060" w:type="dxa"/>
            <w:tcBorders>
              <w:left w:val="nil"/>
              <w:bottom w:val="nil"/>
              <w:right w:val="nil"/>
            </w:tcBorders>
            <w:shd w:val="clear" w:color="auto" w:fill="auto"/>
            <w:noWrap/>
            <w:vAlign w:val="bottom"/>
          </w:tcPr>
          <w:p w14:paraId="58104B2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1.6832</w:t>
            </w:r>
          </w:p>
        </w:tc>
        <w:tc>
          <w:tcPr>
            <w:tcW w:w="1060" w:type="dxa"/>
            <w:tcBorders>
              <w:left w:val="nil"/>
              <w:bottom w:val="nil"/>
              <w:right w:val="nil"/>
            </w:tcBorders>
            <w:shd w:val="clear" w:color="auto" w:fill="auto"/>
            <w:noWrap/>
            <w:vAlign w:val="bottom"/>
          </w:tcPr>
          <w:p w14:paraId="0420D2F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2.7705</w:t>
            </w:r>
          </w:p>
        </w:tc>
        <w:tc>
          <w:tcPr>
            <w:tcW w:w="1060" w:type="dxa"/>
            <w:tcBorders>
              <w:left w:val="nil"/>
              <w:bottom w:val="nil"/>
              <w:right w:val="nil"/>
            </w:tcBorders>
            <w:shd w:val="clear" w:color="auto" w:fill="auto"/>
            <w:noWrap/>
            <w:vAlign w:val="bottom"/>
          </w:tcPr>
          <w:p w14:paraId="7A4B25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0.8262</w:t>
            </w:r>
          </w:p>
        </w:tc>
        <w:tc>
          <w:tcPr>
            <w:tcW w:w="1060" w:type="dxa"/>
            <w:tcBorders>
              <w:left w:val="nil"/>
              <w:bottom w:val="nil"/>
              <w:right w:val="nil"/>
            </w:tcBorders>
            <w:shd w:val="clear" w:color="auto" w:fill="auto"/>
            <w:noWrap/>
            <w:vAlign w:val="bottom"/>
          </w:tcPr>
          <w:p w14:paraId="2FE4C7A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1.9362</w:t>
            </w:r>
          </w:p>
        </w:tc>
        <w:tc>
          <w:tcPr>
            <w:tcW w:w="1060" w:type="dxa"/>
            <w:tcBorders>
              <w:left w:val="nil"/>
              <w:bottom w:val="nil"/>
              <w:right w:val="nil"/>
            </w:tcBorders>
            <w:shd w:val="clear" w:color="auto" w:fill="auto"/>
            <w:noWrap/>
            <w:vAlign w:val="bottom"/>
          </w:tcPr>
          <w:p w14:paraId="76CD644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2.3989</w:t>
            </w:r>
          </w:p>
        </w:tc>
      </w:tr>
      <w:tr w14:paraId="407B146B">
        <w:trPr>
          <w:trHeight w:val="280" w:hRule="atLeast"/>
          <w:jc w:val="center"/>
        </w:trPr>
        <w:tc>
          <w:tcPr>
            <w:tcW w:w="1120" w:type="dxa"/>
            <w:vMerge w:val="continue"/>
            <w:tcBorders>
              <w:left w:val="nil"/>
              <w:right w:val="nil"/>
            </w:tcBorders>
            <w:shd w:val="clear" w:color="auto" w:fill="auto"/>
            <w:noWrap/>
            <w:vAlign w:val="center"/>
          </w:tcPr>
          <w:p w14:paraId="363CA805">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54A4F4C">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B84963A">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0ABBD0A">
            <w:pPr>
              <w:widowControl/>
              <w:jc w:val="center"/>
              <w:rPr>
                <w:rFonts w:hint="eastAsia" w:ascii="Times New Roman" w:hAnsi="Times New Roman" w:eastAsia="宋体" w:cs="Times New Roman"/>
                <w:color w:val="000000"/>
                <w:kern w:val="0"/>
                <w:sz w:val="18"/>
                <w:szCs w:val="18"/>
                <w:highlight w:val="yellow"/>
                <w:lang w:val="en-US" w:eastAsia="zh-CN" w:bidi="ar"/>
              </w:rPr>
            </w:pPr>
            <w:r>
              <w:rPr>
                <w:rFonts w:hint="eastAsia" w:ascii="Times New Roman" w:hAnsi="Times New Roman" w:eastAsia="宋体" w:cs="Times New Roman"/>
                <w:color w:val="000000"/>
                <w:kern w:val="0"/>
                <w:sz w:val="18"/>
                <w:szCs w:val="18"/>
                <w:highlight w:val="none"/>
                <w:lang w:bidi="ar"/>
              </w:rPr>
              <w:t>FD</w:t>
            </w:r>
          </w:p>
        </w:tc>
        <w:tc>
          <w:tcPr>
            <w:tcW w:w="1060" w:type="dxa"/>
            <w:tcBorders>
              <w:top w:val="nil"/>
              <w:left w:val="nil"/>
              <w:bottom w:val="nil"/>
              <w:right w:val="nil"/>
            </w:tcBorders>
            <w:shd w:val="clear" w:color="auto" w:fill="auto"/>
            <w:noWrap/>
            <w:vAlign w:val="bottom"/>
          </w:tcPr>
          <w:p w14:paraId="500697D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0.8987</w:t>
            </w:r>
          </w:p>
        </w:tc>
        <w:tc>
          <w:tcPr>
            <w:tcW w:w="1060" w:type="dxa"/>
            <w:tcBorders>
              <w:top w:val="nil"/>
              <w:left w:val="nil"/>
              <w:bottom w:val="nil"/>
              <w:right w:val="nil"/>
            </w:tcBorders>
            <w:shd w:val="clear" w:color="auto" w:fill="auto"/>
            <w:noWrap/>
            <w:vAlign w:val="bottom"/>
          </w:tcPr>
          <w:p w14:paraId="27FBECA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1.4846</w:t>
            </w:r>
          </w:p>
        </w:tc>
        <w:tc>
          <w:tcPr>
            <w:tcW w:w="1060" w:type="dxa"/>
            <w:tcBorders>
              <w:top w:val="nil"/>
              <w:left w:val="nil"/>
              <w:bottom w:val="nil"/>
              <w:right w:val="nil"/>
            </w:tcBorders>
            <w:shd w:val="clear" w:color="auto" w:fill="auto"/>
            <w:noWrap/>
            <w:vAlign w:val="bottom"/>
          </w:tcPr>
          <w:p w14:paraId="06B2521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3.1413</w:t>
            </w:r>
          </w:p>
        </w:tc>
        <w:tc>
          <w:tcPr>
            <w:tcW w:w="1060" w:type="dxa"/>
            <w:tcBorders>
              <w:top w:val="nil"/>
              <w:left w:val="nil"/>
              <w:bottom w:val="nil"/>
              <w:right w:val="nil"/>
            </w:tcBorders>
            <w:shd w:val="clear" w:color="auto" w:fill="auto"/>
            <w:noWrap/>
            <w:vAlign w:val="bottom"/>
          </w:tcPr>
          <w:p w14:paraId="0204995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0.8537</w:t>
            </w:r>
          </w:p>
        </w:tc>
        <w:tc>
          <w:tcPr>
            <w:tcW w:w="1060" w:type="dxa"/>
            <w:tcBorders>
              <w:top w:val="nil"/>
              <w:left w:val="nil"/>
              <w:bottom w:val="nil"/>
              <w:right w:val="nil"/>
            </w:tcBorders>
            <w:shd w:val="clear" w:color="auto" w:fill="auto"/>
            <w:noWrap/>
            <w:vAlign w:val="bottom"/>
          </w:tcPr>
          <w:p w14:paraId="057AAB8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1.7764</w:t>
            </w:r>
          </w:p>
        </w:tc>
        <w:tc>
          <w:tcPr>
            <w:tcW w:w="1060" w:type="dxa"/>
            <w:tcBorders>
              <w:top w:val="nil"/>
              <w:left w:val="nil"/>
              <w:bottom w:val="nil"/>
              <w:right w:val="nil"/>
            </w:tcBorders>
            <w:shd w:val="clear" w:color="auto" w:fill="auto"/>
            <w:noWrap/>
            <w:vAlign w:val="bottom"/>
          </w:tcPr>
          <w:p w14:paraId="4E12C0C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2.6147</w:t>
            </w:r>
          </w:p>
        </w:tc>
      </w:tr>
      <w:tr w14:paraId="750982F1">
        <w:trPr>
          <w:trHeight w:val="280" w:hRule="atLeast"/>
          <w:jc w:val="center"/>
        </w:trPr>
        <w:tc>
          <w:tcPr>
            <w:tcW w:w="1120" w:type="dxa"/>
            <w:vMerge w:val="continue"/>
            <w:tcBorders>
              <w:left w:val="nil"/>
              <w:right w:val="nil"/>
            </w:tcBorders>
            <w:shd w:val="clear" w:color="auto" w:fill="auto"/>
            <w:noWrap/>
            <w:vAlign w:val="bottom"/>
          </w:tcPr>
          <w:p w14:paraId="40F09B71">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bottom"/>
          </w:tcPr>
          <w:p w14:paraId="48573266">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B81FE99">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83C55A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69880B0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0.9099</w:t>
            </w:r>
          </w:p>
        </w:tc>
        <w:tc>
          <w:tcPr>
            <w:tcW w:w="1060" w:type="dxa"/>
            <w:tcBorders>
              <w:top w:val="nil"/>
              <w:left w:val="nil"/>
              <w:bottom w:val="nil"/>
              <w:right w:val="nil"/>
            </w:tcBorders>
            <w:shd w:val="clear" w:color="auto" w:fill="auto"/>
            <w:noWrap/>
            <w:vAlign w:val="bottom"/>
          </w:tcPr>
          <w:p w14:paraId="231AEDB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1.4000</w:t>
            </w:r>
          </w:p>
        </w:tc>
        <w:tc>
          <w:tcPr>
            <w:tcW w:w="1060" w:type="dxa"/>
            <w:tcBorders>
              <w:top w:val="nil"/>
              <w:left w:val="nil"/>
              <w:bottom w:val="nil"/>
              <w:right w:val="nil"/>
            </w:tcBorders>
            <w:shd w:val="clear" w:color="auto" w:fill="auto"/>
            <w:noWrap/>
            <w:vAlign w:val="bottom"/>
          </w:tcPr>
          <w:p w14:paraId="5B1F7DB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3.3310</w:t>
            </w:r>
          </w:p>
        </w:tc>
        <w:tc>
          <w:tcPr>
            <w:tcW w:w="1060" w:type="dxa"/>
            <w:tcBorders>
              <w:top w:val="nil"/>
              <w:left w:val="nil"/>
              <w:bottom w:val="nil"/>
              <w:right w:val="nil"/>
            </w:tcBorders>
            <w:shd w:val="clear" w:color="auto" w:fill="auto"/>
            <w:noWrap/>
            <w:vAlign w:val="bottom"/>
          </w:tcPr>
          <w:p w14:paraId="6225F02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0.8644</w:t>
            </w:r>
          </w:p>
        </w:tc>
        <w:tc>
          <w:tcPr>
            <w:tcW w:w="1060" w:type="dxa"/>
            <w:tcBorders>
              <w:top w:val="nil"/>
              <w:left w:val="nil"/>
              <w:bottom w:val="nil"/>
              <w:right w:val="nil"/>
            </w:tcBorders>
            <w:shd w:val="clear" w:color="auto" w:fill="auto"/>
            <w:noWrap/>
            <w:vAlign w:val="bottom"/>
          </w:tcPr>
          <w:p w14:paraId="647BD85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1.7105</w:t>
            </w:r>
          </w:p>
        </w:tc>
        <w:tc>
          <w:tcPr>
            <w:tcW w:w="1060" w:type="dxa"/>
            <w:tcBorders>
              <w:top w:val="nil"/>
              <w:left w:val="nil"/>
              <w:bottom w:val="nil"/>
              <w:right w:val="nil"/>
            </w:tcBorders>
            <w:shd w:val="clear" w:color="auto" w:fill="auto"/>
            <w:noWrap/>
            <w:vAlign w:val="bottom"/>
          </w:tcPr>
          <w:p w14:paraId="7E288F2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2.7154</w:t>
            </w:r>
          </w:p>
        </w:tc>
      </w:tr>
      <w:tr w14:paraId="7908DA69">
        <w:trPr>
          <w:trHeight w:val="280" w:hRule="atLeast"/>
          <w:jc w:val="center"/>
        </w:trPr>
        <w:tc>
          <w:tcPr>
            <w:tcW w:w="1120" w:type="dxa"/>
            <w:vMerge w:val="continue"/>
            <w:tcBorders>
              <w:left w:val="nil"/>
              <w:right w:val="nil"/>
            </w:tcBorders>
            <w:shd w:val="clear" w:color="auto" w:fill="auto"/>
            <w:noWrap/>
            <w:vAlign w:val="bottom"/>
          </w:tcPr>
          <w:p w14:paraId="78B1E496">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bottom"/>
          </w:tcPr>
          <w:p w14:paraId="394A8076">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4363C205">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right w:val="nil"/>
            </w:tcBorders>
            <w:shd w:val="clear" w:color="auto" w:fill="auto"/>
            <w:noWrap/>
            <w:vAlign w:val="center"/>
          </w:tcPr>
          <w:p w14:paraId="4BE698E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right w:val="nil"/>
            </w:tcBorders>
            <w:shd w:val="clear" w:color="auto" w:fill="auto"/>
            <w:noWrap/>
            <w:vAlign w:val="bottom"/>
          </w:tcPr>
          <w:p w14:paraId="5B9B3A5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0.6042</w:t>
            </w:r>
          </w:p>
        </w:tc>
        <w:tc>
          <w:tcPr>
            <w:tcW w:w="1060" w:type="dxa"/>
            <w:tcBorders>
              <w:top w:val="nil"/>
              <w:left w:val="nil"/>
              <w:right w:val="nil"/>
            </w:tcBorders>
            <w:shd w:val="clear" w:color="auto" w:fill="auto"/>
            <w:noWrap/>
            <w:vAlign w:val="bottom"/>
          </w:tcPr>
          <w:p w14:paraId="6D18F79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2.9341</w:t>
            </w:r>
          </w:p>
        </w:tc>
        <w:tc>
          <w:tcPr>
            <w:tcW w:w="1060" w:type="dxa"/>
            <w:tcBorders>
              <w:top w:val="nil"/>
              <w:left w:val="nil"/>
              <w:right w:val="nil"/>
            </w:tcBorders>
            <w:shd w:val="clear" w:color="auto" w:fill="auto"/>
            <w:noWrap/>
            <w:vAlign w:val="bottom"/>
          </w:tcPr>
          <w:p w14:paraId="71DF1E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1.5894</w:t>
            </w:r>
          </w:p>
        </w:tc>
        <w:tc>
          <w:tcPr>
            <w:tcW w:w="1060" w:type="dxa"/>
            <w:tcBorders>
              <w:top w:val="nil"/>
              <w:left w:val="nil"/>
              <w:right w:val="nil"/>
            </w:tcBorders>
            <w:shd w:val="clear" w:color="auto" w:fill="auto"/>
            <w:noWrap/>
            <w:vAlign w:val="bottom"/>
          </w:tcPr>
          <w:p w14:paraId="179807D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0.5739</w:t>
            </w:r>
          </w:p>
        </w:tc>
        <w:tc>
          <w:tcPr>
            <w:tcW w:w="1060" w:type="dxa"/>
            <w:tcBorders>
              <w:top w:val="nil"/>
              <w:left w:val="nil"/>
              <w:right w:val="nil"/>
            </w:tcBorders>
            <w:shd w:val="clear" w:color="auto" w:fill="auto"/>
            <w:noWrap/>
            <w:vAlign w:val="bottom"/>
          </w:tcPr>
          <w:p w14:paraId="3E70A7E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3.0318</w:t>
            </w:r>
          </w:p>
        </w:tc>
        <w:tc>
          <w:tcPr>
            <w:tcW w:w="1060" w:type="dxa"/>
            <w:tcBorders>
              <w:top w:val="nil"/>
              <w:left w:val="nil"/>
              <w:right w:val="nil"/>
            </w:tcBorders>
            <w:shd w:val="clear" w:color="auto" w:fill="auto"/>
            <w:noWrap/>
            <w:vAlign w:val="bottom"/>
          </w:tcPr>
          <w:p w14:paraId="02E7287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1.5320</w:t>
            </w:r>
          </w:p>
        </w:tc>
      </w:tr>
      <w:tr w14:paraId="101F6A99">
        <w:trPr>
          <w:trHeight w:val="280" w:hRule="atLeast"/>
          <w:jc w:val="center"/>
        </w:trPr>
        <w:tc>
          <w:tcPr>
            <w:tcW w:w="1120" w:type="dxa"/>
            <w:vMerge w:val="continue"/>
            <w:tcBorders>
              <w:left w:val="nil"/>
              <w:right w:val="nil"/>
            </w:tcBorders>
            <w:shd w:val="clear" w:color="auto" w:fill="auto"/>
            <w:noWrap/>
            <w:vAlign w:val="bottom"/>
          </w:tcPr>
          <w:p w14:paraId="59BA5927">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bottom"/>
          </w:tcPr>
          <w:p w14:paraId="190AF787">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5BF4B7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C78C46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5CFB104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0.8987</w:t>
            </w:r>
          </w:p>
        </w:tc>
        <w:tc>
          <w:tcPr>
            <w:tcW w:w="1060" w:type="dxa"/>
            <w:tcBorders>
              <w:top w:val="nil"/>
              <w:left w:val="nil"/>
              <w:bottom w:val="nil"/>
              <w:right w:val="nil"/>
            </w:tcBorders>
            <w:shd w:val="clear" w:color="auto" w:fill="auto"/>
            <w:noWrap/>
            <w:vAlign w:val="bottom"/>
          </w:tcPr>
          <w:p w14:paraId="26AD195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1.4846</w:t>
            </w:r>
          </w:p>
        </w:tc>
        <w:tc>
          <w:tcPr>
            <w:tcW w:w="1060" w:type="dxa"/>
            <w:tcBorders>
              <w:top w:val="nil"/>
              <w:left w:val="nil"/>
              <w:bottom w:val="nil"/>
              <w:right w:val="nil"/>
            </w:tcBorders>
            <w:shd w:val="clear" w:color="auto" w:fill="auto"/>
            <w:noWrap/>
            <w:vAlign w:val="bottom"/>
          </w:tcPr>
          <w:p w14:paraId="59B2D1E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3.1413</w:t>
            </w:r>
          </w:p>
        </w:tc>
        <w:tc>
          <w:tcPr>
            <w:tcW w:w="1060" w:type="dxa"/>
            <w:tcBorders>
              <w:top w:val="nil"/>
              <w:left w:val="nil"/>
              <w:bottom w:val="nil"/>
              <w:right w:val="nil"/>
            </w:tcBorders>
            <w:shd w:val="clear" w:color="auto" w:fill="auto"/>
            <w:noWrap/>
            <w:vAlign w:val="bottom"/>
          </w:tcPr>
          <w:p w14:paraId="3C2AC7C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0.8537</w:t>
            </w:r>
          </w:p>
        </w:tc>
        <w:tc>
          <w:tcPr>
            <w:tcW w:w="1060" w:type="dxa"/>
            <w:tcBorders>
              <w:top w:val="nil"/>
              <w:left w:val="nil"/>
              <w:bottom w:val="nil"/>
              <w:right w:val="nil"/>
            </w:tcBorders>
            <w:shd w:val="clear" w:color="auto" w:fill="auto"/>
            <w:noWrap/>
            <w:vAlign w:val="bottom"/>
          </w:tcPr>
          <w:p w14:paraId="503F271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1.7764</w:t>
            </w:r>
          </w:p>
        </w:tc>
        <w:tc>
          <w:tcPr>
            <w:tcW w:w="1060" w:type="dxa"/>
            <w:tcBorders>
              <w:top w:val="nil"/>
              <w:left w:val="nil"/>
              <w:bottom w:val="nil"/>
              <w:right w:val="nil"/>
            </w:tcBorders>
            <w:shd w:val="clear" w:color="auto" w:fill="auto"/>
            <w:noWrap/>
            <w:vAlign w:val="bottom"/>
          </w:tcPr>
          <w:p w14:paraId="21CB524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2.6147</w:t>
            </w:r>
          </w:p>
        </w:tc>
      </w:tr>
      <w:tr w14:paraId="2988E226">
        <w:trPr>
          <w:trHeight w:val="280" w:hRule="atLeast"/>
          <w:jc w:val="center"/>
        </w:trPr>
        <w:tc>
          <w:tcPr>
            <w:tcW w:w="1120" w:type="dxa"/>
            <w:vMerge w:val="continue"/>
            <w:tcBorders>
              <w:left w:val="nil"/>
              <w:right w:val="nil"/>
            </w:tcBorders>
            <w:shd w:val="clear" w:color="auto" w:fill="auto"/>
            <w:noWrap/>
            <w:vAlign w:val="center"/>
          </w:tcPr>
          <w:p w14:paraId="4B70CE05">
            <w:pPr>
              <w:widowControl/>
              <w:jc w:val="center"/>
              <w:rPr>
                <w:rFonts w:hint="eastAsia"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2C962EC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VGG</w:t>
            </w:r>
          </w:p>
        </w:tc>
        <w:tc>
          <w:tcPr>
            <w:tcW w:w="636" w:type="dxa"/>
            <w:vMerge w:val="continue"/>
            <w:tcBorders>
              <w:left w:val="nil"/>
              <w:right w:val="nil"/>
            </w:tcBorders>
            <w:shd w:val="clear" w:color="auto" w:fill="auto"/>
            <w:noWrap/>
            <w:vAlign w:val="center"/>
          </w:tcPr>
          <w:p w14:paraId="26E6663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F8BFC9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188C7B8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0.8752</w:t>
            </w:r>
          </w:p>
        </w:tc>
        <w:tc>
          <w:tcPr>
            <w:tcW w:w="1060" w:type="dxa"/>
            <w:tcBorders>
              <w:top w:val="nil"/>
              <w:left w:val="nil"/>
              <w:bottom w:val="nil"/>
              <w:right w:val="nil"/>
            </w:tcBorders>
            <w:shd w:val="clear" w:color="auto" w:fill="auto"/>
            <w:noWrap/>
            <w:vAlign w:val="bottom"/>
          </w:tcPr>
          <w:p w14:paraId="606AD21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1.6475</w:t>
            </w:r>
          </w:p>
        </w:tc>
        <w:tc>
          <w:tcPr>
            <w:tcW w:w="1060" w:type="dxa"/>
            <w:tcBorders>
              <w:top w:val="nil"/>
              <w:left w:val="nil"/>
              <w:bottom w:val="nil"/>
              <w:right w:val="nil"/>
            </w:tcBorders>
            <w:shd w:val="clear" w:color="auto" w:fill="auto"/>
            <w:noWrap/>
            <w:vAlign w:val="bottom"/>
          </w:tcPr>
          <w:p w14:paraId="7D0A881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2.8307</w:t>
            </w:r>
          </w:p>
        </w:tc>
        <w:tc>
          <w:tcPr>
            <w:tcW w:w="1060" w:type="dxa"/>
            <w:tcBorders>
              <w:top w:val="nil"/>
              <w:left w:val="nil"/>
              <w:bottom w:val="nil"/>
              <w:right w:val="nil"/>
            </w:tcBorders>
            <w:shd w:val="clear" w:color="auto" w:fill="auto"/>
            <w:noWrap/>
            <w:vAlign w:val="bottom"/>
          </w:tcPr>
          <w:p w14:paraId="1814662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0.8314</w:t>
            </w:r>
          </w:p>
        </w:tc>
        <w:tc>
          <w:tcPr>
            <w:tcW w:w="1060" w:type="dxa"/>
            <w:tcBorders>
              <w:top w:val="nil"/>
              <w:left w:val="nil"/>
              <w:bottom w:val="nil"/>
              <w:right w:val="nil"/>
            </w:tcBorders>
            <w:shd w:val="clear" w:color="auto" w:fill="auto"/>
            <w:noWrap/>
            <w:vAlign w:val="bottom"/>
          </w:tcPr>
          <w:p w14:paraId="619FA0A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1.9069</w:t>
            </w:r>
          </w:p>
        </w:tc>
        <w:tc>
          <w:tcPr>
            <w:tcW w:w="1060" w:type="dxa"/>
            <w:tcBorders>
              <w:top w:val="nil"/>
              <w:left w:val="nil"/>
              <w:bottom w:val="nil"/>
              <w:right w:val="nil"/>
            </w:tcBorders>
            <w:shd w:val="clear" w:color="auto" w:fill="auto"/>
            <w:noWrap/>
            <w:vAlign w:val="bottom"/>
          </w:tcPr>
          <w:p w14:paraId="43E4547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2.4357</w:t>
            </w:r>
          </w:p>
        </w:tc>
      </w:tr>
      <w:tr w14:paraId="74C024DC">
        <w:trPr>
          <w:trHeight w:val="280" w:hRule="atLeast"/>
          <w:jc w:val="center"/>
        </w:trPr>
        <w:tc>
          <w:tcPr>
            <w:tcW w:w="1120" w:type="dxa"/>
            <w:vMerge w:val="continue"/>
            <w:tcBorders>
              <w:left w:val="nil"/>
              <w:right w:val="nil"/>
            </w:tcBorders>
            <w:shd w:val="clear" w:color="auto" w:fill="auto"/>
            <w:noWrap/>
            <w:vAlign w:val="center"/>
          </w:tcPr>
          <w:p w14:paraId="5BA4EFF6">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A112DA9">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B129FC2">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A71E20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6196A7E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0.8336</w:t>
            </w:r>
          </w:p>
        </w:tc>
        <w:tc>
          <w:tcPr>
            <w:tcW w:w="1060" w:type="dxa"/>
            <w:tcBorders>
              <w:top w:val="nil"/>
              <w:left w:val="nil"/>
              <w:bottom w:val="nil"/>
              <w:right w:val="nil"/>
            </w:tcBorders>
            <w:shd w:val="clear" w:color="auto" w:fill="auto"/>
            <w:noWrap/>
            <w:vAlign w:val="bottom"/>
          </w:tcPr>
          <w:p w14:paraId="6BB331B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1.9025</w:t>
            </w:r>
          </w:p>
        </w:tc>
        <w:tc>
          <w:tcPr>
            <w:tcW w:w="1060" w:type="dxa"/>
            <w:tcBorders>
              <w:top w:val="nil"/>
              <w:left w:val="nil"/>
              <w:bottom w:val="nil"/>
              <w:right w:val="nil"/>
            </w:tcBorders>
            <w:shd w:val="clear" w:color="auto" w:fill="auto"/>
            <w:noWrap/>
            <w:vAlign w:val="bottom"/>
          </w:tcPr>
          <w:p w14:paraId="5486FE3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2.4512</w:t>
            </w:r>
          </w:p>
        </w:tc>
        <w:tc>
          <w:tcPr>
            <w:tcW w:w="1060" w:type="dxa"/>
            <w:tcBorders>
              <w:top w:val="nil"/>
              <w:left w:val="nil"/>
              <w:bottom w:val="nil"/>
              <w:right w:val="nil"/>
            </w:tcBorders>
            <w:shd w:val="clear" w:color="auto" w:fill="auto"/>
            <w:noWrap/>
            <w:vAlign w:val="bottom"/>
          </w:tcPr>
          <w:p w14:paraId="59D2670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0.7919</w:t>
            </w:r>
          </w:p>
        </w:tc>
        <w:tc>
          <w:tcPr>
            <w:tcW w:w="1060" w:type="dxa"/>
            <w:tcBorders>
              <w:top w:val="nil"/>
              <w:left w:val="nil"/>
              <w:bottom w:val="nil"/>
              <w:right w:val="nil"/>
            </w:tcBorders>
            <w:shd w:val="clear" w:color="auto" w:fill="auto"/>
            <w:noWrap/>
            <w:vAlign w:val="bottom"/>
          </w:tcPr>
          <w:p w14:paraId="77C67CF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2.1189</w:t>
            </w:r>
          </w:p>
        </w:tc>
        <w:tc>
          <w:tcPr>
            <w:tcW w:w="1060" w:type="dxa"/>
            <w:tcBorders>
              <w:top w:val="nil"/>
              <w:left w:val="nil"/>
              <w:bottom w:val="nil"/>
              <w:right w:val="nil"/>
            </w:tcBorders>
            <w:shd w:val="clear" w:color="auto" w:fill="auto"/>
            <w:noWrap/>
            <w:vAlign w:val="bottom"/>
          </w:tcPr>
          <w:p w14:paraId="14B4BCE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2.1921</w:t>
            </w:r>
          </w:p>
        </w:tc>
      </w:tr>
      <w:tr w14:paraId="233E535E">
        <w:trPr>
          <w:trHeight w:val="280" w:hRule="atLeast"/>
          <w:jc w:val="center"/>
        </w:trPr>
        <w:tc>
          <w:tcPr>
            <w:tcW w:w="1120" w:type="dxa"/>
            <w:vMerge w:val="continue"/>
            <w:tcBorders>
              <w:left w:val="nil"/>
              <w:right w:val="nil"/>
            </w:tcBorders>
            <w:shd w:val="clear" w:color="auto" w:fill="auto"/>
            <w:noWrap/>
            <w:vAlign w:val="center"/>
          </w:tcPr>
          <w:p w14:paraId="1217A52D">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A652C75">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10E998F1">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7A2563A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30287C4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0.8307</w:t>
            </w:r>
          </w:p>
        </w:tc>
        <w:tc>
          <w:tcPr>
            <w:tcW w:w="1060" w:type="dxa"/>
            <w:tcBorders>
              <w:top w:val="nil"/>
              <w:left w:val="nil"/>
              <w:bottom w:val="nil"/>
              <w:right w:val="nil"/>
            </w:tcBorders>
            <w:shd w:val="clear" w:color="auto" w:fill="auto"/>
            <w:noWrap/>
            <w:vAlign w:val="bottom"/>
          </w:tcPr>
          <w:p w14:paraId="1C355E5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1.9187</w:t>
            </w:r>
          </w:p>
        </w:tc>
        <w:tc>
          <w:tcPr>
            <w:tcW w:w="1060" w:type="dxa"/>
            <w:tcBorders>
              <w:top w:val="nil"/>
              <w:left w:val="nil"/>
              <w:bottom w:val="nil"/>
              <w:right w:val="nil"/>
            </w:tcBorders>
            <w:shd w:val="clear" w:color="auto" w:fill="auto"/>
            <w:noWrap/>
            <w:vAlign w:val="bottom"/>
          </w:tcPr>
          <w:p w14:paraId="46718E5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2.4306</w:t>
            </w:r>
          </w:p>
        </w:tc>
        <w:tc>
          <w:tcPr>
            <w:tcW w:w="1060" w:type="dxa"/>
            <w:tcBorders>
              <w:top w:val="nil"/>
              <w:left w:val="nil"/>
              <w:bottom w:val="nil"/>
              <w:right w:val="nil"/>
            </w:tcBorders>
            <w:shd w:val="clear" w:color="auto" w:fill="auto"/>
            <w:noWrap/>
            <w:vAlign w:val="bottom"/>
          </w:tcPr>
          <w:p w14:paraId="0D6F86A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0.7892</w:t>
            </w:r>
          </w:p>
        </w:tc>
        <w:tc>
          <w:tcPr>
            <w:tcW w:w="1060" w:type="dxa"/>
            <w:tcBorders>
              <w:top w:val="nil"/>
              <w:left w:val="nil"/>
              <w:bottom w:val="nil"/>
              <w:right w:val="nil"/>
            </w:tcBorders>
            <w:shd w:val="clear" w:color="auto" w:fill="auto"/>
            <w:noWrap/>
            <w:vAlign w:val="bottom"/>
          </w:tcPr>
          <w:p w14:paraId="0A8DEB6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2.1326</w:t>
            </w:r>
          </w:p>
        </w:tc>
        <w:tc>
          <w:tcPr>
            <w:tcW w:w="1060" w:type="dxa"/>
            <w:tcBorders>
              <w:top w:val="nil"/>
              <w:left w:val="nil"/>
              <w:bottom w:val="nil"/>
              <w:right w:val="nil"/>
            </w:tcBorders>
            <w:shd w:val="clear" w:color="auto" w:fill="auto"/>
            <w:noWrap/>
            <w:vAlign w:val="bottom"/>
          </w:tcPr>
          <w:p w14:paraId="018D428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2.1780</w:t>
            </w:r>
          </w:p>
        </w:tc>
      </w:tr>
      <w:tr w14:paraId="70188515">
        <w:trPr>
          <w:trHeight w:val="280" w:hRule="atLeast"/>
          <w:jc w:val="center"/>
        </w:trPr>
        <w:tc>
          <w:tcPr>
            <w:tcW w:w="1120" w:type="dxa"/>
            <w:vMerge w:val="continue"/>
            <w:tcBorders>
              <w:left w:val="nil"/>
              <w:right w:val="nil"/>
            </w:tcBorders>
            <w:shd w:val="clear" w:color="auto" w:fill="auto"/>
            <w:noWrap/>
            <w:vAlign w:val="center"/>
          </w:tcPr>
          <w:p w14:paraId="2679AB7E">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1F3C53FF">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4FE4083F">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24D7F6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24B4D0B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0.8894</w:t>
            </w:r>
          </w:p>
        </w:tc>
        <w:tc>
          <w:tcPr>
            <w:tcW w:w="1060" w:type="dxa"/>
            <w:tcBorders>
              <w:top w:val="nil"/>
              <w:left w:val="nil"/>
              <w:bottom w:val="nil"/>
              <w:right w:val="nil"/>
            </w:tcBorders>
            <w:shd w:val="clear" w:color="auto" w:fill="auto"/>
            <w:noWrap/>
            <w:vAlign w:val="bottom"/>
          </w:tcPr>
          <w:p w14:paraId="47B6ABD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1.5508</w:t>
            </w:r>
          </w:p>
        </w:tc>
        <w:tc>
          <w:tcPr>
            <w:tcW w:w="1060" w:type="dxa"/>
            <w:tcBorders>
              <w:top w:val="nil"/>
              <w:left w:val="nil"/>
              <w:bottom w:val="nil"/>
              <w:right w:val="nil"/>
            </w:tcBorders>
            <w:shd w:val="clear" w:color="auto" w:fill="auto"/>
            <w:noWrap/>
            <w:vAlign w:val="bottom"/>
          </w:tcPr>
          <w:p w14:paraId="45EB4CA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3.0071</w:t>
            </w:r>
          </w:p>
        </w:tc>
        <w:tc>
          <w:tcPr>
            <w:tcW w:w="1060" w:type="dxa"/>
            <w:tcBorders>
              <w:top w:val="nil"/>
              <w:left w:val="nil"/>
              <w:bottom w:val="nil"/>
              <w:right w:val="nil"/>
            </w:tcBorders>
            <w:shd w:val="clear" w:color="auto" w:fill="auto"/>
            <w:noWrap/>
            <w:vAlign w:val="bottom"/>
          </w:tcPr>
          <w:p w14:paraId="6EE7A5D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0.8449</w:t>
            </w:r>
          </w:p>
        </w:tc>
        <w:tc>
          <w:tcPr>
            <w:tcW w:w="1060" w:type="dxa"/>
            <w:tcBorders>
              <w:top w:val="nil"/>
              <w:left w:val="nil"/>
              <w:bottom w:val="nil"/>
              <w:right w:val="nil"/>
            </w:tcBorders>
            <w:shd w:val="clear" w:color="auto" w:fill="auto"/>
            <w:noWrap/>
            <w:vAlign w:val="bottom"/>
          </w:tcPr>
          <w:p w14:paraId="47D1EB6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1.8290</w:t>
            </w:r>
          </w:p>
        </w:tc>
        <w:tc>
          <w:tcPr>
            <w:tcW w:w="1060" w:type="dxa"/>
            <w:tcBorders>
              <w:top w:val="nil"/>
              <w:left w:val="nil"/>
              <w:bottom w:val="nil"/>
              <w:right w:val="nil"/>
            </w:tcBorders>
            <w:shd w:val="clear" w:color="auto" w:fill="auto"/>
            <w:noWrap/>
            <w:vAlign w:val="bottom"/>
          </w:tcPr>
          <w:p w14:paraId="5B41384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2.5395</w:t>
            </w:r>
          </w:p>
        </w:tc>
      </w:tr>
      <w:tr w14:paraId="5466F32F">
        <w:trPr>
          <w:trHeight w:val="280" w:hRule="atLeast"/>
          <w:jc w:val="center"/>
        </w:trPr>
        <w:tc>
          <w:tcPr>
            <w:tcW w:w="1120" w:type="dxa"/>
            <w:vMerge w:val="continue"/>
            <w:tcBorders>
              <w:left w:val="nil"/>
              <w:right w:val="nil"/>
            </w:tcBorders>
            <w:shd w:val="clear" w:color="auto" w:fill="auto"/>
            <w:noWrap/>
            <w:vAlign w:val="center"/>
          </w:tcPr>
          <w:p w14:paraId="46F569FE">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7F118517">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34A22C46">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61E91A6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4FF0002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0.8633</w:t>
            </w:r>
          </w:p>
        </w:tc>
        <w:tc>
          <w:tcPr>
            <w:tcW w:w="1060" w:type="dxa"/>
            <w:tcBorders>
              <w:top w:val="nil"/>
              <w:left w:val="nil"/>
              <w:bottom w:val="nil"/>
              <w:right w:val="nil"/>
            </w:tcBorders>
            <w:shd w:val="clear" w:color="auto" w:fill="auto"/>
            <w:noWrap/>
            <w:vAlign w:val="bottom"/>
          </w:tcPr>
          <w:p w14:paraId="4541B71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1.7239</w:t>
            </w:r>
          </w:p>
        </w:tc>
        <w:tc>
          <w:tcPr>
            <w:tcW w:w="1060" w:type="dxa"/>
            <w:tcBorders>
              <w:top w:val="nil"/>
              <w:left w:val="nil"/>
              <w:bottom w:val="nil"/>
              <w:right w:val="nil"/>
            </w:tcBorders>
            <w:shd w:val="clear" w:color="auto" w:fill="auto"/>
            <w:noWrap/>
            <w:vAlign w:val="bottom"/>
          </w:tcPr>
          <w:p w14:paraId="0519198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2.7051</w:t>
            </w:r>
          </w:p>
        </w:tc>
        <w:tc>
          <w:tcPr>
            <w:tcW w:w="1060" w:type="dxa"/>
            <w:tcBorders>
              <w:top w:val="nil"/>
              <w:left w:val="nil"/>
              <w:bottom w:val="nil"/>
              <w:right w:val="nil"/>
            </w:tcBorders>
            <w:shd w:val="clear" w:color="auto" w:fill="auto"/>
            <w:noWrap/>
            <w:vAlign w:val="bottom"/>
          </w:tcPr>
          <w:p w14:paraId="2EF4869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0.8202</w:t>
            </w:r>
          </w:p>
        </w:tc>
        <w:tc>
          <w:tcPr>
            <w:tcW w:w="1060" w:type="dxa"/>
            <w:tcBorders>
              <w:top w:val="nil"/>
              <w:left w:val="nil"/>
              <w:bottom w:val="nil"/>
              <w:right w:val="nil"/>
            </w:tcBorders>
            <w:shd w:val="clear" w:color="auto" w:fill="auto"/>
            <w:noWrap/>
            <w:vAlign w:val="bottom"/>
          </w:tcPr>
          <w:p w14:paraId="75DD0E9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1.9696</w:t>
            </w:r>
          </w:p>
        </w:tc>
        <w:tc>
          <w:tcPr>
            <w:tcW w:w="1060" w:type="dxa"/>
            <w:tcBorders>
              <w:top w:val="nil"/>
              <w:left w:val="nil"/>
              <w:bottom w:val="nil"/>
              <w:right w:val="nil"/>
            </w:tcBorders>
            <w:shd w:val="clear" w:color="auto" w:fill="auto"/>
            <w:noWrap/>
            <w:vAlign w:val="bottom"/>
          </w:tcPr>
          <w:p w14:paraId="3C84F99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2.3582</w:t>
            </w:r>
          </w:p>
        </w:tc>
      </w:tr>
      <w:tr w14:paraId="1617EBFF">
        <w:trPr>
          <w:trHeight w:val="280" w:hRule="atLeast"/>
          <w:jc w:val="center"/>
        </w:trPr>
        <w:tc>
          <w:tcPr>
            <w:tcW w:w="1120" w:type="dxa"/>
            <w:vMerge w:val="continue"/>
            <w:tcBorders>
              <w:left w:val="nil"/>
              <w:right w:val="nil"/>
            </w:tcBorders>
            <w:shd w:val="clear" w:color="auto" w:fill="auto"/>
            <w:noWrap/>
            <w:vAlign w:val="center"/>
          </w:tcPr>
          <w:p w14:paraId="0FAD1B51">
            <w:pPr>
              <w:widowControl/>
              <w:jc w:val="center"/>
              <w:rPr>
                <w:rFonts w:hint="eastAsia"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11F88EE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Spectral</w:t>
            </w:r>
            <w:r>
              <w:rPr>
                <w:rFonts w:hint="eastAsia" w:ascii="Times New Roman" w:hAnsi="Times New Roman" w:eastAsia="宋体" w:cs="Times New Roman"/>
                <w:color w:val="000000"/>
                <w:kern w:val="0"/>
                <w:sz w:val="18"/>
                <w:szCs w:val="18"/>
                <w:lang w:bidi="ar"/>
              </w:rPr>
              <w:t>ViT</w:t>
            </w:r>
          </w:p>
        </w:tc>
        <w:tc>
          <w:tcPr>
            <w:tcW w:w="636" w:type="dxa"/>
            <w:vMerge w:val="continue"/>
            <w:tcBorders>
              <w:left w:val="nil"/>
              <w:right w:val="nil"/>
            </w:tcBorders>
            <w:shd w:val="clear" w:color="auto" w:fill="auto"/>
            <w:noWrap/>
            <w:vAlign w:val="center"/>
          </w:tcPr>
          <w:p w14:paraId="0D35BFCD">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D16834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078F9F3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0.8565</w:t>
            </w:r>
          </w:p>
        </w:tc>
        <w:tc>
          <w:tcPr>
            <w:tcW w:w="1060" w:type="dxa"/>
            <w:tcBorders>
              <w:top w:val="nil"/>
              <w:left w:val="nil"/>
              <w:bottom w:val="nil"/>
              <w:right w:val="nil"/>
            </w:tcBorders>
            <w:shd w:val="clear" w:color="auto" w:fill="auto"/>
            <w:noWrap/>
            <w:vAlign w:val="bottom"/>
          </w:tcPr>
          <w:p w14:paraId="2BDB022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1.7668</w:t>
            </w:r>
          </w:p>
        </w:tc>
        <w:tc>
          <w:tcPr>
            <w:tcW w:w="1060" w:type="dxa"/>
            <w:tcBorders>
              <w:top w:val="nil"/>
              <w:left w:val="nil"/>
              <w:bottom w:val="nil"/>
              <w:right w:val="nil"/>
            </w:tcBorders>
            <w:shd w:val="clear" w:color="auto" w:fill="auto"/>
            <w:noWrap/>
            <w:vAlign w:val="bottom"/>
          </w:tcPr>
          <w:p w14:paraId="0BED71F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2.6395</w:t>
            </w:r>
          </w:p>
        </w:tc>
        <w:tc>
          <w:tcPr>
            <w:tcW w:w="1060" w:type="dxa"/>
            <w:tcBorders>
              <w:top w:val="nil"/>
              <w:left w:val="nil"/>
              <w:bottom w:val="nil"/>
              <w:right w:val="nil"/>
            </w:tcBorders>
            <w:shd w:val="clear" w:color="auto" w:fill="auto"/>
            <w:noWrap/>
            <w:vAlign w:val="bottom"/>
          </w:tcPr>
          <w:p w14:paraId="2F3A29F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0.8136</w:t>
            </w:r>
          </w:p>
        </w:tc>
        <w:tc>
          <w:tcPr>
            <w:tcW w:w="1060" w:type="dxa"/>
            <w:tcBorders>
              <w:top w:val="nil"/>
              <w:left w:val="nil"/>
              <w:bottom w:val="nil"/>
              <w:right w:val="nil"/>
            </w:tcBorders>
            <w:shd w:val="clear" w:color="auto" w:fill="auto"/>
            <w:noWrap/>
            <w:vAlign w:val="bottom"/>
          </w:tcPr>
          <w:p w14:paraId="6568874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2.0051</w:t>
            </w:r>
          </w:p>
        </w:tc>
        <w:tc>
          <w:tcPr>
            <w:tcW w:w="1060" w:type="dxa"/>
            <w:tcBorders>
              <w:top w:val="nil"/>
              <w:left w:val="nil"/>
              <w:bottom w:val="nil"/>
              <w:right w:val="nil"/>
            </w:tcBorders>
            <w:shd w:val="clear" w:color="auto" w:fill="auto"/>
            <w:noWrap/>
            <w:vAlign w:val="bottom"/>
          </w:tcPr>
          <w:p w14:paraId="761B730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2.3165</w:t>
            </w:r>
          </w:p>
        </w:tc>
      </w:tr>
      <w:tr w14:paraId="20D6112F">
        <w:trPr>
          <w:trHeight w:val="280" w:hRule="atLeast"/>
          <w:jc w:val="center"/>
        </w:trPr>
        <w:tc>
          <w:tcPr>
            <w:tcW w:w="1120" w:type="dxa"/>
            <w:vMerge w:val="continue"/>
            <w:tcBorders>
              <w:left w:val="nil"/>
              <w:right w:val="nil"/>
            </w:tcBorders>
            <w:shd w:val="clear" w:color="auto" w:fill="auto"/>
            <w:noWrap/>
            <w:vAlign w:val="center"/>
          </w:tcPr>
          <w:p w14:paraId="4B7E932C">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7E89B81F">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6ED3BECE">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72F423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51E0EE5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0.6824</w:t>
            </w:r>
          </w:p>
        </w:tc>
        <w:tc>
          <w:tcPr>
            <w:tcW w:w="1060" w:type="dxa"/>
            <w:tcBorders>
              <w:top w:val="nil"/>
              <w:left w:val="nil"/>
              <w:bottom w:val="nil"/>
              <w:right w:val="nil"/>
            </w:tcBorders>
            <w:shd w:val="clear" w:color="auto" w:fill="auto"/>
            <w:noWrap/>
            <w:vAlign w:val="bottom"/>
          </w:tcPr>
          <w:p w14:paraId="3D23E3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2.6281</w:t>
            </w:r>
          </w:p>
        </w:tc>
        <w:tc>
          <w:tcPr>
            <w:tcW w:w="1060" w:type="dxa"/>
            <w:tcBorders>
              <w:top w:val="nil"/>
              <w:left w:val="nil"/>
              <w:bottom w:val="nil"/>
              <w:right w:val="nil"/>
            </w:tcBorders>
            <w:shd w:val="clear" w:color="auto" w:fill="auto"/>
            <w:noWrap/>
            <w:vAlign w:val="bottom"/>
          </w:tcPr>
          <w:p w14:paraId="24D0482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1.7744</w:t>
            </w:r>
          </w:p>
        </w:tc>
        <w:tc>
          <w:tcPr>
            <w:tcW w:w="1060" w:type="dxa"/>
            <w:tcBorders>
              <w:top w:val="nil"/>
              <w:left w:val="nil"/>
              <w:bottom w:val="nil"/>
              <w:right w:val="nil"/>
            </w:tcBorders>
            <w:shd w:val="clear" w:color="auto" w:fill="auto"/>
            <w:noWrap/>
            <w:vAlign w:val="bottom"/>
          </w:tcPr>
          <w:p w14:paraId="656D39E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0.6312</w:t>
            </w:r>
          </w:p>
        </w:tc>
        <w:tc>
          <w:tcPr>
            <w:tcW w:w="1060" w:type="dxa"/>
            <w:tcBorders>
              <w:top w:val="nil"/>
              <w:left w:val="nil"/>
              <w:bottom w:val="nil"/>
              <w:right w:val="nil"/>
            </w:tcBorders>
            <w:shd w:val="clear" w:color="auto" w:fill="auto"/>
            <w:noWrap/>
            <w:vAlign w:val="bottom"/>
          </w:tcPr>
          <w:p w14:paraId="2A53AAD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2.8206</w:t>
            </w:r>
          </w:p>
        </w:tc>
        <w:tc>
          <w:tcPr>
            <w:tcW w:w="1060" w:type="dxa"/>
            <w:tcBorders>
              <w:top w:val="nil"/>
              <w:left w:val="nil"/>
              <w:bottom w:val="nil"/>
              <w:right w:val="nil"/>
            </w:tcBorders>
            <w:shd w:val="clear" w:color="auto" w:fill="auto"/>
            <w:noWrap/>
            <w:vAlign w:val="bottom"/>
          </w:tcPr>
          <w:p w14:paraId="66CEA67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1.6467</w:t>
            </w:r>
          </w:p>
        </w:tc>
      </w:tr>
      <w:tr w14:paraId="554DCABE">
        <w:trPr>
          <w:trHeight w:val="280" w:hRule="atLeast"/>
          <w:jc w:val="center"/>
        </w:trPr>
        <w:tc>
          <w:tcPr>
            <w:tcW w:w="1120" w:type="dxa"/>
            <w:vMerge w:val="continue"/>
            <w:tcBorders>
              <w:left w:val="nil"/>
              <w:right w:val="nil"/>
            </w:tcBorders>
            <w:shd w:val="clear" w:color="auto" w:fill="auto"/>
            <w:noWrap/>
            <w:vAlign w:val="center"/>
          </w:tcPr>
          <w:p w14:paraId="4760B825">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13608F1">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06A6493">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B1535A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64854B2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0.6723</w:t>
            </w:r>
          </w:p>
        </w:tc>
        <w:tc>
          <w:tcPr>
            <w:tcW w:w="1060" w:type="dxa"/>
            <w:tcBorders>
              <w:top w:val="nil"/>
              <w:left w:val="nil"/>
              <w:bottom w:val="nil"/>
              <w:right w:val="nil"/>
            </w:tcBorders>
            <w:shd w:val="clear" w:color="auto" w:fill="auto"/>
            <w:noWrap/>
            <w:vAlign w:val="bottom"/>
          </w:tcPr>
          <w:p w14:paraId="68A08CE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2.6697</w:t>
            </w:r>
          </w:p>
        </w:tc>
        <w:tc>
          <w:tcPr>
            <w:tcW w:w="1060" w:type="dxa"/>
            <w:tcBorders>
              <w:top w:val="nil"/>
              <w:left w:val="nil"/>
              <w:bottom w:val="nil"/>
              <w:right w:val="nil"/>
            </w:tcBorders>
            <w:shd w:val="clear" w:color="auto" w:fill="auto"/>
            <w:noWrap/>
            <w:vAlign w:val="bottom"/>
          </w:tcPr>
          <w:p w14:paraId="724A582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1.7468</w:t>
            </w:r>
          </w:p>
        </w:tc>
        <w:tc>
          <w:tcPr>
            <w:tcW w:w="1060" w:type="dxa"/>
            <w:tcBorders>
              <w:top w:val="nil"/>
              <w:left w:val="nil"/>
              <w:bottom w:val="nil"/>
              <w:right w:val="nil"/>
            </w:tcBorders>
            <w:shd w:val="clear" w:color="auto" w:fill="auto"/>
            <w:noWrap/>
            <w:vAlign w:val="bottom"/>
          </w:tcPr>
          <w:p w14:paraId="2925A38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0.6387</w:t>
            </w:r>
          </w:p>
        </w:tc>
        <w:tc>
          <w:tcPr>
            <w:tcW w:w="1060" w:type="dxa"/>
            <w:tcBorders>
              <w:top w:val="nil"/>
              <w:left w:val="nil"/>
              <w:bottom w:val="nil"/>
              <w:right w:val="nil"/>
            </w:tcBorders>
            <w:shd w:val="clear" w:color="auto" w:fill="auto"/>
            <w:noWrap/>
            <w:vAlign w:val="bottom"/>
          </w:tcPr>
          <w:p w14:paraId="23FEF1D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2.7920</w:t>
            </w:r>
          </w:p>
        </w:tc>
        <w:tc>
          <w:tcPr>
            <w:tcW w:w="1060" w:type="dxa"/>
            <w:tcBorders>
              <w:top w:val="nil"/>
              <w:left w:val="nil"/>
              <w:bottom w:val="nil"/>
              <w:right w:val="nil"/>
            </w:tcBorders>
            <w:shd w:val="clear" w:color="auto" w:fill="auto"/>
            <w:noWrap/>
            <w:vAlign w:val="bottom"/>
          </w:tcPr>
          <w:p w14:paraId="068FCA3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1.6636</w:t>
            </w:r>
          </w:p>
        </w:tc>
      </w:tr>
      <w:tr w14:paraId="375EF67A">
        <w:trPr>
          <w:trHeight w:val="280" w:hRule="atLeast"/>
          <w:jc w:val="center"/>
        </w:trPr>
        <w:tc>
          <w:tcPr>
            <w:tcW w:w="1120" w:type="dxa"/>
            <w:vMerge w:val="continue"/>
            <w:tcBorders>
              <w:left w:val="nil"/>
              <w:right w:val="nil"/>
            </w:tcBorders>
            <w:shd w:val="clear" w:color="auto" w:fill="auto"/>
            <w:noWrap/>
            <w:vAlign w:val="center"/>
          </w:tcPr>
          <w:p w14:paraId="31E507B1">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1C539A2">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B173E28">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FF33D8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3A64D7A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0.7222</w:t>
            </w:r>
          </w:p>
        </w:tc>
        <w:tc>
          <w:tcPr>
            <w:tcW w:w="1060" w:type="dxa"/>
            <w:tcBorders>
              <w:top w:val="nil"/>
              <w:left w:val="nil"/>
              <w:bottom w:val="nil"/>
              <w:right w:val="nil"/>
            </w:tcBorders>
            <w:shd w:val="clear" w:color="auto" w:fill="auto"/>
            <w:noWrap/>
            <w:vAlign w:val="bottom"/>
          </w:tcPr>
          <w:p w14:paraId="49B2376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2.4578</w:t>
            </w:r>
          </w:p>
        </w:tc>
        <w:tc>
          <w:tcPr>
            <w:tcW w:w="1060" w:type="dxa"/>
            <w:tcBorders>
              <w:top w:val="nil"/>
              <w:left w:val="nil"/>
              <w:bottom w:val="nil"/>
              <w:right w:val="nil"/>
            </w:tcBorders>
            <w:shd w:val="clear" w:color="auto" w:fill="auto"/>
            <w:noWrap/>
            <w:vAlign w:val="bottom"/>
          </w:tcPr>
          <w:p w14:paraId="5503349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1.8974</w:t>
            </w:r>
          </w:p>
        </w:tc>
        <w:tc>
          <w:tcPr>
            <w:tcW w:w="1060" w:type="dxa"/>
            <w:tcBorders>
              <w:top w:val="nil"/>
              <w:left w:val="nil"/>
              <w:bottom w:val="nil"/>
              <w:right w:val="nil"/>
            </w:tcBorders>
            <w:shd w:val="clear" w:color="auto" w:fill="auto"/>
            <w:noWrap/>
            <w:vAlign w:val="bottom"/>
          </w:tcPr>
          <w:p w14:paraId="77047E9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0.6861</w:t>
            </w:r>
          </w:p>
        </w:tc>
        <w:tc>
          <w:tcPr>
            <w:tcW w:w="1060" w:type="dxa"/>
            <w:tcBorders>
              <w:top w:val="nil"/>
              <w:left w:val="nil"/>
              <w:bottom w:val="nil"/>
              <w:right w:val="nil"/>
            </w:tcBorders>
            <w:shd w:val="clear" w:color="auto" w:fill="auto"/>
            <w:noWrap/>
            <w:vAlign w:val="bottom"/>
          </w:tcPr>
          <w:p w14:paraId="0279072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2.6022</w:t>
            </w:r>
          </w:p>
        </w:tc>
        <w:tc>
          <w:tcPr>
            <w:tcW w:w="1060" w:type="dxa"/>
            <w:tcBorders>
              <w:top w:val="nil"/>
              <w:left w:val="nil"/>
              <w:bottom w:val="nil"/>
              <w:right w:val="nil"/>
            </w:tcBorders>
            <w:shd w:val="clear" w:color="auto" w:fill="auto"/>
            <w:noWrap/>
            <w:vAlign w:val="bottom"/>
          </w:tcPr>
          <w:p w14:paraId="781421B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1.7849</w:t>
            </w:r>
          </w:p>
        </w:tc>
      </w:tr>
      <w:tr w14:paraId="29852380">
        <w:trPr>
          <w:trHeight w:val="280" w:hRule="atLeast"/>
          <w:jc w:val="center"/>
        </w:trPr>
        <w:tc>
          <w:tcPr>
            <w:tcW w:w="1120" w:type="dxa"/>
            <w:vMerge w:val="continue"/>
            <w:tcBorders>
              <w:left w:val="nil"/>
              <w:right w:val="nil"/>
            </w:tcBorders>
            <w:shd w:val="clear" w:color="auto" w:fill="auto"/>
            <w:noWrap/>
            <w:vAlign w:val="center"/>
          </w:tcPr>
          <w:p w14:paraId="2C8C8F4D">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5FDC6CA6">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7509C0F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2BCDCB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27623FE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0.8309</w:t>
            </w:r>
          </w:p>
        </w:tc>
        <w:tc>
          <w:tcPr>
            <w:tcW w:w="1060" w:type="dxa"/>
            <w:tcBorders>
              <w:top w:val="nil"/>
              <w:left w:val="nil"/>
              <w:bottom w:val="nil"/>
              <w:right w:val="nil"/>
            </w:tcBorders>
            <w:shd w:val="clear" w:color="auto" w:fill="auto"/>
            <w:noWrap/>
            <w:vAlign w:val="bottom"/>
          </w:tcPr>
          <w:p w14:paraId="7F39A2C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1.9180</w:t>
            </w:r>
          </w:p>
        </w:tc>
        <w:tc>
          <w:tcPr>
            <w:tcW w:w="1060" w:type="dxa"/>
            <w:tcBorders>
              <w:top w:val="nil"/>
              <w:left w:val="nil"/>
              <w:bottom w:val="nil"/>
              <w:right w:val="nil"/>
            </w:tcBorders>
            <w:shd w:val="clear" w:color="auto" w:fill="auto"/>
            <w:noWrap/>
            <w:vAlign w:val="bottom"/>
          </w:tcPr>
          <w:p w14:paraId="6127B3A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2.4315</w:t>
            </w:r>
          </w:p>
        </w:tc>
        <w:tc>
          <w:tcPr>
            <w:tcW w:w="1060" w:type="dxa"/>
            <w:tcBorders>
              <w:top w:val="nil"/>
              <w:left w:val="nil"/>
              <w:bottom w:val="nil"/>
              <w:right w:val="nil"/>
            </w:tcBorders>
            <w:shd w:val="clear" w:color="auto" w:fill="auto"/>
            <w:noWrap/>
            <w:vAlign w:val="bottom"/>
          </w:tcPr>
          <w:p w14:paraId="4B238FB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0.7893</w:t>
            </w:r>
          </w:p>
        </w:tc>
        <w:tc>
          <w:tcPr>
            <w:tcW w:w="1060" w:type="dxa"/>
            <w:tcBorders>
              <w:top w:val="nil"/>
              <w:left w:val="nil"/>
              <w:bottom w:val="nil"/>
              <w:right w:val="nil"/>
            </w:tcBorders>
            <w:shd w:val="clear" w:color="auto" w:fill="auto"/>
            <w:noWrap/>
            <w:vAlign w:val="bottom"/>
          </w:tcPr>
          <w:p w14:paraId="2E4C4F7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2.1320</w:t>
            </w:r>
          </w:p>
        </w:tc>
        <w:tc>
          <w:tcPr>
            <w:tcW w:w="1060" w:type="dxa"/>
            <w:tcBorders>
              <w:top w:val="nil"/>
              <w:left w:val="nil"/>
              <w:bottom w:val="nil"/>
              <w:right w:val="nil"/>
            </w:tcBorders>
            <w:shd w:val="clear" w:color="auto" w:fill="auto"/>
            <w:noWrap/>
            <w:vAlign w:val="bottom"/>
          </w:tcPr>
          <w:p w14:paraId="4091841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2.1786</w:t>
            </w:r>
          </w:p>
        </w:tc>
      </w:tr>
      <w:tr w14:paraId="7E8E26B5">
        <w:trPr>
          <w:trHeight w:val="280" w:hRule="atLeast"/>
          <w:jc w:val="center"/>
        </w:trPr>
        <w:tc>
          <w:tcPr>
            <w:tcW w:w="1120" w:type="dxa"/>
            <w:vMerge w:val="restart"/>
            <w:tcBorders>
              <w:left w:val="nil"/>
              <w:right w:val="nil"/>
            </w:tcBorders>
            <w:shd w:val="clear" w:color="auto" w:fill="auto"/>
            <w:noWrap/>
            <w:vAlign w:val="center"/>
          </w:tcPr>
          <w:p w14:paraId="02653FB0">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SNSBE</w:t>
            </w:r>
          </w:p>
        </w:tc>
        <w:tc>
          <w:tcPr>
            <w:tcW w:w="1120" w:type="dxa"/>
            <w:vMerge w:val="restart"/>
            <w:tcBorders>
              <w:left w:val="nil"/>
              <w:right w:val="nil"/>
            </w:tcBorders>
            <w:shd w:val="clear" w:color="auto" w:fill="auto"/>
            <w:noWrap/>
            <w:vAlign w:val="center"/>
          </w:tcPr>
          <w:p w14:paraId="033F1B21">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ResNet</w:t>
            </w:r>
          </w:p>
        </w:tc>
        <w:tc>
          <w:tcPr>
            <w:tcW w:w="636" w:type="dxa"/>
            <w:vMerge w:val="continue"/>
            <w:tcBorders>
              <w:left w:val="nil"/>
              <w:right w:val="nil"/>
            </w:tcBorders>
            <w:shd w:val="clear" w:color="auto" w:fill="auto"/>
            <w:noWrap/>
            <w:vAlign w:val="center"/>
          </w:tcPr>
          <w:p w14:paraId="50CADE0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A95CDD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4438144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0.9126</w:t>
            </w:r>
          </w:p>
        </w:tc>
        <w:tc>
          <w:tcPr>
            <w:tcW w:w="1060" w:type="dxa"/>
            <w:tcBorders>
              <w:top w:val="nil"/>
              <w:left w:val="nil"/>
              <w:bottom w:val="nil"/>
              <w:right w:val="nil"/>
            </w:tcBorders>
            <w:shd w:val="clear" w:color="auto" w:fill="auto"/>
            <w:noWrap/>
            <w:vAlign w:val="bottom"/>
          </w:tcPr>
          <w:p w14:paraId="70E666C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1.3789</w:t>
            </w:r>
          </w:p>
        </w:tc>
        <w:tc>
          <w:tcPr>
            <w:tcW w:w="1060" w:type="dxa"/>
            <w:tcBorders>
              <w:top w:val="nil"/>
              <w:left w:val="nil"/>
              <w:bottom w:val="nil"/>
              <w:right w:val="nil"/>
            </w:tcBorders>
            <w:shd w:val="clear" w:color="auto" w:fill="auto"/>
            <w:noWrap/>
            <w:vAlign w:val="bottom"/>
          </w:tcPr>
          <w:p w14:paraId="4F04BE2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3.3821</w:t>
            </w:r>
          </w:p>
        </w:tc>
        <w:tc>
          <w:tcPr>
            <w:tcW w:w="1060" w:type="dxa"/>
            <w:tcBorders>
              <w:top w:val="nil"/>
              <w:left w:val="nil"/>
              <w:bottom w:val="nil"/>
              <w:right w:val="nil"/>
            </w:tcBorders>
            <w:shd w:val="clear" w:color="auto" w:fill="auto"/>
            <w:noWrap/>
            <w:vAlign w:val="bottom"/>
          </w:tcPr>
          <w:p w14:paraId="4639D79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0.8669</w:t>
            </w:r>
          </w:p>
        </w:tc>
        <w:tc>
          <w:tcPr>
            <w:tcW w:w="1060" w:type="dxa"/>
            <w:tcBorders>
              <w:top w:val="nil"/>
              <w:left w:val="nil"/>
              <w:bottom w:val="nil"/>
              <w:right w:val="nil"/>
            </w:tcBorders>
            <w:shd w:val="clear" w:color="auto" w:fill="auto"/>
            <w:noWrap/>
            <w:vAlign w:val="bottom"/>
          </w:tcPr>
          <w:p w14:paraId="13EF802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1.6942</w:t>
            </w:r>
          </w:p>
        </w:tc>
        <w:tc>
          <w:tcPr>
            <w:tcW w:w="1060" w:type="dxa"/>
            <w:tcBorders>
              <w:top w:val="nil"/>
              <w:left w:val="nil"/>
              <w:bottom w:val="nil"/>
              <w:right w:val="nil"/>
            </w:tcBorders>
            <w:shd w:val="clear" w:color="auto" w:fill="auto"/>
            <w:noWrap/>
            <w:vAlign w:val="bottom"/>
          </w:tcPr>
          <w:p w14:paraId="6479955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2.7415</w:t>
            </w:r>
          </w:p>
        </w:tc>
      </w:tr>
      <w:tr w14:paraId="0B7345E9">
        <w:trPr>
          <w:trHeight w:val="280" w:hRule="atLeast"/>
          <w:jc w:val="center"/>
        </w:trPr>
        <w:tc>
          <w:tcPr>
            <w:tcW w:w="1120" w:type="dxa"/>
            <w:vMerge w:val="continue"/>
            <w:tcBorders>
              <w:left w:val="nil"/>
              <w:right w:val="nil"/>
            </w:tcBorders>
            <w:shd w:val="clear" w:color="auto" w:fill="auto"/>
            <w:noWrap/>
            <w:vAlign w:val="center"/>
          </w:tcPr>
          <w:p w14:paraId="4E2CDC3B">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0233ED4D">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0CA51A46">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653F30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6E4CD3F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0.9113</w:t>
            </w:r>
          </w:p>
        </w:tc>
        <w:tc>
          <w:tcPr>
            <w:tcW w:w="1060" w:type="dxa"/>
            <w:tcBorders>
              <w:top w:val="nil"/>
              <w:left w:val="nil"/>
              <w:bottom w:val="nil"/>
              <w:right w:val="nil"/>
            </w:tcBorders>
            <w:shd w:val="clear" w:color="auto" w:fill="auto"/>
            <w:noWrap/>
            <w:vAlign w:val="bottom"/>
          </w:tcPr>
          <w:p w14:paraId="17D2E06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1.3886</w:t>
            </w:r>
          </w:p>
        </w:tc>
        <w:tc>
          <w:tcPr>
            <w:tcW w:w="1060" w:type="dxa"/>
            <w:tcBorders>
              <w:top w:val="nil"/>
              <w:left w:val="nil"/>
              <w:bottom w:val="nil"/>
              <w:right w:val="nil"/>
            </w:tcBorders>
            <w:shd w:val="clear" w:color="auto" w:fill="auto"/>
            <w:noWrap/>
            <w:vAlign w:val="bottom"/>
          </w:tcPr>
          <w:p w14:paraId="3D2A543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3.3584</w:t>
            </w:r>
          </w:p>
        </w:tc>
        <w:tc>
          <w:tcPr>
            <w:tcW w:w="1060" w:type="dxa"/>
            <w:tcBorders>
              <w:top w:val="nil"/>
              <w:left w:val="nil"/>
              <w:bottom w:val="nil"/>
              <w:right w:val="nil"/>
            </w:tcBorders>
            <w:shd w:val="clear" w:color="auto" w:fill="auto"/>
            <w:noWrap/>
            <w:vAlign w:val="bottom"/>
          </w:tcPr>
          <w:p w14:paraId="00934ED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0.8658</w:t>
            </w:r>
          </w:p>
        </w:tc>
        <w:tc>
          <w:tcPr>
            <w:tcW w:w="1060" w:type="dxa"/>
            <w:tcBorders>
              <w:top w:val="nil"/>
              <w:left w:val="nil"/>
              <w:bottom w:val="nil"/>
              <w:right w:val="nil"/>
            </w:tcBorders>
            <w:shd w:val="clear" w:color="auto" w:fill="auto"/>
            <w:noWrap/>
            <w:vAlign w:val="bottom"/>
          </w:tcPr>
          <w:p w14:paraId="5435974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1.7017</w:t>
            </w:r>
          </w:p>
        </w:tc>
        <w:tc>
          <w:tcPr>
            <w:tcW w:w="1060" w:type="dxa"/>
            <w:tcBorders>
              <w:top w:val="nil"/>
              <w:left w:val="nil"/>
              <w:bottom w:val="nil"/>
              <w:right w:val="nil"/>
            </w:tcBorders>
            <w:shd w:val="clear" w:color="auto" w:fill="auto"/>
            <w:noWrap/>
            <w:vAlign w:val="bottom"/>
          </w:tcPr>
          <w:p w14:paraId="6102F82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2.7295</w:t>
            </w:r>
          </w:p>
        </w:tc>
      </w:tr>
      <w:tr w14:paraId="2CBC6D48">
        <w:trPr>
          <w:trHeight w:val="280" w:hRule="atLeast"/>
          <w:jc w:val="center"/>
        </w:trPr>
        <w:tc>
          <w:tcPr>
            <w:tcW w:w="1120" w:type="dxa"/>
            <w:vMerge w:val="continue"/>
            <w:tcBorders>
              <w:left w:val="nil"/>
              <w:right w:val="nil"/>
            </w:tcBorders>
            <w:shd w:val="clear" w:color="auto" w:fill="auto"/>
            <w:noWrap/>
            <w:vAlign w:val="center"/>
          </w:tcPr>
          <w:p w14:paraId="0B04430F">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259A695">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6D027D6E">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773E10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1C04174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0.9210</w:t>
            </w:r>
          </w:p>
        </w:tc>
        <w:tc>
          <w:tcPr>
            <w:tcW w:w="1060" w:type="dxa"/>
            <w:tcBorders>
              <w:top w:val="nil"/>
              <w:left w:val="nil"/>
              <w:bottom w:val="nil"/>
              <w:right w:val="nil"/>
            </w:tcBorders>
            <w:shd w:val="clear" w:color="auto" w:fill="auto"/>
            <w:noWrap/>
            <w:vAlign w:val="bottom"/>
          </w:tcPr>
          <w:p w14:paraId="7067D2F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1.3111</w:t>
            </w:r>
          </w:p>
        </w:tc>
        <w:tc>
          <w:tcPr>
            <w:tcW w:w="1060" w:type="dxa"/>
            <w:tcBorders>
              <w:top w:val="nil"/>
              <w:left w:val="nil"/>
              <w:bottom w:val="nil"/>
              <w:right w:val="nil"/>
            </w:tcBorders>
            <w:shd w:val="clear" w:color="auto" w:fill="auto"/>
            <w:noWrap/>
            <w:vAlign w:val="bottom"/>
          </w:tcPr>
          <w:p w14:paraId="76096EB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3.5568</w:t>
            </w:r>
          </w:p>
        </w:tc>
        <w:tc>
          <w:tcPr>
            <w:tcW w:w="1060" w:type="dxa"/>
            <w:tcBorders>
              <w:top w:val="nil"/>
              <w:left w:val="nil"/>
              <w:bottom w:val="nil"/>
              <w:right w:val="nil"/>
            </w:tcBorders>
            <w:shd w:val="clear" w:color="auto" w:fill="auto"/>
            <w:noWrap/>
            <w:vAlign w:val="bottom"/>
          </w:tcPr>
          <w:p w14:paraId="35C583F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0.8749</w:t>
            </w:r>
          </w:p>
        </w:tc>
        <w:tc>
          <w:tcPr>
            <w:tcW w:w="1060" w:type="dxa"/>
            <w:tcBorders>
              <w:top w:val="nil"/>
              <w:left w:val="nil"/>
              <w:bottom w:val="nil"/>
              <w:right w:val="nil"/>
            </w:tcBorders>
            <w:shd w:val="clear" w:color="auto" w:fill="auto"/>
            <w:noWrap/>
            <w:vAlign w:val="bottom"/>
          </w:tcPr>
          <w:p w14:paraId="10018B2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1.6428</w:t>
            </w:r>
          </w:p>
        </w:tc>
        <w:tc>
          <w:tcPr>
            <w:tcW w:w="1060" w:type="dxa"/>
            <w:tcBorders>
              <w:top w:val="nil"/>
              <w:left w:val="nil"/>
              <w:bottom w:val="nil"/>
              <w:right w:val="nil"/>
            </w:tcBorders>
            <w:shd w:val="clear" w:color="auto" w:fill="auto"/>
            <w:noWrap/>
            <w:vAlign w:val="bottom"/>
          </w:tcPr>
          <w:p w14:paraId="57F75D9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2.8274</w:t>
            </w:r>
          </w:p>
        </w:tc>
      </w:tr>
      <w:tr w14:paraId="51D50C9E">
        <w:trPr>
          <w:trHeight w:val="280" w:hRule="atLeast"/>
          <w:jc w:val="center"/>
        </w:trPr>
        <w:tc>
          <w:tcPr>
            <w:tcW w:w="1120" w:type="dxa"/>
            <w:vMerge w:val="continue"/>
            <w:tcBorders>
              <w:left w:val="nil"/>
              <w:right w:val="nil"/>
            </w:tcBorders>
            <w:shd w:val="clear" w:color="auto" w:fill="auto"/>
            <w:noWrap/>
            <w:vAlign w:val="center"/>
          </w:tcPr>
          <w:p w14:paraId="31FA8766">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26D15E90">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2DF0030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7C2A71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259BBAB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0.9266</w:t>
            </w:r>
          </w:p>
        </w:tc>
        <w:tc>
          <w:tcPr>
            <w:tcW w:w="1060" w:type="dxa"/>
            <w:tcBorders>
              <w:top w:val="nil"/>
              <w:left w:val="nil"/>
              <w:bottom w:val="nil"/>
              <w:right w:val="nil"/>
            </w:tcBorders>
            <w:shd w:val="clear" w:color="auto" w:fill="auto"/>
            <w:noWrap/>
            <w:vAlign w:val="bottom"/>
          </w:tcPr>
          <w:p w14:paraId="1E71CA7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1.2634</w:t>
            </w:r>
          </w:p>
        </w:tc>
        <w:tc>
          <w:tcPr>
            <w:tcW w:w="1060" w:type="dxa"/>
            <w:tcBorders>
              <w:top w:val="nil"/>
              <w:left w:val="nil"/>
              <w:bottom w:val="nil"/>
              <w:right w:val="nil"/>
            </w:tcBorders>
            <w:shd w:val="clear" w:color="auto" w:fill="auto"/>
            <w:noWrap/>
            <w:vAlign w:val="bottom"/>
          </w:tcPr>
          <w:p w14:paraId="549294A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3.6912</w:t>
            </w:r>
          </w:p>
        </w:tc>
        <w:tc>
          <w:tcPr>
            <w:tcW w:w="1060" w:type="dxa"/>
            <w:tcBorders>
              <w:top w:val="nil"/>
              <w:left w:val="nil"/>
              <w:bottom w:val="nil"/>
              <w:right w:val="nil"/>
            </w:tcBorders>
            <w:shd w:val="clear" w:color="auto" w:fill="auto"/>
            <w:noWrap/>
            <w:vAlign w:val="bottom"/>
          </w:tcPr>
          <w:p w14:paraId="7CC1BF1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0.8803</w:t>
            </w:r>
          </w:p>
        </w:tc>
        <w:tc>
          <w:tcPr>
            <w:tcW w:w="1060" w:type="dxa"/>
            <w:tcBorders>
              <w:top w:val="nil"/>
              <w:left w:val="nil"/>
              <w:bottom w:val="nil"/>
              <w:right w:val="nil"/>
            </w:tcBorders>
            <w:shd w:val="clear" w:color="auto" w:fill="auto"/>
            <w:noWrap/>
            <w:vAlign w:val="bottom"/>
          </w:tcPr>
          <w:p w14:paraId="4015AE5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1.6071</w:t>
            </w:r>
          </w:p>
        </w:tc>
        <w:tc>
          <w:tcPr>
            <w:tcW w:w="1060" w:type="dxa"/>
            <w:tcBorders>
              <w:top w:val="nil"/>
              <w:left w:val="nil"/>
              <w:bottom w:val="nil"/>
              <w:right w:val="nil"/>
            </w:tcBorders>
            <w:shd w:val="clear" w:color="auto" w:fill="auto"/>
            <w:noWrap/>
            <w:vAlign w:val="bottom"/>
          </w:tcPr>
          <w:p w14:paraId="7C46F52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2.8901</w:t>
            </w:r>
          </w:p>
        </w:tc>
      </w:tr>
      <w:tr w14:paraId="14E35BAA">
        <w:trPr>
          <w:trHeight w:val="280" w:hRule="atLeast"/>
          <w:jc w:val="center"/>
        </w:trPr>
        <w:tc>
          <w:tcPr>
            <w:tcW w:w="1120" w:type="dxa"/>
            <w:vMerge w:val="continue"/>
            <w:tcBorders>
              <w:left w:val="nil"/>
              <w:right w:val="nil"/>
            </w:tcBorders>
            <w:shd w:val="clear" w:color="auto" w:fill="auto"/>
            <w:noWrap/>
            <w:vAlign w:val="center"/>
          </w:tcPr>
          <w:p w14:paraId="08904653">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0DC229D2">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5E70ABE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39E2BC9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5EB6115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0.9387</w:t>
            </w:r>
          </w:p>
        </w:tc>
        <w:tc>
          <w:tcPr>
            <w:tcW w:w="1060" w:type="dxa"/>
            <w:tcBorders>
              <w:top w:val="nil"/>
              <w:left w:val="nil"/>
              <w:bottom w:val="nil"/>
              <w:right w:val="nil"/>
            </w:tcBorders>
            <w:shd w:val="clear" w:color="auto" w:fill="auto"/>
            <w:noWrap/>
            <w:vAlign w:val="bottom"/>
          </w:tcPr>
          <w:p w14:paraId="5A0DD72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1.1548</w:t>
            </w:r>
          </w:p>
        </w:tc>
        <w:tc>
          <w:tcPr>
            <w:tcW w:w="1060" w:type="dxa"/>
            <w:tcBorders>
              <w:top w:val="nil"/>
              <w:left w:val="nil"/>
              <w:bottom w:val="nil"/>
              <w:right w:val="nil"/>
            </w:tcBorders>
            <w:shd w:val="clear" w:color="auto" w:fill="auto"/>
            <w:noWrap/>
            <w:vAlign w:val="bottom"/>
          </w:tcPr>
          <w:p w14:paraId="1C9902A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4.0384</w:t>
            </w:r>
          </w:p>
        </w:tc>
        <w:tc>
          <w:tcPr>
            <w:tcW w:w="1060" w:type="dxa"/>
            <w:tcBorders>
              <w:top w:val="nil"/>
              <w:left w:val="nil"/>
              <w:bottom w:val="nil"/>
              <w:right w:val="nil"/>
            </w:tcBorders>
            <w:shd w:val="clear" w:color="auto" w:fill="auto"/>
            <w:noWrap/>
            <w:vAlign w:val="bottom"/>
          </w:tcPr>
          <w:p w14:paraId="11FD193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0.8918</w:t>
            </w:r>
          </w:p>
        </w:tc>
        <w:tc>
          <w:tcPr>
            <w:tcW w:w="1060" w:type="dxa"/>
            <w:tcBorders>
              <w:top w:val="nil"/>
              <w:left w:val="nil"/>
              <w:bottom w:val="nil"/>
              <w:right w:val="nil"/>
            </w:tcBorders>
            <w:shd w:val="clear" w:color="auto" w:fill="auto"/>
            <w:noWrap/>
            <w:vAlign w:val="bottom"/>
          </w:tcPr>
          <w:p w14:paraId="160C155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1.5282</w:t>
            </w:r>
          </w:p>
        </w:tc>
        <w:tc>
          <w:tcPr>
            <w:tcW w:w="1060" w:type="dxa"/>
            <w:tcBorders>
              <w:top w:val="nil"/>
              <w:left w:val="nil"/>
              <w:bottom w:val="nil"/>
              <w:right w:val="nil"/>
            </w:tcBorders>
            <w:shd w:val="clear" w:color="auto" w:fill="auto"/>
            <w:noWrap/>
            <w:vAlign w:val="bottom"/>
          </w:tcPr>
          <w:p w14:paraId="513C323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3.0394</w:t>
            </w:r>
          </w:p>
        </w:tc>
      </w:tr>
      <w:tr w14:paraId="3934FE0A">
        <w:trPr>
          <w:trHeight w:val="280" w:hRule="atLeast"/>
          <w:jc w:val="center"/>
        </w:trPr>
        <w:tc>
          <w:tcPr>
            <w:tcW w:w="1120" w:type="dxa"/>
            <w:vMerge w:val="continue"/>
            <w:tcBorders>
              <w:left w:val="nil"/>
              <w:right w:val="nil"/>
            </w:tcBorders>
            <w:shd w:val="clear" w:color="auto" w:fill="auto"/>
            <w:noWrap/>
            <w:vAlign w:val="center"/>
          </w:tcPr>
          <w:p w14:paraId="2B7D8688">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49F9891F">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DS-DCNN</w:t>
            </w:r>
          </w:p>
        </w:tc>
        <w:tc>
          <w:tcPr>
            <w:tcW w:w="636" w:type="dxa"/>
            <w:vMerge w:val="continue"/>
            <w:tcBorders>
              <w:left w:val="nil"/>
              <w:right w:val="nil"/>
            </w:tcBorders>
            <w:shd w:val="clear" w:color="auto" w:fill="auto"/>
            <w:noWrap/>
            <w:vAlign w:val="center"/>
          </w:tcPr>
          <w:p w14:paraId="02116B2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CA0B51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2655479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0.8757</w:t>
            </w:r>
          </w:p>
        </w:tc>
        <w:tc>
          <w:tcPr>
            <w:tcW w:w="1060" w:type="dxa"/>
            <w:tcBorders>
              <w:top w:val="nil"/>
              <w:left w:val="nil"/>
              <w:bottom w:val="nil"/>
              <w:right w:val="nil"/>
            </w:tcBorders>
            <w:shd w:val="clear" w:color="auto" w:fill="auto"/>
            <w:noWrap/>
            <w:vAlign w:val="bottom"/>
          </w:tcPr>
          <w:p w14:paraId="01E194E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1.6444</w:t>
            </w:r>
          </w:p>
        </w:tc>
        <w:tc>
          <w:tcPr>
            <w:tcW w:w="1060" w:type="dxa"/>
            <w:tcBorders>
              <w:top w:val="nil"/>
              <w:left w:val="nil"/>
              <w:bottom w:val="nil"/>
              <w:right w:val="nil"/>
            </w:tcBorders>
            <w:shd w:val="clear" w:color="auto" w:fill="auto"/>
            <w:noWrap/>
            <w:vAlign w:val="bottom"/>
          </w:tcPr>
          <w:p w14:paraId="47699AC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2.8360</w:t>
            </w:r>
          </w:p>
        </w:tc>
        <w:tc>
          <w:tcPr>
            <w:tcW w:w="1060" w:type="dxa"/>
            <w:tcBorders>
              <w:top w:val="nil"/>
              <w:left w:val="nil"/>
              <w:bottom w:val="nil"/>
              <w:right w:val="nil"/>
            </w:tcBorders>
            <w:shd w:val="clear" w:color="auto" w:fill="auto"/>
            <w:noWrap/>
            <w:vAlign w:val="bottom"/>
          </w:tcPr>
          <w:p w14:paraId="04AE758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0.8319</w:t>
            </w:r>
          </w:p>
        </w:tc>
        <w:tc>
          <w:tcPr>
            <w:tcW w:w="1060" w:type="dxa"/>
            <w:tcBorders>
              <w:top w:val="nil"/>
              <w:left w:val="nil"/>
              <w:bottom w:val="nil"/>
              <w:right w:val="nil"/>
            </w:tcBorders>
            <w:shd w:val="clear" w:color="auto" w:fill="auto"/>
            <w:noWrap/>
            <w:vAlign w:val="bottom"/>
          </w:tcPr>
          <w:p w14:paraId="13918DA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1.9045</w:t>
            </w:r>
          </w:p>
        </w:tc>
        <w:tc>
          <w:tcPr>
            <w:tcW w:w="1060" w:type="dxa"/>
            <w:tcBorders>
              <w:top w:val="nil"/>
              <w:left w:val="nil"/>
              <w:bottom w:val="nil"/>
              <w:right w:val="nil"/>
            </w:tcBorders>
            <w:shd w:val="clear" w:color="auto" w:fill="auto"/>
            <w:noWrap/>
            <w:vAlign w:val="bottom"/>
          </w:tcPr>
          <w:p w14:paraId="35CBC3E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2.4389</w:t>
            </w:r>
          </w:p>
        </w:tc>
      </w:tr>
      <w:tr w14:paraId="23A2CAF3">
        <w:trPr>
          <w:trHeight w:val="280" w:hRule="atLeast"/>
          <w:jc w:val="center"/>
        </w:trPr>
        <w:tc>
          <w:tcPr>
            <w:tcW w:w="1120" w:type="dxa"/>
            <w:vMerge w:val="continue"/>
            <w:tcBorders>
              <w:left w:val="nil"/>
              <w:right w:val="nil"/>
            </w:tcBorders>
            <w:shd w:val="clear" w:color="auto" w:fill="auto"/>
            <w:noWrap/>
            <w:vAlign w:val="center"/>
          </w:tcPr>
          <w:p w14:paraId="7E5A822E">
            <w:pPr>
              <w:widowControl/>
              <w:jc w:val="center"/>
              <w:rPr>
                <w:rFonts w:hint="default" w:ascii="Times New Roman" w:hAnsi="Times New Roman" w:eastAsia="宋体" w:cs="Times New Roman"/>
                <w:color w:val="auto"/>
                <w:kern w:val="0"/>
                <w:sz w:val="18"/>
                <w:szCs w:val="18"/>
                <w:highlight w:val="none"/>
                <w:lang w:val="en-US" w:eastAsia="zh-CN" w:bidi="ar"/>
              </w:rPr>
            </w:pPr>
          </w:p>
        </w:tc>
        <w:tc>
          <w:tcPr>
            <w:tcW w:w="1120" w:type="dxa"/>
            <w:vMerge w:val="continue"/>
            <w:tcBorders>
              <w:left w:val="nil"/>
              <w:right w:val="nil"/>
            </w:tcBorders>
            <w:shd w:val="clear" w:color="auto" w:fill="auto"/>
            <w:noWrap/>
            <w:vAlign w:val="center"/>
          </w:tcPr>
          <w:p w14:paraId="7A4B6E42">
            <w:pPr>
              <w:widowControl/>
              <w:jc w:val="center"/>
              <w:rPr>
                <w:rFonts w:hint="default" w:ascii="Times New Roman" w:hAnsi="Times New Roman" w:eastAsia="宋体" w:cs="Times New Roman"/>
                <w:color w:val="auto"/>
                <w:kern w:val="0"/>
                <w:sz w:val="18"/>
                <w:szCs w:val="18"/>
                <w:highlight w:val="none"/>
                <w:lang w:val="en-US" w:eastAsia="zh-CN" w:bidi="ar"/>
              </w:rPr>
            </w:pPr>
          </w:p>
        </w:tc>
        <w:tc>
          <w:tcPr>
            <w:tcW w:w="636" w:type="dxa"/>
            <w:vMerge w:val="continue"/>
            <w:tcBorders>
              <w:left w:val="nil"/>
              <w:right w:val="nil"/>
            </w:tcBorders>
            <w:shd w:val="clear" w:color="auto" w:fill="auto"/>
            <w:noWrap/>
            <w:vAlign w:val="center"/>
          </w:tcPr>
          <w:p w14:paraId="2A05F28F">
            <w:pPr>
              <w:widowControl/>
              <w:jc w:val="center"/>
              <w:rPr>
                <w:rFonts w:hint="eastAsia" w:ascii="Times New Roman" w:hAnsi="Times New Roman" w:eastAsia="宋体" w:cs="Times New Roman"/>
                <w:color w:val="auto"/>
                <w:kern w:val="0"/>
                <w:sz w:val="18"/>
                <w:szCs w:val="18"/>
                <w:highlight w:val="none"/>
                <w:lang w:val="en-US" w:eastAsia="zh-CN" w:bidi="ar"/>
              </w:rPr>
            </w:pPr>
          </w:p>
        </w:tc>
        <w:tc>
          <w:tcPr>
            <w:tcW w:w="1759" w:type="dxa"/>
            <w:tcBorders>
              <w:top w:val="nil"/>
              <w:left w:val="nil"/>
              <w:bottom w:val="nil"/>
              <w:right w:val="nil"/>
            </w:tcBorders>
            <w:shd w:val="clear" w:color="auto" w:fill="auto"/>
            <w:noWrap/>
            <w:vAlign w:val="center"/>
          </w:tcPr>
          <w:p w14:paraId="6DC6E922">
            <w:pPr>
              <w:widowControl/>
              <w:jc w:val="center"/>
              <w:rPr>
                <w:rFonts w:hint="eastAsia"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bidi="ar"/>
              </w:rPr>
              <w:t>FD</w:t>
            </w:r>
          </w:p>
        </w:tc>
        <w:tc>
          <w:tcPr>
            <w:tcW w:w="1060" w:type="dxa"/>
            <w:tcBorders>
              <w:top w:val="nil"/>
              <w:left w:val="nil"/>
              <w:bottom w:val="nil"/>
              <w:right w:val="nil"/>
            </w:tcBorders>
            <w:shd w:val="clear" w:color="auto" w:fill="auto"/>
            <w:noWrap/>
            <w:vAlign w:val="bottom"/>
          </w:tcPr>
          <w:p w14:paraId="57BB4BDC">
            <w:pPr>
              <w:widowControl/>
              <w:jc w:val="center"/>
              <w:rPr>
                <w:rFonts w:hint="eastAsia"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bidi="ar"/>
              </w:rPr>
              <w:t>0.9522</w:t>
            </w:r>
          </w:p>
        </w:tc>
        <w:tc>
          <w:tcPr>
            <w:tcW w:w="1060" w:type="dxa"/>
            <w:tcBorders>
              <w:top w:val="nil"/>
              <w:left w:val="nil"/>
              <w:bottom w:val="nil"/>
              <w:right w:val="nil"/>
            </w:tcBorders>
            <w:shd w:val="clear" w:color="auto" w:fill="auto"/>
            <w:noWrap/>
            <w:vAlign w:val="bottom"/>
          </w:tcPr>
          <w:p w14:paraId="1B04F0EE">
            <w:pPr>
              <w:widowControl/>
              <w:jc w:val="center"/>
              <w:rPr>
                <w:rFonts w:hint="eastAsia" w:ascii="Times New Roman" w:hAnsi="Times New Roman" w:eastAsia="宋体" w:cs="Times New Roman"/>
                <w:color w:val="auto"/>
                <w:kern w:val="0"/>
                <w:sz w:val="18"/>
                <w:szCs w:val="18"/>
                <w:highlight w:val="none"/>
                <w:lang w:val="en-US" w:eastAsia="zh-CN" w:bidi="ar"/>
              </w:rPr>
            </w:pPr>
            <w:r>
              <w:rPr>
                <w:rFonts w:ascii="Times New Roman" w:hAnsi="Times New Roman" w:eastAsia="宋体" w:cs="Times New Roman"/>
                <w:color w:val="auto"/>
                <w:kern w:val="0"/>
                <w:sz w:val="18"/>
                <w:szCs w:val="18"/>
                <w:highlight w:val="none"/>
                <w:lang w:bidi="ar"/>
              </w:rPr>
              <w:t>1.2412</w:t>
            </w:r>
          </w:p>
        </w:tc>
        <w:tc>
          <w:tcPr>
            <w:tcW w:w="1060" w:type="dxa"/>
            <w:tcBorders>
              <w:top w:val="nil"/>
              <w:left w:val="nil"/>
              <w:bottom w:val="nil"/>
              <w:right w:val="nil"/>
            </w:tcBorders>
            <w:shd w:val="clear" w:color="auto" w:fill="auto"/>
            <w:noWrap/>
            <w:vAlign w:val="bottom"/>
          </w:tcPr>
          <w:p w14:paraId="2B0906DC">
            <w:pPr>
              <w:widowControl/>
              <w:jc w:val="center"/>
              <w:rPr>
                <w:rFonts w:hint="eastAsia" w:ascii="Times New Roman" w:hAnsi="Times New Roman" w:eastAsia="宋体" w:cs="Times New Roman"/>
                <w:color w:val="auto"/>
                <w:kern w:val="0"/>
                <w:sz w:val="18"/>
                <w:szCs w:val="18"/>
                <w:highlight w:val="none"/>
                <w:lang w:val="en-US" w:eastAsia="zh-CN" w:bidi="ar"/>
              </w:rPr>
            </w:pPr>
            <w:r>
              <w:rPr>
                <w:rFonts w:ascii="Times New Roman" w:hAnsi="Times New Roman" w:eastAsia="宋体" w:cs="Times New Roman"/>
                <w:color w:val="auto"/>
                <w:kern w:val="0"/>
                <w:sz w:val="18"/>
                <w:szCs w:val="18"/>
                <w:highlight w:val="none"/>
                <w:lang w:bidi="ar"/>
              </w:rPr>
              <w:t>3.7421</w:t>
            </w:r>
          </w:p>
        </w:tc>
        <w:tc>
          <w:tcPr>
            <w:tcW w:w="1060" w:type="dxa"/>
            <w:tcBorders>
              <w:top w:val="nil"/>
              <w:left w:val="nil"/>
              <w:bottom w:val="nil"/>
              <w:right w:val="nil"/>
            </w:tcBorders>
            <w:shd w:val="clear" w:color="auto" w:fill="auto"/>
            <w:noWrap/>
            <w:vAlign w:val="bottom"/>
          </w:tcPr>
          <w:p w14:paraId="19CD6051">
            <w:pPr>
              <w:widowControl/>
              <w:jc w:val="center"/>
              <w:rPr>
                <w:rFonts w:hint="default"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bidi="ar"/>
              </w:rPr>
              <w:t>0.</w:t>
            </w:r>
            <w:r>
              <w:rPr>
                <w:rFonts w:ascii="Times New Roman" w:hAnsi="Times New Roman" w:eastAsia="宋体" w:cs="Times New Roman"/>
                <w:color w:val="auto"/>
                <w:kern w:val="0"/>
                <w:sz w:val="18"/>
                <w:szCs w:val="18"/>
                <w:highlight w:val="none"/>
                <w:lang w:bidi="ar"/>
              </w:rPr>
              <w:t>9</w:t>
            </w:r>
            <w:r>
              <w:rPr>
                <w:rFonts w:hint="eastAsia" w:ascii="Times New Roman" w:hAnsi="Times New Roman" w:eastAsia="宋体" w:cs="Times New Roman"/>
                <w:color w:val="auto"/>
                <w:kern w:val="0"/>
                <w:sz w:val="18"/>
                <w:szCs w:val="18"/>
                <w:highlight w:val="none"/>
                <w:lang w:val="en-US" w:eastAsia="zh-CN" w:bidi="ar"/>
              </w:rPr>
              <w:t>167</w:t>
            </w:r>
          </w:p>
        </w:tc>
        <w:tc>
          <w:tcPr>
            <w:tcW w:w="1060" w:type="dxa"/>
            <w:tcBorders>
              <w:top w:val="nil"/>
              <w:left w:val="nil"/>
              <w:bottom w:val="nil"/>
              <w:right w:val="nil"/>
            </w:tcBorders>
            <w:shd w:val="clear" w:color="auto" w:fill="auto"/>
            <w:noWrap/>
            <w:vAlign w:val="bottom"/>
          </w:tcPr>
          <w:p w14:paraId="40259E8F">
            <w:pPr>
              <w:widowControl/>
              <w:jc w:val="center"/>
              <w:rPr>
                <w:rFonts w:hint="default"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bidi="ar"/>
              </w:rPr>
              <w:t>1.</w:t>
            </w:r>
            <w:r>
              <w:rPr>
                <w:rFonts w:hint="eastAsia" w:ascii="Times New Roman" w:hAnsi="Times New Roman" w:eastAsia="宋体" w:cs="Times New Roman"/>
                <w:color w:val="auto"/>
                <w:kern w:val="0"/>
                <w:sz w:val="18"/>
                <w:szCs w:val="18"/>
                <w:highlight w:val="none"/>
                <w:lang w:val="en-US" w:eastAsia="zh-CN" w:bidi="ar"/>
              </w:rPr>
              <w:t>3405</w:t>
            </w:r>
          </w:p>
        </w:tc>
        <w:tc>
          <w:tcPr>
            <w:tcW w:w="1060" w:type="dxa"/>
            <w:tcBorders>
              <w:top w:val="nil"/>
              <w:left w:val="nil"/>
              <w:bottom w:val="nil"/>
              <w:right w:val="nil"/>
            </w:tcBorders>
            <w:shd w:val="clear" w:color="auto" w:fill="auto"/>
            <w:noWrap/>
            <w:vAlign w:val="bottom"/>
          </w:tcPr>
          <w:p w14:paraId="3A6F6E77">
            <w:pPr>
              <w:widowControl/>
              <w:jc w:val="center"/>
              <w:rPr>
                <w:rFonts w:hint="default"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val="en-US" w:eastAsia="zh-CN" w:bidi="ar"/>
              </w:rPr>
              <w:t>3.4649</w:t>
            </w:r>
          </w:p>
        </w:tc>
      </w:tr>
      <w:tr w14:paraId="00913799">
        <w:trPr>
          <w:trHeight w:val="280" w:hRule="atLeast"/>
          <w:jc w:val="center"/>
        </w:trPr>
        <w:tc>
          <w:tcPr>
            <w:tcW w:w="1120" w:type="dxa"/>
            <w:vMerge w:val="continue"/>
            <w:tcBorders>
              <w:left w:val="nil"/>
              <w:right w:val="nil"/>
            </w:tcBorders>
            <w:shd w:val="clear" w:color="auto" w:fill="auto"/>
            <w:noWrap/>
            <w:vAlign w:val="center"/>
          </w:tcPr>
          <w:p w14:paraId="2D929E84">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05EE4D4C">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3E317738">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06B0BB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3F86A48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0.9023</w:t>
            </w:r>
          </w:p>
        </w:tc>
        <w:tc>
          <w:tcPr>
            <w:tcW w:w="1060" w:type="dxa"/>
            <w:tcBorders>
              <w:top w:val="nil"/>
              <w:left w:val="nil"/>
              <w:bottom w:val="nil"/>
              <w:right w:val="nil"/>
            </w:tcBorders>
            <w:shd w:val="clear" w:color="auto" w:fill="auto"/>
            <w:noWrap/>
            <w:vAlign w:val="bottom"/>
          </w:tcPr>
          <w:p w14:paraId="67871AF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1.4575</w:t>
            </w:r>
          </w:p>
        </w:tc>
        <w:tc>
          <w:tcPr>
            <w:tcW w:w="1060" w:type="dxa"/>
            <w:tcBorders>
              <w:top w:val="nil"/>
              <w:left w:val="nil"/>
              <w:bottom w:val="nil"/>
              <w:right w:val="nil"/>
            </w:tcBorders>
            <w:shd w:val="clear" w:color="auto" w:fill="auto"/>
            <w:noWrap/>
            <w:vAlign w:val="bottom"/>
          </w:tcPr>
          <w:p w14:paraId="520D7E3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3.1997</w:t>
            </w:r>
          </w:p>
        </w:tc>
        <w:tc>
          <w:tcPr>
            <w:tcW w:w="1060" w:type="dxa"/>
            <w:tcBorders>
              <w:top w:val="nil"/>
              <w:left w:val="nil"/>
              <w:bottom w:val="nil"/>
              <w:right w:val="nil"/>
            </w:tcBorders>
            <w:shd w:val="clear" w:color="auto" w:fill="auto"/>
            <w:noWrap/>
            <w:vAlign w:val="bottom"/>
          </w:tcPr>
          <w:p w14:paraId="71E8480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0.8572</w:t>
            </w:r>
          </w:p>
        </w:tc>
        <w:tc>
          <w:tcPr>
            <w:tcW w:w="1060" w:type="dxa"/>
            <w:tcBorders>
              <w:top w:val="nil"/>
              <w:left w:val="nil"/>
              <w:bottom w:val="nil"/>
              <w:right w:val="nil"/>
            </w:tcBorders>
            <w:shd w:val="clear" w:color="auto" w:fill="auto"/>
            <w:noWrap/>
            <w:vAlign w:val="bottom"/>
          </w:tcPr>
          <w:p w14:paraId="1D29BDC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1.7551</w:t>
            </w:r>
          </w:p>
        </w:tc>
        <w:tc>
          <w:tcPr>
            <w:tcW w:w="1060" w:type="dxa"/>
            <w:tcBorders>
              <w:top w:val="nil"/>
              <w:left w:val="nil"/>
              <w:bottom w:val="nil"/>
              <w:right w:val="nil"/>
            </w:tcBorders>
            <w:shd w:val="clear" w:color="auto" w:fill="auto"/>
            <w:noWrap/>
            <w:vAlign w:val="bottom"/>
          </w:tcPr>
          <w:p w14:paraId="7270173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2.6464</w:t>
            </w:r>
          </w:p>
        </w:tc>
      </w:tr>
      <w:tr w14:paraId="310D3B20">
        <w:trPr>
          <w:trHeight w:val="280" w:hRule="atLeast"/>
          <w:jc w:val="center"/>
        </w:trPr>
        <w:tc>
          <w:tcPr>
            <w:tcW w:w="1120" w:type="dxa"/>
            <w:vMerge w:val="continue"/>
            <w:tcBorders>
              <w:left w:val="nil"/>
              <w:right w:val="nil"/>
            </w:tcBorders>
            <w:shd w:val="clear" w:color="auto" w:fill="auto"/>
            <w:noWrap/>
            <w:vAlign w:val="center"/>
          </w:tcPr>
          <w:p w14:paraId="2683C3C4">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C609B7D">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33628067">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C03772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1D2FAE5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0.8715</w:t>
            </w:r>
          </w:p>
        </w:tc>
        <w:tc>
          <w:tcPr>
            <w:tcW w:w="1060" w:type="dxa"/>
            <w:tcBorders>
              <w:top w:val="nil"/>
              <w:left w:val="nil"/>
              <w:bottom w:val="nil"/>
              <w:right w:val="nil"/>
            </w:tcBorders>
            <w:shd w:val="clear" w:color="auto" w:fill="auto"/>
            <w:noWrap/>
            <w:vAlign w:val="bottom"/>
          </w:tcPr>
          <w:p w14:paraId="17743A5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1.6720</w:t>
            </w:r>
          </w:p>
        </w:tc>
        <w:tc>
          <w:tcPr>
            <w:tcW w:w="1060" w:type="dxa"/>
            <w:tcBorders>
              <w:top w:val="nil"/>
              <w:left w:val="nil"/>
              <w:bottom w:val="nil"/>
              <w:right w:val="nil"/>
            </w:tcBorders>
            <w:shd w:val="clear" w:color="auto" w:fill="auto"/>
            <w:noWrap/>
            <w:vAlign w:val="bottom"/>
          </w:tcPr>
          <w:p w14:paraId="7004E60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2.7892</w:t>
            </w:r>
          </w:p>
        </w:tc>
        <w:tc>
          <w:tcPr>
            <w:tcW w:w="1060" w:type="dxa"/>
            <w:tcBorders>
              <w:top w:val="nil"/>
              <w:left w:val="nil"/>
              <w:bottom w:val="nil"/>
              <w:right w:val="nil"/>
            </w:tcBorders>
            <w:shd w:val="clear" w:color="auto" w:fill="auto"/>
            <w:noWrap/>
            <w:vAlign w:val="bottom"/>
          </w:tcPr>
          <w:p w14:paraId="142811A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0.8279</w:t>
            </w:r>
          </w:p>
        </w:tc>
        <w:tc>
          <w:tcPr>
            <w:tcW w:w="1060" w:type="dxa"/>
            <w:tcBorders>
              <w:top w:val="nil"/>
              <w:left w:val="nil"/>
              <w:bottom w:val="nil"/>
              <w:right w:val="nil"/>
            </w:tcBorders>
            <w:shd w:val="clear" w:color="auto" w:fill="auto"/>
            <w:noWrap/>
            <w:vAlign w:val="bottom"/>
          </w:tcPr>
          <w:p w14:paraId="1DBD69F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1.9270</w:t>
            </w:r>
          </w:p>
        </w:tc>
        <w:tc>
          <w:tcPr>
            <w:tcW w:w="1060" w:type="dxa"/>
            <w:tcBorders>
              <w:top w:val="nil"/>
              <w:left w:val="nil"/>
              <w:bottom w:val="nil"/>
              <w:right w:val="nil"/>
            </w:tcBorders>
            <w:shd w:val="clear" w:color="auto" w:fill="auto"/>
            <w:noWrap/>
            <w:vAlign w:val="bottom"/>
          </w:tcPr>
          <w:p w14:paraId="6A08ECB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2.4104</w:t>
            </w:r>
          </w:p>
        </w:tc>
      </w:tr>
      <w:tr w14:paraId="71F81B06">
        <w:trPr>
          <w:trHeight w:val="280" w:hRule="atLeast"/>
          <w:jc w:val="center"/>
        </w:trPr>
        <w:tc>
          <w:tcPr>
            <w:tcW w:w="1120" w:type="dxa"/>
            <w:vMerge w:val="continue"/>
            <w:tcBorders>
              <w:left w:val="nil"/>
              <w:right w:val="nil"/>
            </w:tcBorders>
            <w:shd w:val="clear" w:color="auto" w:fill="auto"/>
            <w:noWrap/>
            <w:vAlign w:val="center"/>
          </w:tcPr>
          <w:p w14:paraId="438366D1">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6577D41E">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3F627A0D">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05EC0B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4CEC557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0.9046</w:t>
            </w:r>
          </w:p>
        </w:tc>
        <w:tc>
          <w:tcPr>
            <w:tcW w:w="1060" w:type="dxa"/>
            <w:tcBorders>
              <w:top w:val="nil"/>
              <w:left w:val="nil"/>
              <w:bottom w:val="nil"/>
              <w:right w:val="nil"/>
            </w:tcBorders>
            <w:shd w:val="clear" w:color="auto" w:fill="auto"/>
            <w:noWrap/>
            <w:vAlign w:val="bottom"/>
          </w:tcPr>
          <w:p w14:paraId="2FDBABB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1.4400</w:t>
            </w:r>
          </w:p>
        </w:tc>
        <w:tc>
          <w:tcPr>
            <w:tcW w:w="1060" w:type="dxa"/>
            <w:tcBorders>
              <w:top w:val="nil"/>
              <w:left w:val="nil"/>
              <w:bottom w:val="nil"/>
              <w:right w:val="nil"/>
            </w:tcBorders>
            <w:shd w:val="clear" w:color="auto" w:fill="auto"/>
            <w:noWrap/>
            <w:vAlign w:val="bottom"/>
          </w:tcPr>
          <w:p w14:paraId="14BEDB0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3.2384</w:t>
            </w:r>
          </w:p>
        </w:tc>
        <w:tc>
          <w:tcPr>
            <w:tcW w:w="1060" w:type="dxa"/>
            <w:tcBorders>
              <w:top w:val="nil"/>
              <w:left w:val="nil"/>
              <w:bottom w:val="nil"/>
              <w:right w:val="nil"/>
            </w:tcBorders>
            <w:shd w:val="clear" w:color="auto" w:fill="auto"/>
            <w:noWrap/>
            <w:vAlign w:val="bottom"/>
          </w:tcPr>
          <w:p w14:paraId="6797011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0.8594</w:t>
            </w:r>
          </w:p>
        </w:tc>
        <w:tc>
          <w:tcPr>
            <w:tcW w:w="1060" w:type="dxa"/>
            <w:tcBorders>
              <w:top w:val="nil"/>
              <w:left w:val="nil"/>
              <w:bottom w:val="nil"/>
              <w:right w:val="nil"/>
            </w:tcBorders>
            <w:shd w:val="clear" w:color="auto" w:fill="auto"/>
            <w:noWrap/>
            <w:vAlign w:val="bottom"/>
          </w:tcPr>
          <w:p w14:paraId="7DC69E9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1.7415</w:t>
            </w:r>
          </w:p>
        </w:tc>
        <w:tc>
          <w:tcPr>
            <w:tcW w:w="1060" w:type="dxa"/>
            <w:tcBorders>
              <w:top w:val="nil"/>
              <w:left w:val="nil"/>
              <w:bottom w:val="nil"/>
              <w:right w:val="nil"/>
            </w:tcBorders>
            <w:shd w:val="clear" w:color="auto" w:fill="auto"/>
            <w:noWrap/>
            <w:vAlign w:val="bottom"/>
          </w:tcPr>
          <w:p w14:paraId="78A6801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2.6670</w:t>
            </w:r>
          </w:p>
        </w:tc>
      </w:tr>
      <w:tr w14:paraId="4B424393">
        <w:trPr>
          <w:trHeight w:val="280" w:hRule="atLeast"/>
          <w:jc w:val="center"/>
        </w:trPr>
        <w:tc>
          <w:tcPr>
            <w:tcW w:w="1120" w:type="dxa"/>
            <w:vMerge w:val="continue"/>
            <w:tcBorders>
              <w:left w:val="nil"/>
              <w:right w:val="nil"/>
            </w:tcBorders>
            <w:shd w:val="clear" w:color="auto" w:fill="auto"/>
            <w:noWrap/>
            <w:vAlign w:val="center"/>
          </w:tcPr>
          <w:p w14:paraId="119E6214">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7E5568DA">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VGG</w:t>
            </w:r>
          </w:p>
        </w:tc>
        <w:tc>
          <w:tcPr>
            <w:tcW w:w="636" w:type="dxa"/>
            <w:vMerge w:val="continue"/>
            <w:tcBorders>
              <w:left w:val="nil"/>
              <w:right w:val="nil"/>
            </w:tcBorders>
            <w:shd w:val="clear" w:color="auto" w:fill="auto"/>
            <w:noWrap/>
            <w:vAlign w:val="center"/>
          </w:tcPr>
          <w:p w14:paraId="18EE3FF9">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6F6204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36013B4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0.8990</w:t>
            </w:r>
          </w:p>
        </w:tc>
        <w:tc>
          <w:tcPr>
            <w:tcW w:w="1060" w:type="dxa"/>
            <w:tcBorders>
              <w:top w:val="nil"/>
              <w:left w:val="nil"/>
              <w:bottom w:val="nil"/>
              <w:right w:val="nil"/>
            </w:tcBorders>
            <w:shd w:val="clear" w:color="auto" w:fill="auto"/>
            <w:noWrap/>
            <w:vAlign w:val="bottom"/>
          </w:tcPr>
          <w:p w14:paraId="1474496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1.4822</w:t>
            </w:r>
          </w:p>
        </w:tc>
        <w:tc>
          <w:tcPr>
            <w:tcW w:w="1060" w:type="dxa"/>
            <w:tcBorders>
              <w:top w:val="nil"/>
              <w:left w:val="nil"/>
              <w:bottom w:val="nil"/>
              <w:right w:val="nil"/>
            </w:tcBorders>
            <w:shd w:val="clear" w:color="auto" w:fill="auto"/>
            <w:noWrap/>
            <w:vAlign w:val="bottom"/>
          </w:tcPr>
          <w:p w14:paraId="436BA1F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3.1464</w:t>
            </w:r>
          </w:p>
        </w:tc>
        <w:tc>
          <w:tcPr>
            <w:tcW w:w="1060" w:type="dxa"/>
            <w:tcBorders>
              <w:top w:val="nil"/>
              <w:left w:val="nil"/>
              <w:bottom w:val="nil"/>
              <w:right w:val="nil"/>
            </w:tcBorders>
            <w:shd w:val="clear" w:color="auto" w:fill="auto"/>
            <w:noWrap/>
            <w:vAlign w:val="bottom"/>
          </w:tcPr>
          <w:p w14:paraId="587D19D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0.8540</w:t>
            </w:r>
          </w:p>
        </w:tc>
        <w:tc>
          <w:tcPr>
            <w:tcW w:w="1060" w:type="dxa"/>
            <w:tcBorders>
              <w:top w:val="nil"/>
              <w:left w:val="nil"/>
              <w:bottom w:val="nil"/>
              <w:right w:val="nil"/>
            </w:tcBorders>
            <w:shd w:val="clear" w:color="auto" w:fill="auto"/>
            <w:noWrap/>
            <w:vAlign w:val="bottom"/>
          </w:tcPr>
          <w:p w14:paraId="517C57E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1.7745</w:t>
            </w:r>
          </w:p>
        </w:tc>
        <w:tc>
          <w:tcPr>
            <w:tcW w:w="1060" w:type="dxa"/>
            <w:tcBorders>
              <w:top w:val="nil"/>
              <w:left w:val="nil"/>
              <w:bottom w:val="nil"/>
              <w:right w:val="nil"/>
            </w:tcBorders>
            <w:shd w:val="clear" w:color="auto" w:fill="auto"/>
            <w:noWrap/>
            <w:vAlign w:val="bottom"/>
          </w:tcPr>
          <w:p w14:paraId="5C70EC7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2.6175</w:t>
            </w:r>
          </w:p>
        </w:tc>
      </w:tr>
      <w:tr w14:paraId="188A23C5">
        <w:trPr>
          <w:trHeight w:val="280" w:hRule="atLeast"/>
          <w:jc w:val="center"/>
        </w:trPr>
        <w:tc>
          <w:tcPr>
            <w:tcW w:w="1120" w:type="dxa"/>
            <w:vMerge w:val="continue"/>
            <w:tcBorders>
              <w:left w:val="nil"/>
              <w:right w:val="nil"/>
            </w:tcBorders>
            <w:shd w:val="clear" w:color="auto" w:fill="auto"/>
            <w:noWrap/>
            <w:vAlign w:val="center"/>
          </w:tcPr>
          <w:p w14:paraId="41FB95EF">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696BE0EC">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324E5D8C">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F15EC0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14CC748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0.8934</w:t>
            </w:r>
          </w:p>
        </w:tc>
        <w:tc>
          <w:tcPr>
            <w:tcW w:w="1060" w:type="dxa"/>
            <w:tcBorders>
              <w:top w:val="nil"/>
              <w:left w:val="nil"/>
              <w:bottom w:val="nil"/>
              <w:right w:val="nil"/>
            </w:tcBorders>
            <w:shd w:val="clear" w:color="auto" w:fill="auto"/>
            <w:noWrap/>
            <w:vAlign w:val="bottom"/>
          </w:tcPr>
          <w:p w14:paraId="1023F8F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1.5225</w:t>
            </w:r>
          </w:p>
        </w:tc>
        <w:tc>
          <w:tcPr>
            <w:tcW w:w="1060" w:type="dxa"/>
            <w:tcBorders>
              <w:top w:val="nil"/>
              <w:left w:val="nil"/>
              <w:bottom w:val="nil"/>
              <w:right w:val="nil"/>
            </w:tcBorders>
            <w:shd w:val="clear" w:color="auto" w:fill="auto"/>
            <w:noWrap/>
            <w:vAlign w:val="bottom"/>
          </w:tcPr>
          <w:p w14:paraId="3A2E329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3.0631</w:t>
            </w:r>
          </w:p>
        </w:tc>
        <w:tc>
          <w:tcPr>
            <w:tcW w:w="1060" w:type="dxa"/>
            <w:tcBorders>
              <w:top w:val="nil"/>
              <w:left w:val="nil"/>
              <w:bottom w:val="nil"/>
              <w:right w:val="nil"/>
            </w:tcBorders>
            <w:shd w:val="clear" w:color="auto" w:fill="auto"/>
            <w:noWrap/>
            <w:vAlign w:val="bottom"/>
          </w:tcPr>
          <w:p w14:paraId="699A68A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0.8487</w:t>
            </w:r>
          </w:p>
        </w:tc>
        <w:tc>
          <w:tcPr>
            <w:tcW w:w="1060" w:type="dxa"/>
            <w:tcBorders>
              <w:top w:val="nil"/>
              <w:left w:val="nil"/>
              <w:bottom w:val="nil"/>
              <w:right w:val="nil"/>
            </w:tcBorders>
            <w:shd w:val="clear" w:color="auto" w:fill="auto"/>
            <w:noWrap/>
            <w:vAlign w:val="bottom"/>
          </w:tcPr>
          <w:p w14:paraId="56A1AEA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1.8064</w:t>
            </w:r>
          </w:p>
        </w:tc>
        <w:tc>
          <w:tcPr>
            <w:tcW w:w="1060" w:type="dxa"/>
            <w:tcBorders>
              <w:top w:val="nil"/>
              <w:left w:val="nil"/>
              <w:bottom w:val="nil"/>
              <w:right w:val="nil"/>
            </w:tcBorders>
            <w:shd w:val="clear" w:color="auto" w:fill="auto"/>
            <w:noWrap/>
            <w:vAlign w:val="bottom"/>
          </w:tcPr>
          <w:p w14:paraId="00D85B7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2.5713</w:t>
            </w:r>
          </w:p>
        </w:tc>
      </w:tr>
      <w:tr w14:paraId="5DDE41F9">
        <w:trPr>
          <w:trHeight w:val="280" w:hRule="atLeast"/>
          <w:jc w:val="center"/>
        </w:trPr>
        <w:tc>
          <w:tcPr>
            <w:tcW w:w="1120" w:type="dxa"/>
            <w:vMerge w:val="continue"/>
            <w:tcBorders>
              <w:left w:val="nil"/>
              <w:right w:val="nil"/>
            </w:tcBorders>
            <w:shd w:val="clear" w:color="auto" w:fill="auto"/>
            <w:noWrap/>
            <w:vAlign w:val="center"/>
          </w:tcPr>
          <w:p w14:paraId="7733F9E5">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7D93533D">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6EBED4C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0B56C8D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1A4F008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0.8861</w:t>
            </w:r>
          </w:p>
        </w:tc>
        <w:tc>
          <w:tcPr>
            <w:tcW w:w="1060" w:type="dxa"/>
            <w:tcBorders>
              <w:top w:val="nil"/>
              <w:left w:val="nil"/>
              <w:bottom w:val="nil"/>
              <w:right w:val="nil"/>
            </w:tcBorders>
            <w:shd w:val="clear" w:color="auto" w:fill="auto"/>
            <w:noWrap/>
            <w:vAlign w:val="bottom"/>
          </w:tcPr>
          <w:p w14:paraId="3D5F5A0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1.5742</w:t>
            </w:r>
          </w:p>
        </w:tc>
        <w:tc>
          <w:tcPr>
            <w:tcW w:w="1060" w:type="dxa"/>
            <w:tcBorders>
              <w:top w:val="nil"/>
              <w:left w:val="nil"/>
              <w:bottom w:val="nil"/>
              <w:right w:val="nil"/>
            </w:tcBorders>
            <w:shd w:val="clear" w:color="auto" w:fill="auto"/>
            <w:noWrap/>
            <w:vAlign w:val="bottom"/>
          </w:tcPr>
          <w:p w14:paraId="4D40F6F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2.9625</w:t>
            </w:r>
          </w:p>
        </w:tc>
        <w:tc>
          <w:tcPr>
            <w:tcW w:w="1060" w:type="dxa"/>
            <w:tcBorders>
              <w:top w:val="nil"/>
              <w:left w:val="nil"/>
              <w:bottom w:val="nil"/>
              <w:right w:val="nil"/>
            </w:tcBorders>
            <w:shd w:val="clear" w:color="auto" w:fill="auto"/>
            <w:noWrap/>
            <w:vAlign w:val="bottom"/>
          </w:tcPr>
          <w:p w14:paraId="4D1C865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0.8418</w:t>
            </w:r>
          </w:p>
        </w:tc>
        <w:tc>
          <w:tcPr>
            <w:tcW w:w="1060" w:type="dxa"/>
            <w:tcBorders>
              <w:top w:val="nil"/>
              <w:left w:val="nil"/>
              <w:bottom w:val="nil"/>
              <w:right w:val="nil"/>
            </w:tcBorders>
            <w:shd w:val="clear" w:color="auto" w:fill="auto"/>
            <w:noWrap/>
            <w:vAlign w:val="bottom"/>
          </w:tcPr>
          <w:p w14:paraId="0315EB3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1.8477</w:t>
            </w:r>
          </w:p>
        </w:tc>
        <w:tc>
          <w:tcPr>
            <w:tcW w:w="1060" w:type="dxa"/>
            <w:tcBorders>
              <w:top w:val="nil"/>
              <w:left w:val="nil"/>
              <w:bottom w:val="nil"/>
              <w:right w:val="nil"/>
            </w:tcBorders>
            <w:shd w:val="clear" w:color="auto" w:fill="auto"/>
            <w:noWrap/>
            <w:vAlign w:val="bottom"/>
          </w:tcPr>
          <w:p w14:paraId="10392CE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2.5138</w:t>
            </w:r>
          </w:p>
        </w:tc>
      </w:tr>
      <w:tr w14:paraId="2D9D6DCF">
        <w:trPr>
          <w:trHeight w:val="280" w:hRule="atLeast"/>
          <w:jc w:val="center"/>
        </w:trPr>
        <w:tc>
          <w:tcPr>
            <w:tcW w:w="1120" w:type="dxa"/>
            <w:vMerge w:val="continue"/>
            <w:tcBorders>
              <w:left w:val="nil"/>
              <w:right w:val="nil"/>
            </w:tcBorders>
            <w:shd w:val="clear" w:color="auto" w:fill="auto"/>
            <w:noWrap/>
            <w:vAlign w:val="center"/>
          </w:tcPr>
          <w:p w14:paraId="5EFFBDA1">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0E4E76BF">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6D3AA553">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8E1905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2E038EA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0.8708</w:t>
            </w:r>
          </w:p>
        </w:tc>
        <w:tc>
          <w:tcPr>
            <w:tcW w:w="1060" w:type="dxa"/>
            <w:tcBorders>
              <w:top w:val="nil"/>
              <w:left w:val="nil"/>
              <w:bottom w:val="nil"/>
              <w:right w:val="nil"/>
            </w:tcBorders>
            <w:shd w:val="clear" w:color="auto" w:fill="auto"/>
            <w:noWrap/>
            <w:vAlign w:val="bottom"/>
          </w:tcPr>
          <w:p w14:paraId="0417CA0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1.6760</w:t>
            </w:r>
          </w:p>
        </w:tc>
        <w:tc>
          <w:tcPr>
            <w:tcW w:w="1060" w:type="dxa"/>
            <w:tcBorders>
              <w:top w:val="nil"/>
              <w:left w:val="nil"/>
              <w:bottom w:val="nil"/>
              <w:right w:val="nil"/>
            </w:tcBorders>
            <w:shd w:val="clear" w:color="auto" w:fill="auto"/>
            <w:noWrap/>
            <w:vAlign w:val="bottom"/>
          </w:tcPr>
          <w:p w14:paraId="7D4003F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2.7826</w:t>
            </w:r>
          </w:p>
        </w:tc>
        <w:tc>
          <w:tcPr>
            <w:tcW w:w="1060" w:type="dxa"/>
            <w:tcBorders>
              <w:top w:val="nil"/>
              <w:left w:val="nil"/>
              <w:bottom w:val="nil"/>
              <w:right w:val="nil"/>
            </w:tcBorders>
            <w:shd w:val="clear" w:color="auto" w:fill="auto"/>
            <w:noWrap/>
            <w:vAlign w:val="bottom"/>
          </w:tcPr>
          <w:p w14:paraId="7C44396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0.8273</w:t>
            </w:r>
          </w:p>
        </w:tc>
        <w:tc>
          <w:tcPr>
            <w:tcW w:w="1060" w:type="dxa"/>
            <w:tcBorders>
              <w:top w:val="nil"/>
              <w:left w:val="nil"/>
              <w:bottom w:val="nil"/>
              <w:right w:val="nil"/>
            </w:tcBorders>
            <w:shd w:val="clear" w:color="auto" w:fill="auto"/>
            <w:noWrap/>
            <w:vAlign w:val="bottom"/>
          </w:tcPr>
          <w:p w14:paraId="29C0560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1.9302</w:t>
            </w:r>
          </w:p>
        </w:tc>
        <w:tc>
          <w:tcPr>
            <w:tcW w:w="1060" w:type="dxa"/>
            <w:tcBorders>
              <w:top w:val="nil"/>
              <w:left w:val="nil"/>
              <w:bottom w:val="nil"/>
              <w:right w:val="nil"/>
            </w:tcBorders>
            <w:shd w:val="clear" w:color="auto" w:fill="auto"/>
            <w:noWrap/>
            <w:vAlign w:val="bottom"/>
          </w:tcPr>
          <w:p w14:paraId="1D3BFB6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2.4063</w:t>
            </w:r>
          </w:p>
        </w:tc>
      </w:tr>
      <w:tr w14:paraId="3D5AF9F0">
        <w:trPr>
          <w:trHeight w:val="280" w:hRule="atLeast"/>
          <w:jc w:val="center"/>
        </w:trPr>
        <w:tc>
          <w:tcPr>
            <w:tcW w:w="1120" w:type="dxa"/>
            <w:vMerge w:val="continue"/>
            <w:tcBorders>
              <w:left w:val="nil"/>
              <w:right w:val="nil"/>
            </w:tcBorders>
            <w:shd w:val="clear" w:color="auto" w:fill="auto"/>
            <w:noWrap/>
            <w:vAlign w:val="center"/>
          </w:tcPr>
          <w:p w14:paraId="71FDD4BF">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6FE9575">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00DAEE4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850535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5B3A55D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0.9137</w:t>
            </w:r>
          </w:p>
        </w:tc>
        <w:tc>
          <w:tcPr>
            <w:tcW w:w="1060" w:type="dxa"/>
            <w:tcBorders>
              <w:top w:val="nil"/>
              <w:left w:val="nil"/>
              <w:bottom w:val="nil"/>
              <w:right w:val="nil"/>
            </w:tcBorders>
            <w:shd w:val="clear" w:color="auto" w:fill="auto"/>
            <w:noWrap/>
            <w:vAlign w:val="bottom"/>
          </w:tcPr>
          <w:p w14:paraId="32B790C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1.3697</w:t>
            </w:r>
          </w:p>
        </w:tc>
        <w:tc>
          <w:tcPr>
            <w:tcW w:w="1060" w:type="dxa"/>
            <w:tcBorders>
              <w:top w:val="nil"/>
              <w:left w:val="nil"/>
              <w:bottom w:val="nil"/>
              <w:right w:val="nil"/>
            </w:tcBorders>
            <w:shd w:val="clear" w:color="auto" w:fill="auto"/>
            <w:noWrap/>
            <w:vAlign w:val="bottom"/>
          </w:tcPr>
          <w:p w14:paraId="10E75B7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3.4048</w:t>
            </w:r>
          </w:p>
        </w:tc>
        <w:tc>
          <w:tcPr>
            <w:tcW w:w="1060" w:type="dxa"/>
            <w:tcBorders>
              <w:top w:val="nil"/>
              <w:left w:val="nil"/>
              <w:bottom w:val="nil"/>
              <w:right w:val="nil"/>
            </w:tcBorders>
            <w:shd w:val="clear" w:color="auto" w:fill="auto"/>
            <w:noWrap/>
            <w:vAlign w:val="bottom"/>
          </w:tcPr>
          <w:p w14:paraId="39F0F2B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0.8681</w:t>
            </w:r>
          </w:p>
        </w:tc>
        <w:tc>
          <w:tcPr>
            <w:tcW w:w="1060" w:type="dxa"/>
            <w:tcBorders>
              <w:top w:val="nil"/>
              <w:left w:val="nil"/>
              <w:bottom w:val="nil"/>
              <w:right w:val="nil"/>
            </w:tcBorders>
            <w:shd w:val="clear" w:color="auto" w:fill="auto"/>
            <w:noWrap/>
            <w:vAlign w:val="bottom"/>
          </w:tcPr>
          <w:p w14:paraId="2F4F607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1.6872</w:t>
            </w:r>
          </w:p>
        </w:tc>
        <w:tc>
          <w:tcPr>
            <w:tcW w:w="1060" w:type="dxa"/>
            <w:tcBorders>
              <w:top w:val="nil"/>
              <w:left w:val="nil"/>
              <w:bottom w:val="nil"/>
              <w:right w:val="nil"/>
            </w:tcBorders>
            <w:shd w:val="clear" w:color="auto" w:fill="auto"/>
            <w:noWrap/>
            <w:vAlign w:val="bottom"/>
          </w:tcPr>
          <w:p w14:paraId="47648E0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2.7530</w:t>
            </w:r>
          </w:p>
        </w:tc>
      </w:tr>
      <w:tr w14:paraId="4C1D41DD">
        <w:trPr>
          <w:trHeight w:val="280" w:hRule="atLeast"/>
          <w:jc w:val="center"/>
        </w:trPr>
        <w:tc>
          <w:tcPr>
            <w:tcW w:w="1120" w:type="dxa"/>
            <w:vMerge w:val="continue"/>
            <w:tcBorders>
              <w:left w:val="nil"/>
              <w:right w:val="nil"/>
            </w:tcBorders>
            <w:shd w:val="clear" w:color="auto" w:fill="auto"/>
            <w:noWrap/>
            <w:vAlign w:val="center"/>
          </w:tcPr>
          <w:p w14:paraId="360BF5F8">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1359B1D7">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SpectralViT</w:t>
            </w:r>
          </w:p>
        </w:tc>
        <w:tc>
          <w:tcPr>
            <w:tcW w:w="636" w:type="dxa"/>
            <w:vMerge w:val="continue"/>
            <w:tcBorders>
              <w:left w:val="nil"/>
              <w:right w:val="nil"/>
            </w:tcBorders>
            <w:shd w:val="clear" w:color="auto" w:fill="auto"/>
            <w:noWrap/>
            <w:vAlign w:val="center"/>
          </w:tcPr>
          <w:p w14:paraId="700C3B79">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3976B13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3CF64B3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0.7986</w:t>
            </w:r>
          </w:p>
        </w:tc>
        <w:tc>
          <w:tcPr>
            <w:tcW w:w="1060" w:type="dxa"/>
            <w:tcBorders>
              <w:top w:val="nil"/>
              <w:left w:val="nil"/>
              <w:bottom w:val="nil"/>
              <w:right w:val="nil"/>
            </w:tcBorders>
            <w:shd w:val="clear" w:color="auto" w:fill="auto"/>
            <w:noWrap/>
            <w:vAlign w:val="bottom"/>
          </w:tcPr>
          <w:p w14:paraId="02E50AA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2.0929</w:t>
            </w:r>
          </w:p>
        </w:tc>
        <w:tc>
          <w:tcPr>
            <w:tcW w:w="1060" w:type="dxa"/>
            <w:tcBorders>
              <w:top w:val="nil"/>
              <w:left w:val="nil"/>
              <w:bottom w:val="nil"/>
              <w:right w:val="nil"/>
            </w:tcBorders>
            <w:shd w:val="clear" w:color="auto" w:fill="auto"/>
            <w:noWrap/>
            <w:vAlign w:val="bottom"/>
          </w:tcPr>
          <w:p w14:paraId="2BCF560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2.2282</w:t>
            </w:r>
          </w:p>
        </w:tc>
        <w:tc>
          <w:tcPr>
            <w:tcW w:w="1060" w:type="dxa"/>
            <w:tcBorders>
              <w:top w:val="nil"/>
              <w:left w:val="nil"/>
              <w:bottom w:val="nil"/>
              <w:right w:val="nil"/>
            </w:tcBorders>
            <w:shd w:val="clear" w:color="auto" w:fill="auto"/>
            <w:noWrap/>
            <w:vAlign w:val="bottom"/>
          </w:tcPr>
          <w:p w14:paraId="7E859FB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0.7587</w:t>
            </w:r>
          </w:p>
        </w:tc>
        <w:tc>
          <w:tcPr>
            <w:tcW w:w="1060" w:type="dxa"/>
            <w:tcBorders>
              <w:top w:val="nil"/>
              <w:left w:val="nil"/>
              <w:bottom w:val="nil"/>
              <w:right w:val="nil"/>
            </w:tcBorders>
            <w:shd w:val="clear" w:color="auto" w:fill="auto"/>
            <w:noWrap/>
            <w:vAlign w:val="bottom"/>
          </w:tcPr>
          <w:p w14:paraId="05FC44A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2.2818</w:t>
            </w:r>
          </w:p>
        </w:tc>
        <w:tc>
          <w:tcPr>
            <w:tcW w:w="1060" w:type="dxa"/>
            <w:tcBorders>
              <w:top w:val="nil"/>
              <w:left w:val="nil"/>
              <w:bottom w:val="nil"/>
              <w:right w:val="nil"/>
            </w:tcBorders>
            <w:shd w:val="clear" w:color="auto" w:fill="auto"/>
            <w:noWrap/>
            <w:vAlign w:val="bottom"/>
          </w:tcPr>
          <w:p w14:paraId="0E86146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2.0356</w:t>
            </w:r>
          </w:p>
        </w:tc>
      </w:tr>
      <w:tr w14:paraId="2B06DD2D">
        <w:trPr>
          <w:trHeight w:val="280" w:hRule="atLeast"/>
          <w:jc w:val="center"/>
        </w:trPr>
        <w:tc>
          <w:tcPr>
            <w:tcW w:w="1120" w:type="dxa"/>
            <w:vMerge w:val="continue"/>
            <w:tcBorders>
              <w:left w:val="nil"/>
              <w:right w:val="nil"/>
            </w:tcBorders>
            <w:shd w:val="clear" w:color="auto" w:fill="auto"/>
            <w:noWrap/>
            <w:vAlign w:val="center"/>
          </w:tcPr>
          <w:p w14:paraId="1B087A30">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954B0F9">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7CA0883D">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45DEC0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08A4F0D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0.8502</w:t>
            </w:r>
          </w:p>
        </w:tc>
        <w:tc>
          <w:tcPr>
            <w:tcW w:w="1060" w:type="dxa"/>
            <w:tcBorders>
              <w:top w:val="nil"/>
              <w:left w:val="nil"/>
              <w:bottom w:val="nil"/>
              <w:right w:val="nil"/>
            </w:tcBorders>
            <w:shd w:val="clear" w:color="auto" w:fill="auto"/>
            <w:noWrap/>
            <w:vAlign w:val="bottom"/>
          </w:tcPr>
          <w:p w14:paraId="3819716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1.8049</w:t>
            </w:r>
          </w:p>
        </w:tc>
        <w:tc>
          <w:tcPr>
            <w:tcW w:w="1060" w:type="dxa"/>
            <w:tcBorders>
              <w:top w:val="nil"/>
              <w:left w:val="nil"/>
              <w:bottom w:val="nil"/>
              <w:right w:val="nil"/>
            </w:tcBorders>
            <w:shd w:val="clear" w:color="auto" w:fill="auto"/>
            <w:noWrap/>
            <w:vAlign w:val="bottom"/>
          </w:tcPr>
          <w:p w14:paraId="006482B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2.5838</w:t>
            </w:r>
          </w:p>
        </w:tc>
        <w:tc>
          <w:tcPr>
            <w:tcW w:w="1060" w:type="dxa"/>
            <w:tcBorders>
              <w:top w:val="nil"/>
              <w:left w:val="nil"/>
              <w:bottom w:val="nil"/>
              <w:right w:val="nil"/>
            </w:tcBorders>
            <w:shd w:val="clear" w:color="auto" w:fill="auto"/>
            <w:noWrap/>
            <w:vAlign w:val="bottom"/>
          </w:tcPr>
          <w:p w14:paraId="604278A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0.8077</w:t>
            </w:r>
          </w:p>
        </w:tc>
        <w:tc>
          <w:tcPr>
            <w:tcW w:w="1060" w:type="dxa"/>
            <w:tcBorders>
              <w:top w:val="nil"/>
              <w:left w:val="nil"/>
              <w:bottom w:val="nil"/>
              <w:right w:val="nil"/>
            </w:tcBorders>
            <w:shd w:val="clear" w:color="auto" w:fill="auto"/>
            <w:noWrap/>
            <w:vAlign w:val="bottom"/>
          </w:tcPr>
          <w:p w14:paraId="3CC84BC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2.0368</w:t>
            </w:r>
          </w:p>
        </w:tc>
        <w:tc>
          <w:tcPr>
            <w:tcW w:w="1060" w:type="dxa"/>
            <w:tcBorders>
              <w:top w:val="nil"/>
              <w:left w:val="nil"/>
              <w:bottom w:val="nil"/>
              <w:right w:val="nil"/>
            </w:tcBorders>
            <w:shd w:val="clear" w:color="auto" w:fill="auto"/>
            <w:noWrap/>
            <w:vAlign w:val="bottom"/>
          </w:tcPr>
          <w:p w14:paraId="166EC93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2.2804</w:t>
            </w:r>
          </w:p>
        </w:tc>
      </w:tr>
      <w:tr w14:paraId="640B4951">
        <w:trPr>
          <w:trHeight w:val="280" w:hRule="atLeast"/>
          <w:jc w:val="center"/>
        </w:trPr>
        <w:tc>
          <w:tcPr>
            <w:tcW w:w="1120" w:type="dxa"/>
            <w:vMerge w:val="continue"/>
            <w:tcBorders>
              <w:left w:val="nil"/>
              <w:right w:val="nil"/>
            </w:tcBorders>
            <w:shd w:val="clear" w:color="auto" w:fill="auto"/>
            <w:noWrap/>
            <w:vAlign w:val="center"/>
          </w:tcPr>
          <w:p w14:paraId="35F5DE84">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618C811B">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1A6632E2">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727FDC8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1E80539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0.8211</w:t>
            </w:r>
          </w:p>
        </w:tc>
        <w:tc>
          <w:tcPr>
            <w:tcW w:w="1060" w:type="dxa"/>
            <w:tcBorders>
              <w:top w:val="nil"/>
              <w:left w:val="nil"/>
              <w:bottom w:val="nil"/>
              <w:right w:val="nil"/>
            </w:tcBorders>
            <w:shd w:val="clear" w:color="auto" w:fill="auto"/>
            <w:noWrap/>
            <w:vAlign w:val="bottom"/>
          </w:tcPr>
          <w:p w14:paraId="1DA95A3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1.9723</w:t>
            </w:r>
          </w:p>
        </w:tc>
        <w:tc>
          <w:tcPr>
            <w:tcW w:w="1060" w:type="dxa"/>
            <w:tcBorders>
              <w:top w:val="nil"/>
              <w:left w:val="nil"/>
              <w:bottom w:val="nil"/>
              <w:right w:val="nil"/>
            </w:tcBorders>
            <w:shd w:val="clear" w:color="auto" w:fill="auto"/>
            <w:noWrap/>
            <w:vAlign w:val="bottom"/>
          </w:tcPr>
          <w:p w14:paraId="3356AF7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2.3645</w:t>
            </w:r>
          </w:p>
        </w:tc>
        <w:tc>
          <w:tcPr>
            <w:tcW w:w="1060" w:type="dxa"/>
            <w:tcBorders>
              <w:top w:val="nil"/>
              <w:left w:val="nil"/>
              <w:bottom w:val="nil"/>
              <w:right w:val="nil"/>
            </w:tcBorders>
            <w:shd w:val="clear" w:color="auto" w:fill="auto"/>
            <w:noWrap/>
            <w:vAlign w:val="bottom"/>
          </w:tcPr>
          <w:p w14:paraId="162C4E0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0.7801</w:t>
            </w:r>
          </w:p>
        </w:tc>
        <w:tc>
          <w:tcPr>
            <w:tcW w:w="1060" w:type="dxa"/>
            <w:tcBorders>
              <w:top w:val="nil"/>
              <w:left w:val="nil"/>
              <w:bottom w:val="nil"/>
              <w:right w:val="nil"/>
            </w:tcBorders>
            <w:shd w:val="clear" w:color="auto" w:fill="auto"/>
            <w:noWrap/>
            <w:vAlign w:val="bottom"/>
          </w:tcPr>
          <w:p w14:paraId="0AE1103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2.1782</w:t>
            </w:r>
          </w:p>
        </w:tc>
        <w:tc>
          <w:tcPr>
            <w:tcW w:w="1060" w:type="dxa"/>
            <w:tcBorders>
              <w:top w:val="nil"/>
              <w:left w:val="nil"/>
              <w:bottom w:val="nil"/>
              <w:right w:val="nil"/>
            </w:tcBorders>
            <w:shd w:val="clear" w:color="auto" w:fill="auto"/>
            <w:noWrap/>
            <w:vAlign w:val="bottom"/>
          </w:tcPr>
          <w:p w14:paraId="15B82CF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2.1324</w:t>
            </w:r>
          </w:p>
        </w:tc>
      </w:tr>
      <w:tr w14:paraId="19C5BFB2">
        <w:trPr>
          <w:trHeight w:val="280" w:hRule="atLeast"/>
          <w:jc w:val="center"/>
        </w:trPr>
        <w:tc>
          <w:tcPr>
            <w:tcW w:w="1120" w:type="dxa"/>
            <w:vMerge w:val="continue"/>
            <w:tcBorders>
              <w:left w:val="nil"/>
              <w:right w:val="nil"/>
            </w:tcBorders>
            <w:shd w:val="clear" w:color="auto" w:fill="auto"/>
            <w:noWrap/>
            <w:vAlign w:val="center"/>
          </w:tcPr>
          <w:p w14:paraId="1534451C">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2952C66D">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6AA26D6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3599114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170A071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0.8462</w:t>
            </w:r>
          </w:p>
        </w:tc>
        <w:tc>
          <w:tcPr>
            <w:tcW w:w="1060" w:type="dxa"/>
            <w:tcBorders>
              <w:top w:val="nil"/>
              <w:left w:val="nil"/>
              <w:bottom w:val="nil"/>
              <w:right w:val="nil"/>
            </w:tcBorders>
            <w:shd w:val="clear" w:color="auto" w:fill="auto"/>
            <w:noWrap/>
            <w:vAlign w:val="bottom"/>
          </w:tcPr>
          <w:p w14:paraId="3EC7671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1.8291</w:t>
            </w:r>
          </w:p>
        </w:tc>
        <w:tc>
          <w:tcPr>
            <w:tcW w:w="1060" w:type="dxa"/>
            <w:tcBorders>
              <w:top w:val="nil"/>
              <w:left w:val="nil"/>
              <w:bottom w:val="nil"/>
              <w:right w:val="nil"/>
            </w:tcBorders>
            <w:shd w:val="clear" w:color="auto" w:fill="auto"/>
            <w:noWrap/>
            <w:vAlign w:val="bottom"/>
          </w:tcPr>
          <w:p w14:paraId="755A83B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2.5497</w:t>
            </w:r>
          </w:p>
        </w:tc>
        <w:tc>
          <w:tcPr>
            <w:tcW w:w="1060" w:type="dxa"/>
            <w:tcBorders>
              <w:top w:val="nil"/>
              <w:left w:val="nil"/>
              <w:bottom w:val="nil"/>
              <w:right w:val="nil"/>
            </w:tcBorders>
            <w:shd w:val="clear" w:color="auto" w:fill="auto"/>
            <w:noWrap/>
            <w:vAlign w:val="bottom"/>
          </w:tcPr>
          <w:p w14:paraId="33F55EC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0.8039</w:t>
            </w:r>
          </w:p>
        </w:tc>
        <w:tc>
          <w:tcPr>
            <w:tcW w:w="1060" w:type="dxa"/>
            <w:tcBorders>
              <w:top w:val="nil"/>
              <w:left w:val="nil"/>
              <w:bottom w:val="nil"/>
              <w:right w:val="nil"/>
            </w:tcBorders>
            <w:shd w:val="clear" w:color="auto" w:fill="auto"/>
            <w:noWrap/>
            <w:vAlign w:val="bottom"/>
          </w:tcPr>
          <w:p w14:paraId="2A6B3C4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2.0570</w:t>
            </w:r>
          </w:p>
        </w:tc>
        <w:tc>
          <w:tcPr>
            <w:tcW w:w="1060" w:type="dxa"/>
            <w:tcBorders>
              <w:top w:val="nil"/>
              <w:left w:val="nil"/>
              <w:bottom w:val="nil"/>
              <w:right w:val="nil"/>
            </w:tcBorders>
            <w:shd w:val="clear" w:color="auto" w:fill="auto"/>
            <w:noWrap/>
            <w:vAlign w:val="bottom"/>
          </w:tcPr>
          <w:p w14:paraId="201BE84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2.2580</w:t>
            </w:r>
          </w:p>
        </w:tc>
      </w:tr>
      <w:tr w14:paraId="56692BF4">
        <w:trPr>
          <w:trHeight w:val="280" w:hRule="atLeast"/>
          <w:jc w:val="center"/>
        </w:trPr>
        <w:tc>
          <w:tcPr>
            <w:tcW w:w="1120" w:type="dxa"/>
            <w:vMerge w:val="continue"/>
            <w:tcBorders>
              <w:left w:val="nil"/>
              <w:bottom w:val="single" w:color="auto" w:sz="4" w:space="0"/>
              <w:right w:val="nil"/>
            </w:tcBorders>
            <w:shd w:val="clear" w:color="auto" w:fill="auto"/>
            <w:noWrap/>
            <w:vAlign w:val="center"/>
          </w:tcPr>
          <w:p w14:paraId="3ED7D09D">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bottom w:val="single" w:color="auto" w:sz="4" w:space="0"/>
              <w:right w:val="nil"/>
            </w:tcBorders>
            <w:shd w:val="clear" w:color="auto" w:fill="auto"/>
            <w:noWrap/>
            <w:vAlign w:val="center"/>
          </w:tcPr>
          <w:p w14:paraId="22FC5E3A">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bottom w:val="single" w:color="auto" w:sz="4" w:space="0"/>
              <w:right w:val="nil"/>
            </w:tcBorders>
            <w:shd w:val="clear" w:color="auto" w:fill="auto"/>
            <w:noWrap/>
            <w:vAlign w:val="center"/>
          </w:tcPr>
          <w:p w14:paraId="3EE7EF08">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single" w:color="auto" w:sz="4" w:space="0"/>
              <w:right w:val="nil"/>
            </w:tcBorders>
            <w:shd w:val="clear" w:color="auto" w:fill="auto"/>
            <w:noWrap/>
            <w:vAlign w:val="center"/>
          </w:tcPr>
          <w:p w14:paraId="1D8CE8B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single" w:color="auto" w:sz="4" w:space="0"/>
              <w:right w:val="nil"/>
            </w:tcBorders>
            <w:shd w:val="clear" w:color="auto" w:fill="auto"/>
            <w:noWrap/>
            <w:vAlign w:val="bottom"/>
          </w:tcPr>
          <w:p w14:paraId="2EA1F3D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0.8622</w:t>
            </w:r>
          </w:p>
        </w:tc>
        <w:tc>
          <w:tcPr>
            <w:tcW w:w="1060" w:type="dxa"/>
            <w:tcBorders>
              <w:top w:val="nil"/>
              <w:left w:val="nil"/>
              <w:bottom w:val="single" w:color="auto" w:sz="4" w:space="0"/>
              <w:right w:val="nil"/>
            </w:tcBorders>
            <w:shd w:val="clear" w:color="auto" w:fill="auto"/>
            <w:noWrap/>
            <w:vAlign w:val="bottom"/>
          </w:tcPr>
          <w:p w14:paraId="6C2BF91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1.7309</w:t>
            </w:r>
          </w:p>
        </w:tc>
        <w:tc>
          <w:tcPr>
            <w:tcW w:w="1060" w:type="dxa"/>
            <w:tcBorders>
              <w:top w:val="nil"/>
              <w:left w:val="nil"/>
              <w:bottom w:val="single" w:color="auto" w:sz="4" w:space="0"/>
              <w:right w:val="nil"/>
            </w:tcBorders>
            <w:shd w:val="clear" w:color="auto" w:fill="auto"/>
            <w:noWrap/>
            <w:vAlign w:val="bottom"/>
          </w:tcPr>
          <w:p w14:paraId="6C48FBF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2.6942</w:t>
            </w:r>
          </w:p>
        </w:tc>
        <w:tc>
          <w:tcPr>
            <w:tcW w:w="1060" w:type="dxa"/>
            <w:tcBorders>
              <w:top w:val="nil"/>
              <w:left w:val="nil"/>
              <w:bottom w:val="single" w:color="auto" w:sz="4" w:space="0"/>
              <w:right w:val="nil"/>
            </w:tcBorders>
            <w:shd w:val="clear" w:color="auto" w:fill="auto"/>
            <w:noWrap/>
            <w:vAlign w:val="bottom"/>
          </w:tcPr>
          <w:p w14:paraId="2C309BD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0.8191</w:t>
            </w:r>
          </w:p>
        </w:tc>
        <w:tc>
          <w:tcPr>
            <w:tcW w:w="1060" w:type="dxa"/>
            <w:tcBorders>
              <w:top w:val="nil"/>
              <w:left w:val="nil"/>
              <w:bottom w:val="single" w:color="auto" w:sz="4" w:space="0"/>
              <w:right w:val="nil"/>
            </w:tcBorders>
            <w:shd w:val="clear" w:color="auto" w:fill="auto"/>
            <w:noWrap/>
            <w:vAlign w:val="bottom"/>
          </w:tcPr>
          <w:p w14:paraId="1D8FE25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1.9754</w:t>
            </w:r>
          </w:p>
        </w:tc>
        <w:tc>
          <w:tcPr>
            <w:tcW w:w="1060" w:type="dxa"/>
            <w:tcBorders>
              <w:top w:val="nil"/>
              <w:left w:val="nil"/>
              <w:bottom w:val="single" w:color="auto" w:sz="4" w:space="0"/>
              <w:right w:val="nil"/>
            </w:tcBorders>
            <w:shd w:val="clear" w:color="auto" w:fill="auto"/>
            <w:noWrap/>
            <w:vAlign w:val="bottom"/>
          </w:tcPr>
          <w:p w14:paraId="0A62822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2.3513</w:t>
            </w:r>
          </w:p>
        </w:tc>
      </w:tr>
    </w:tbl>
    <w:p w14:paraId="38EE2A66">
      <w:pPr>
        <w:autoSpaceDN w:val="0"/>
        <w:jc w:val="left"/>
        <w:rPr>
          <w:rFonts w:ascii="Times New Roman" w:hAnsi="Times New Roman" w:eastAsia="宋体" w:cs="Times New Roman"/>
          <w:color w:val="000000"/>
          <w:kern w:val="0"/>
          <w:sz w:val="18"/>
          <w:szCs w:val="18"/>
          <w:lang w:bidi="ar"/>
        </w:rPr>
      </w:pPr>
    </w:p>
    <w:tbl>
      <w:tblPr>
        <w:tblStyle w:val="15"/>
        <w:tblpPr w:leftFromText="180" w:rightFromText="180" w:vertAnchor="text" w:horzAnchor="page" w:tblpX="1791" w:tblpY="30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717C871">
        <w:tc>
          <w:tcPr>
            <w:tcW w:w="4261" w:type="dxa"/>
          </w:tcPr>
          <w:p w14:paraId="1DF217C8">
            <w:pPr>
              <w:jc w:val="center"/>
              <w:rPr>
                <w:rFonts w:hint="eastAsia" w:eastAsiaTheme="minorEastAsia"/>
                <w:lang w:eastAsia="zh-CN"/>
              </w:rPr>
            </w:pPr>
            <w:r>
              <w:rPr>
                <w:rFonts w:hint="eastAsia" w:eastAsiaTheme="minorEastAsia"/>
                <w:lang w:eastAsia="zh-CN"/>
              </w:rPr>
              <w:drawing>
                <wp:inline distT="0" distB="0" distL="114300" distR="114300">
                  <wp:extent cx="2160270" cy="2160270"/>
                  <wp:effectExtent l="0" t="0" r="24130" b="24130"/>
                  <wp:docPr id="1" name="图片 1" descr="SNSBE_SG_FD - SOC - DCNN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SBE_SG_FD - SOC - DCNN_scatter"/>
                          <pic:cNvPicPr>
                            <a:picLocks noChangeAspect="1"/>
                          </pic:cNvPicPr>
                        </pic:nvPicPr>
                        <pic:blipFill>
                          <a:blip r:embed="rId14"/>
                          <a:stretch>
                            <a:fillRect/>
                          </a:stretch>
                        </pic:blipFill>
                        <pic:spPr>
                          <a:xfrm>
                            <a:off x="0" y="0"/>
                            <a:ext cx="2160270" cy="2160270"/>
                          </a:xfrm>
                          <a:prstGeom prst="rect">
                            <a:avLst/>
                          </a:prstGeom>
                        </pic:spPr>
                      </pic:pic>
                    </a:graphicData>
                  </a:graphic>
                </wp:inline>
              </w:drawing>
            </w:r>
          </w:p>
        </w:tc>
        <w:tc>
          <w:tcPr>
            <w:tcW w:w="4261" w:type="dxa"/>
          </w:tcPr>
          <w:p w14:paraId="085FC2E0">
            <w:pPr>
              <w:jc w:val="center"/>
            </w:pPr>
            <w:r>
              <w:drawing>
                <wp:inline distT="0" distB="0" distL="0" distR="0">
                  <wp:extent cx="2303145" cy="2303145"/>
                  <wp:effectExtent l="0" t="0" r="8255" b="8255"/>
                  <wp:docPr id="2000018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18468"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3145" cy="2303145"/>
                          </a:xfrm>
                          <a:prstGeom prst="rect">
                            <a:avLst/>
                          </a:prstGeom>
                        </pic:spPr>
                      </pic:pic>
                    </a:graphicData>
                  </a:graphic>
                </wp:inline>
              </w:drawing>
            </w:r>
          </w:p>
        </w:tc>
      </w:tr>
      <w:tr w14:paraId="67415F9D">
        <w:tc>
          <w:tcPr>
            <w:tcW w:w="4261" w:type="dxa"/>
          </w:tcPr>
          <w:p w14:paraId="1174629D">
            <w:pPr>
              <w:pStyle w:val="6"/>
              <w:jc w:val="center"/>
            </w:pPr>
            <w:r>
              <w:rPr>
                <w:rFonts w:hint="eastAsia" w:ascii="Times New Roman" w:hAnsi="Times New Roman" w:eastAsia="宋体" w:cs="Times New Roman"/>
                <w:color w:val="000000"/>
                <w:kern w:val="0"/>
                <w:sz w:val="18"/>
                <w:szCs w:val="18"/>
                <w:lang w:bidi="ar"/>
              </w:rPr>
              <w:t>（a）</w:t>
            </w:r>
          </w:p>
        </w:tc>
        <w:tc>
          <w:tcPr>
            <w:tcW w:w="4261" w:type="dxa"/>
          </w:tcPr>
          <w:p w14:paraId="1BB5E7A5">
            <w:pPr>
              <w:pStyle w:val="6"/>
              <w:jc w:val="center"/>
            </w:pPr>
            <w:r>
              <w:rPr>
                <w:rFonts w:hint="eastAsia" w:ascii="Times New Roman" w:hAnsi="Times New Roman" w:eastAsia="宋体" w:cs="Times New Roman"/>
                <w:color w:val="000000"/>
                <w:kern w:val="0"/>
                <w:sz w:val="18"/>
                <w:szCs w:val="18"/>
                <w:lang w:bidi="ar"/>
              </w:rPr>
              <w:t>（b）</w:t>
            </w:r>
          </w:p>
        </w:tc>
      </w:tr>
      <w:tr w14:paraId="10CACA8F">
        <w:trPr>
          <w:trHeight w:val="3499" w:hRule="atLeast"/>
        </w:trPr>
        <w:tc>
          <w:tcPr>
            <w:tcW w:w="4261" w:type="dxa"/>
          </w:tcPr>
          <w:p w14:paraId="6D70295B">
            <w:pPr>
              <w:jc w:val="center"/>
            </w:pPr>
            <w:r>
              <w:drawing>
                <wp:inline distT="0" distB="0" distL="0" distR="0">
                  <wp:extent cx="2159635" cy="2159635"/>
                  <wp:effectExtent l="0" t="0" r="24765" b="24765"/>
                  <wp:docPr id="7165505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0520" name="图片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c>
          <w:tcPr>
            <w:tcW w:w="4261" w:type="dxa"/>
          </w:tcPr>
          <w:p w14:paraId="720D8D30">
            <w:pPr>
              <w:jc w:val="center"/>
            </w:pPr>
            <w:r>
              <w:drawing>
                <wp:inline distT="0" distB="0" distL="0" distR="0">
                  <wp:extent cx="2159635" cy="2159635"/>
                  <wp:effectExtent l="0" t="0" r="0" b="0"/>
                  <wp:docPr id="894439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3953" name="图片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r>
      <w:tr w14:paraId="3FC9C13D">
        <w:tc>
          <w:tcPr>
            <w:tcW w:w="4261" w:type="dxa"/>
          </w:tcPr>
          <w:p w14:paraId="55E545EC">
            <w:pPr>
              <w:pStyle w:val="6"/>
              <w:jc w:val="center"/>
            </w:pPr>
            <w:r>
              <w:rPr>
                <w:rFonts w:hint="eastAsia" w:ascii="Times New Roman" w:hAnsi="Times New Roman" w:eastAsia="宋体" w:cs="Times New Roman"/>
                <w:color w:val="000000"/>
                <w:kern w:val="0"/>
                <w:sz w:val="18"/>
                <w:szCs w:val="18"/>
                <w:lang w:bidi="ar"/>
              </w:rPr>
              <w:t>（c）</w:t>
            </w:r>
          </w:p>
        </w:tc>
        <w:tc>
          <w:tcPr>
            <w:tcW w:w="4261" w:type="dxa"/>
          </w:tcPr>
          <w:p w14:paraId="336FC9EC">
            <w:pPr>
              <w:pStyle w:val="6"/>
              <w:jc w:val="center"/>
            </w:pPr>
            <w:r>
              <w:rPr>
                <w:rFonts w:hint="eastAsia" w:ascii="Times New Roman" w:hAnsi="Times New Roman" w:eastAsia="宋体" w:cs="Times New Roman"/>
                <w:color w:val="000000"/>
                <w:kern w:val="0"/>
                <w:sz w:val="18"/>
                <w:szCs w:val="18"/>
                <w:lang w:bidi="ar"/>
              </w:rPr>
              <w:t>（d）</w:t>
            </w:r>
          </w:p>
        </w:tc>
      </w:tr>
    </w:tbl>
    <w:p w14:paraId="076994BD">
      <w:pPr>
        <w:jc w:val="center"/>
      </w:pPr>
    </w:p>
    <w:p w14:paraId="52F065D3">
      <w:pPr>
        <w:jc w:val="center"/>
      </w:pPr>
    </w:p>
    <w:p w14:paraId="749BFA63">
      <w:pPr>
        <w:jc w:val="center"/>
        <w:rPr>
          <w:rFonts w:hint="eastAsia" w:ascii="Times New Roman" w:hAnsi="Times New Roman" w:eastAsia="宋体" w:cs="Times New Roman"/>
          <w:b/>
          <w:bCs/>
          <w:color w:val="000000"/>
          <w:kern w:val="0"/>
          <w:sz w:val="18"/>
          <w:szCs w:val="18"/>
          <w:lang w:bidi="ar"/>
        </w:rPr>
      </w:pPr>
      <w:bookmarkStart w:id="29" w:name="_Ref195517876"/>
      <w:bookmarkStart w:id="30" w:name="_Ref1765794216"/>
      <w:r>
        <w:rPr>
          <w:rFonts w:hint="eastAsia" w:ascii="Times New Roman" w:hAnsi="Times New Roman" w:eastAsia="宋体" w:cs="Times New Roman"/>
          <w:b/>
          <w:bCs/>
          <w:color w:val="000000"/>
          <w:kern w:val="0"/>
          <w:sz w:val="18"/>
          <w:szCs w:val="18"/>
          <w:lang w:bidi="ar"/>
        </w:rPr>
        <w:t>图</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图 \* ARABIC </w:instrText>
      </w:r>
      <w:r>
        <w:rPr>
          <w:rFonts w:hint="eastAsia" w:ascii="Times New Roman" w:hAnsi="Times New Roman" w:eastAsia="宋体" w:cs="Times New Roman"/>
          <w:b/>
          <w:bCs/>
          <w:color w:val="000000"/>
          <w:kern w:val="0"/>
          <w:sz w:val="18"/>
          <w:szCs w:val="18"/>
          <w:lang w:bidi="ar"/>
        </w:rPr>
        <w:fldChar w:fldCharType="separate"/>
      </w:r>
      <w:ins w:id="196" w:author="程越" w:date="2025-05-15T16:46:18Z">
        <w:r>
          <w:rPr>
            <w:rFonts w:hint="eastAsia" w:ascii="Times New Roman" w:hAnsi="Times New Roman" w:eastAsia="宋体" w:cs="Times New Roman"/>
            <w:b/>
            <w:bCs/>
            <w:color w:val="000000"/>
            <w:kern w:val="0"/>
            <w:sz w:val="18"/>
            <w:szCs w:val="18"/>
            <w:lang w:bidi="ar"/>
          </w:rPr>
          <w:t>6</w:t>
        </w:r>
      </w:ins>
      <w:del w:id="197" w:author="程越" w:date="2025-05-15T16:46:18Z">
        <w:r>
          <w:rPr>
            <w:rFonts w:hint="eastAsia" w:ascii="Times New Roman" w:hAnsi="Times New Roman" w:eastAsia="宋体" w:cs="Times New Roman"/>
            <w:b/>
            <w:bCs/>
            <w:color w:val="000000"/>
            <w:kern w:val="0"/>
            <w:sz w:val="18"/>
            <w:szCs w:val="18"/>
            <w:lang w:bidi="ar"/>
          </w:rPr>
          <w:delText>7</w:delText>
        </w:r>
      </w:del>
      <w:r>
        <w:rPr>
          <w:rFonts w:hint="eastAsia" w:ascii="Times New Roman" w:hAnsi="Times New Roman" w:eastAsia="宋体" w:cs="Times New Roman"/>
          <w:b/>
          <w:bCs/>
          <w:color w:val="000000"/>
          <w:kern w:val="0"/>
          <w:sz w:val="18"/>
          <w:szCs w:val="18"/>
          <w:lang w:bidi="ar"/>
        </w:rPr>
        <w:fldChar w:fldCharType="end"/>
      </w:r>
      <w:bookmarkEnd w:id="29"/>
      <w:r>
        <w:rPr>
          <w:rFonts w:hint="eastAsia" w:ascii="Times New Roman" w:hAnsi="Times New Roman" w:eastAsia="宋体" w:cs="Times New Roman"/>
          <w:b/>
          <w:bCs/>
          <w:color w:val="000000"/>
          <w:kern w:val="0"/>
          <w:sz w:val="18"/>
          <w:szCs w:val="18"/>
          <w:lang w:bidi="ar"/>
        </w:rPr>
        <w:t>基于深度学习DS-DCNN（a）、ResNet（b）、VGG（c）、ViT（d）建模的SOC 的实测值与预测值的散点图</w:t>
      </w:r>
      <w:bookmarkEnd w:id="30"/>
    </w:p>
    <w:p w14:paraId="1EE1A8FE">
      <w:pPr>
        <w:jc w:val="center"/>
        <w:rPr>
          <w:rFonts w:hint="eastAsia"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 xml:space="preserve"> Fig.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Fig. \* ARABIC </w:instrText>
      </w:r>
      <w:r>
        <w:rPr>
          <w:rFonts w:hint="eastAsia" w:ascii="Times New Roman" w:hAnsi="Times New Roman" w:eastAsia="宋体" w:cs="Times New Roman"/>
          <w:b/>
          <w:bCs/>
          <w:color w:val="000000"/>
          <w:kern w:val="0"/>
          <w:sz w:val="18"/>
          <w:szCs w:val="18"/>
          <w:lang w:bidi="ar"/>
        </w:rPr>
        <w:fldChar w:fldCharType="separate"/>
      </w:r>
      <w:ins w:id="198" w:author="程越" w:date="2025-05-15T16:46:18Z">
        <w:r>
          <w:rPr>
            <w:rFonts w:hint="eastAsia" w:ascii="Times New Roman" w:hAnsi="Times New Roman" w:eastAsia="宋体" w:cs="Times New Roman"/>
            <w:b/>
            <w:bCs/>
            <w:color w:val="000000"/>
            <w:kern w:val="0"/>
            <w:sz w:val="18"/>
            <w:szCs w:val="18"/>
            <w:lang w:bidi="ar"/>
          </w:rPr>
          <w:t>6</w:t>
        </w:r>
      </w:ins>
      <w:del w:id="199" w:author="程越" w:date="2025-05-15T16:46:18Z">
        <w:r>
          <w:rPr>
            <w:rFonts w:hint="eastAsia" w:ascii="Times New Roman" w:hAnsi="Times New Roman" w:eastAsia="宋体" w:cs="Times New Roman"/>
            <w:b/>
            <w:bCs/>
            <w:color w:val="000000"/>
            <w:kern w:val="0"/>
            <w:sz w:val="18"/>
            <w:szCs w:val="18"/>
            <w:lang w:bidi="ar"/>
          </w:rPr>
          <w:delText>7</w:delText>
        </w:r>
      </w:del>
      <w:r>
        <w:rPr>
          <w:rFonts w:hint="eastAsia"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val="en-US" w:eastAsia="zh-CN" w:bidi="ar"/>
        </w:rPr>
        <w:t>.</w:t>
      </w:r>
      <w:r>
        <w:rPr>
          <w:rFonts w:hint="eastAsia" w:ascii="Times New Roman" w:hAnsi="Times New Roman" w:eastAsia="宋体" w:cs="Times New Roman"/>
          <w:b/>
          <w:bCs/>
          <w:color w:val="000000"/>
          <w:kern w:val="0"/>
          <w:sz w:val="18"/>
          <w:szCs w:val="18"/>
          <w:lang w:bidi="ar"/>
        </w:rPr>
        <w:t>Scatter plot of measured and predicted SOC values based on deep learning DS-DCNN (a), ResNet (b), VGG (c), ViT (d) modeling</w:t>
      </w:r>
    </w:p>
    <w:p w14:paraId="5B572CBD">
      <w:pPr>
        <w:autoSpaceDN w:val="0"/>
        <w:jc w:val="center"/>
        <w:rPr>
          <w:rFonts w:ascii="Times New Roman" w:hAnsi="Times New Roman" w:eastAsia="宋体" w:cs="Times New Roman"/>
          <w:color w:val="000000"/>
          <w:kern w:val="0"/>
          <w:sz w:val="18"/>
          <w:szCs w:val="18"/>
          <w:lang w:bidi="ar"/>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AE6C316">
        <w:tc>
          <w:tcPr>
            <w:tcW w:w="4261" w:type="dxa"/>
          </w:tcPr>
          <w:p w14:paraId="1957BBFF">
            <w:pPr>
              <w:jc w:val="center"/>
            </w:pPr>
            <w:r>
              <w:drawing>
                <wp:inline distT="0" distB="0" distL="0" distR="0">
                  <wp:extent cx="1703070" cy="2159635"/>
                  <wp:effectExtent l="0" t="0" r="0" b="0"/>
                  <wp:docPr id="11486176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17672" name="图片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03471" cy="2160000"/>
                          </a:xfrm>
                          <a:prstGeom prst="rect">
                            <a:avLst/>
                          </a:prstGeom>
                        </pic:spPr>
                      </pic:pic>
                    </a:graphicData>
                  </a:graphic>
                </wp:inline>
              </w:drawing>
            </w:r>
          </w:p>
        </w:tc>
        <w:tc>
          <w:tcPr>
            <w:tcW w:w="4261" w:type="dxa"/>
          </w:tcPr>
          <w:p w14:paraId="55D3D6DD">
            <w:pPr>
              <w:jc w:val="center"/>
            </w:pPr>
            <w:r>
              <w:rPr>
                <w:rFonts w:hint="eastAsia"/>
              </w:rPr>
              <w:drawing>
                <wp:inline distT="0" distB="0" distL="0" distR="0">
                  <wp:extent cx="1700530" cy="2159635"/>
                  <wp:effectExtent l="0" t="0" r="1270" b="24765"/>
                  <wp:docPr id="8921870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87010" name="图片 1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00726" cy="2160000"/>
                          </a:xfrm>
                          <a:prstGeom prst="rect">
                            <a:avLst/>
                          </a:prstGeom>
                        </pic:spPr>
                      </pic:pic>
                    </a:graphicData>
                  </a:graphic>
                </wp:inline>
              </w:drawing>
            </w:r>
          </w:p>
        </w:tc>
      </w:tr>
      <w:tr w14:paraId="11E9FD4F">
        <w:tc>
          <w:tcPr>
            <w:tcW w:w="4261" w:type="dxa"/>
          </w:tcPr>
          <w:p w14:paraId="41D704EC">
            <w:pPr>
              <w:pStyle w:val="6"/>
              <w:jc w:val="center"/>
            </w:pPr>
            <w:r>
              <w:rPr>
                <w:rFonts w:hint="eastAsia" w:ascii="Times New Roman" w:hAnsi="Times New Roman" w:eastAsia="宋体" w:cs="Times New Roman"/>
                <w:color w:val="000000"/>
                <w:kern w:val="0"/>
                <w:sz w:val="18"/>
                <w:szCs w:val="18"/>
                <w:lang w:bidi="ar"/>
              </w:rPr>
              <w:t>（a）</w:t>
            </w:r>
          </w:p>
        </w:tc>
        <w:tc>
          <w:tcPr>
            <w:tcW w:w="4261" w:type="dxa"/>
          </w:tcPr>
          <w:p w14:paraId="70E4BB15">
            <w:pPr>
              <w:pStyle w:val="6"/>
              <w:jc w:val="center"/>
            </w:pPr>
            <w:r>
              <w:rPr>
                <w:rFonts w:hint="eastAsia" w:ascii="Times New Roman" w:hAnsi="Times New Roman" w:eastAsia="宋体" w:cs="Times New Roman"/>
                <w:color w:val="000000"/>
                <w:kern w:val="0"/>
                <w:sz w:val="18"/>
                <w:szCs w:val="18"/>
                <w:lang w:bidi="ar"/>
              </w:rPr>
              <w:t>（b）</w:t>
            </w:r>
          </w:p>
        </w:tc>
      </w:tr>
    </w:tbl>
    <w:p w14:paraId="0A3BD72F"/>
    <w:p w14:paraId="39D7FAB5">
      <w:pPr>
        <w:jc w:val="center"/>
        <w:rPr>
          <w:rFonts w:hint="eastAsia" w:ascii="Times New Roman" w:hAnsi="Times New Roman" w:eastAsia="宋体" w:cs="Times New Roman"/>
          <w:b/>
          <w:bCs/>
          <w:color w:val="000000"/>
          <w:kern w:val="0"/>
          <w:sz w:val="18"/>
          <w:szCs w:val="18"/>
          <w:lang w:bidi="ar"/>
        </w:rPr>
      </w:pPr>
      <w:bookmarkStart w:id="31" w:name="_Ref195517934"/>
      <w:r>
        <w:rPr>
          <w:rFonts w:hint="eastAsia" w:ascii="Times New Roman" w:hAnsi="Times New Roman" w:eastAsia="宋体" w:cs="Times New Roman"/>
          <w:b/>
          <w:bCs/>
          <w:color w:val="000000"/>
          <w:kern w:val="0"/>
          <w:sz w:val="18"/>
          <w:szCs w:val="18"/>
          <w:lang w:bidi="ar"/>
        </w:rPr>
        <w:t xml:space="preserve">图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图 \* ARABIC </w:instrText>
      </w:r>
      <w:r>
        <w:rPr>
          <w:rFonts w:hint="eastAsia" w:ascii="Times New Roman" w:hAnsi="Times New Roman" w:eastAsia="宋体" w:cs="Times New Roman"/>
          <w:b/>
          <w:bCs/>
          <w:color w:val="000000"/>
          <w:kern w:val="0"/>
          <w:sz w:val="18"/>
          <w:szCs w:val="18"/>
          <w:lang w:bidi="ar"/>
        </w:rPr>
        <w:fldChar w:fldCharType="separate"/>
      </w:r>
      <w:ins w:id="200" w:author="程越" w:date="2025-05-15T16:46:40Z">
        <w:r>
          <w:rPr>
            <w:rFonts w:hint="eastAsia" w:ascii="Times New Roman" w:hAnsi="Times New Roman" w:eastAsia="宋体" w:cs="Times New Roman"/>
            <w:b/>
            <w:bCs/>
            <w:color w:val="000000"/>
            <w:kern w:val="0"/>
            <w:sz w:val="18"/>
            <w:szCs w:val="18"/>
            <w:lang w:bidi="ar"/>
          </w:rPr>
          <w:t>7</w:t>
        </w:r>
      </w:ins>
      <w:del w:id="201" w:author="程越" w:date="2025-05-15T16:46:40Z">
        <w:r>
          <w:rPr>
            <w:rFonts w:hint="eastAsia" w:ascii="Times New Roman" w:hAnsi="Times New Roman" w:eastAsia="宋体" w:cs="Times New Roman"/>
            <w:b/>
            <w:bCs/>
            <w:color w:val="000000"/>
            <w:kern w:val="0"/>
            <w:sz w:val="18"/>
            <w:szCs w:val="18"/>
            <w:lang w:bidi="ar"/>
          </w:rPr>
          <w:delText>8</w:delText>
        </w:r>
      </w:del>
      <w:r>
        <w:rPr>
          <w:rFonts w:hint="eastAsia"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bidi="ar"/>
        </w:rPr>
        <w:t>基于深度学习DS-DCNN环境因素是否作为特征SNSB（a）、SNSBE（b）的SHAP 分析值</w:t>
      </w:r>
      <w:bookmarkEnd w:id="31"/>
    </w:p>
    <w:p w14:paraId="6C01160A">
      <w:pPr>
        <w:pStyle w:val="6"/>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 xml:space="preserve">Fig. </w:t>
      </w:r>
      <w:r>
        <w:rPr>
          <w:rFonts w:hint="eastAsia" w:ascii="Times New Roman" w:hAnsi="Times New Roman" w:eastAsia="宋体" w:cs="Times New Roman"/>
          <w:b/>
          <w:bCs/>
          <w:color w:val="000000"/>
          <w:kern w:val="0"/>
          <w:sz w:val="18"/>
          <w:szCs w:val="18"/>
          <w:lang w:val="en-US" w:eastAsia="zh-CN" w:bidi="ar"/>
        </w:rPr>
        <w:fldChar w:fldCharType="begin"/>
      </w:r>
      <w:r>
        <w:rPr>
          <w:rFonts w:hint="eastAsia" w:ascii="Times New Roman" w:hAnsi="Times New Roman" w:eastAsia="宋体" w:cs="Times New Roman"/>
          <w:b/>
          <w:bCs/>
          <w:color w:val="000000"/>
          <w:kern w:val="0"/>
          <w:sz w:val="18"/>
          <w:szCs w:val="18"/>
          <w:lang w:val="en-US" w:eastAsia="zh-CN" w:bidi="ar"/>
        </w:rPr>
        <w:instrText xml:space="preserve"> SEQ Fig. \* ARABIC </w:instrText>
      </w:r>
      <w:r>
        <w:rPr>
          <w:rFonts w:hint="eastAsia" w:ascii="Times New Roman" w:hAnsi="Times New Roman" w:eastAsia="宋体" w:cs="Times New Roman"/>
          <w:b/>
          <w:bCs/>
          <w:color w:val="000000"/>
          <w:kern w:val="0"/>
          <w:sz w:val="18"/>
          <w:szCs w:val="18"/>
          <w:lang w:val="en-US" w:eastAsia="zh-CN" w:bidi="ar"/>
        </w:rPr>
        <w:fldChar w:fldCharType="separate"/>
      </w:r>
      <w:ins w:id="202" w:author="程越" w:date="2025-05-15T16:46:40Z">
        <w:r>
          <w:rPr>
            <w:rFonts w:hint="eastAsia" w:ascii="Times New Roman" w:hAnsi="Times New Roman" w:eastAsia="宋体" w:cs="Times New Roman"/>
            <w:b/>
            <w:bCs/>
            <w:color w:val="000000"/>
            <w:kern w:val="0"/>
            <w:sz w:val="18"/>
            <w:szCs w:val="18"/>
            <w:lang w:val="en-US" w:eastAsia="zh-CN" w:bidi="ar"/>
          </w:rPr>
          <w:t>7</w:t>
        </w:r>
      </w:ins>
      <w:del w:id="203" w:author="程越" w:date="2025-05-15T16:46:40Z">
        <w:r>
          <w:rPr>
            <w:rFonts w:hint="eastAsia" w:ascii="Times New Roman" w:hAnsi="Times New Roman" w:eastAsia="宋体" w:cs="Times New Roman"/>
            <w:b/>
            <w:bCs/>
            <w:color w:val="000000"/>
            <w:kern w:val="0"/>
            <w:sz w:val="18"/>
            <w:szCs w:val="18"/>
            <w:lang w:val="en-US" w:eastAsia="zh-CN" w:bidi="ar"/>
          </w:rPr>
          <w:delText>8</w:delText>
        </w:r>
      </w:del>
      <w:r>
        <w:rPr>
          <w:rFonts w:hint="eastAsia"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w:t>
      </w:r>
      <w:r>
        <w:rPr>
          <w:rFonts w:hint="eastAsia" w:ascii="Times New Roman" w:hAnsi="Times New Roman" w:eastAsia="宋体" w:cs="Times New Roman"/>
          <w:b/>
          <w:bCs/>
          <w:color w:val="000000"/>
          <w:kern w:val="0"/>
          <w:sz w:val="18"/>
          <w:szCs w:val="18"/>
          <w:lang w:val="en-US" w:eastAsia="zh-CN" w:bidi="ar"/>
        </w:rPr>
        <w:t>SHAP analysis values of deep learning DS-DCNN based on whether environmental factors are used as features SNSB (a) and SNSBE (b)</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FAA2A9D">
        <w:tc>
          <w:tcPr>
            <w:tcW w:w="4261" w:type="dxa"/>
          </w:tcPr>
          <w:p w14:paraId="7876F124">
            <w:pPr>
              <w:jc w:val="center"/>
            </w:pPr>
            <w:r>
              <w:rPr>
                <w:rFonts w:hint="eastAsia"/>
              </w:rPr>
              <w:drawing>
                <wp:inline distT="0" distB="0" distL="0" distR="0">
                  <wp:extent cx="2159635" cy="1223010"/>
                  <wp:effectExtent l="0" t="0" r="0" b="0"/>
                  <wp:docPr id="12137994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9447" name="图片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0000" cy="1223029"/>
                          </a:xfrm>
                          <a:prstGeom prst="rect">
                            <a:avLst/>
                          </a:prstGeom>
                        </pic:spPr>
                      </pic:pic>
                    </a:graphicData>
                  </a:graphic>
                </wp:inline>
              </w:drawing>
            </w:r>
          </w:p>
        </w:tc>
        <w:tc>
          <w:tcPr>
            <w:tcW w:w="4261" w:type="dxa"/>
          </w:tcPr>
          <w:p w14:paraId="060DEF83">
            <w:pPr>
              <w:jc w:val="center"/>
            </w:pPr>
            <w:r>
              <w:rPr>
                <w:rFonts w:hint="eastAsia"/>
              </w:rPr>
              <w:drawing>
                <wp:inline distT="0" distB="0" distL="0" distR="0">
                  <wp:extent cx="2159635" cy="1223010"/>
                  <wp:effectExtent l="0" t="0" r="0" b="0"/>
                  <wp:docPr id="17265854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85451" name="图片 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1223029"/>
                          </a:xfrm>
                          <a:prstGeom prst="rect">
                            <a:avLst/>
                          </a:prstGeom>
                        </pic:spPr>
                      </pic:pic>
                    </a:graphicData>
                  </a:graphic>
                </wp:inline>
              </w:drawing>
            </w:r>
          </w:p>
        </w:tc>
      </w:tr>
      <w:tr w14:paraId="65F2F2D3">
        <w:tc>
          <w:tcPr>
            <w:tcW w:w="4261" w:type="dxa"/>
          </w:tcPr>
          <w:p w14:paraId="1E31A174">
            <w:pPr>
              <w:pStyle w:val="6"/>
              <w:jc w:val="center"/>
            </w:pPr>
            <w:r>
              <w:rPr>
                <w:rFonts w:hint="eastAsia" w:ascii="Times New Roman" w:hAnsi="Times New Roman" w:eastAsia="宋体" w:cs="Times New Roman"/>
                <w:color w:val="000000"/>
                <w:kern w:val="0"/>
                <w:sz w:val="18"/>
                <w:szCs w:val="18"/>
                <w:lang w:bidi="ar"/>
              </w:rPr>
              <w:t>（a）</w:t>
            </w:r>
          </w:p>
        </w:tc>
        <w:tc>
          <w:tcPr>
            <w:tcW w:w="4261" w:type="dxa"/>
          </w:tcPr>
          <w:p w14:paraId="710B9F80">
            <w:pPr>
              <w:pStyle w:val="6"/>
              <w:jc w:val="center"/>
            </w:pPr>
            <w:r>
              <w:rPr>
                <w:rFonts w:hint="eastAsia" w:ascii="Times New Roman" w:hAnsi="Times New Roman" w:eastAsia="宋体" w:cs="Times New Roman"/>
                <w:color w:val="000000"/>
                <w:kern w:val="0"/>
                <w:sz w:val="18"/>
                <w:szCs w:val="18"/>
                <w:lang w:bidi="ar"/>
              </w:rPr>
              <w:t>（b）</w:t>
            </w:r>
          </w:p>
        </w:tc>
      </w:tr>
      <w:tr w14:paraId="79954727">
        <w:tc>
          <w:tcPr>
            <w:tcW w:w="4261" w:type="dxa"/>
          </w:tcPr>
          <w:p w14:paraId="345A7620">
            <w:pPr>
              <w:jc w:val="center"/>
            </w:pPr>
            <w:r>
              <w:rPr>
                <w:rFonts w:hint="eastAsia"/>
              </w:rPr>
              <w:drawing>
                <wp:inline distT="0" distB="0" distL="0" distR="0">
                  <wp:extent cx="2159635" cy="1223010"/>
                  <wp:effectExtent l="0" t="0" r="0" b="0"/>
                  <wp:docPr id="13916712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1230" name="图片 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0000" cy="1223029"/>
                          </a:xfrm>
                          <a:prstGeom prst="rect">
                            <a:avLst/>
                          </a:prstGeom>
                        </pic:spPr>
                      </pic:pic>
                    </a:graphicData>
                  </a:graphic>
                </wp:inline>
              </w:drawing>
            </w:r>
          </w:p>
        </w:tc>
        <w:tc>
          <w:tcPr>
            <w:tcW w:w="4261" w:type="dxa"/>
          </w:tcPr>
          <w:p w14:paraId="0D726B91">
            <w:pPr>
              <w:jc w:val="center"/>
            </w:pPr>
            <w:r>
              <w:rPr>
                <w:rFonts w:hint="eastAsia"/>
              </w:rPr>
              <w:drawing>
                <wp:inline distT="0" distB="0" distL="0" distR="0">
                  <wp:extent cx="2159635" cy="1223010"/>
                  <wp:effectExtent l="0" t="0" r="0" b="0"/>
                  <wp:docPr id="20403830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83054" name="图片 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60000" cy="1223029"/>
                          </a:xfrm>
                          <a:prstGeom prst="rect">
                            <a:avLst/>
                          </a:prstGeom>
                        </pic:spPr>
                      </pic:pic>
                    </a:graphicData>
                  </a:graphic>
                </wp:inline>
              </w:drawing>
            </w:r>
          </w:p>
        </w:tc>
      </w:tr>
      <w:tr w14:paraId="3DAA2537">
        <w:tc>
          <w:tcPr>
            <w:tcW w:w="4261" w:type="dxa"/>
          </w:tcPr>
          <w:p w14:paraId="6ED7AD2F">
            <w:pPr>
              <w:pStyle w:val="6"/>
              <w:jc w:val="center"/>
            </w:pPr>
            <w:r>
              <w:rPr>
                <w:rFonts w:hint="eastAsia" w:ascii="Times New Roman" w:hAnsi="Times New Roman" w:eastAsia="宋体" w:cs="Times New Roman"/>
                <w:color w:val="000000"/>
                <w:kern w:val="0"/>
                <w:sz w:val="18"/>
                <w:szCs w:val="18"/>
                <w:lang w:bidi="ar"/>
              </w:rPr>
              <w:t>（c）</w:t>
            </w:r>
          </w:p>
        </w:tc>
        <w:tc>
          <w:tcPr>
            <w:tcW w:w="4261" w:type="dxa"/>
          </w:tcPr>
          <w:p w14:paraId="631BD43D">
            <w:pPr>
              <w:pStyle w:val="6"/>
              <w:jc w:val="center"/>
            </w:pPr>
            <w:r>
              <w:rPr>
                <w:rFonts w:hint="eastAsia" w:ascii="Times New Roman" w:hAnsi="Times New Roman" w:eastAsia="宋体" w:cs="Times New Roman"/>
                <w:color w:val="000000"/>
                <w:kern w:val="0"/>
                <w:sz w:val="18"/>
                <w:szCs w:val="18"/>
                <w:lang w:bidi="ar"/>
              </w:rPr>
              <w:t>（d）</w:t>
            </w:r>
          </w:p>
        </w:tc>
      </w:tr>
    </w:tbl>
    <w:p w14:paraId="2A9A21B8">
      <w:pPr>
        <w:rPr>
          <w:lang w:bidi="ar"/>
        </w:rPr>
      </w:pPr>
    </w:p>
    <w:p w14:paraId="7FC333B6">
      <w:pPr>
        <w:jc w:val="center"/>
        <w:rPr>
          <w:rFonts w:hint="eastAsia" w:ascii="Times New Roman" w:hAnsi="Times New Roman" w:eastAsia="宋体" w:cs="Times New Roman"/>
          <w:b/>
          <w:bCs/>
          <w:color w:val="000000"/>
          <w:kern w:val="0"/>
          <w:sz w:val="18"/>
          <w:szCs w:val="18"/>
          <w:lang w:bidi="ar"/>
        </w:rPr>
      </w:pPr>
      <w:bookmarkStart w:id="32" w:name="_Ref195518035"/>
      <w:r>
        <w:rPr>
          <w:rFonts w:hint="eastAsia" w:ascii="Times New Roman" w:hAnsi="Times New Roman" w:eastAsia="宋体" w:cs="Times New Roman"/>
          <w:b/>
          <w:bCs/>
          <w:color w:val="000000"/>
          <w:kern w:val="0"/>
          <w:sz w:val="18"/>
          <w:szCs w:val="18"/>
          <w:lang w:bidi="ar"/>
        </w:rPr>
        <w:t xml:space="preserve">图 </w:t>
      </w:r>
      <w:r>
        <w:rPr>
          <w:rFonts w:hint="eastAsia" w:ascii="Times New Roman" w:hAnsi="Times New Roman" w:eastAsia="宋体" w:cs="Times New Roman"/>
          <w:b/>
          <w:bCs/>
          <w:color w:val="000000"/>
          <w:kern w:val="0"/>
          <w:sz w:val="18"/>
          <w:szCs w:val="18"/>
          <w:lang w:bidi="ar"/>
        </w:rPr>
        <w:fldChar w:fldCharType="begin"/>
      </w:r>
      <w:r>
        <w:rPr>
          <w:rFonts w:hint="eastAsia" w:ascii="Times New Roman" w:hAnsi="Times New Roman" w:eastAsia="宋体" w:cs="Times New Roman"/>
          <w:b/>
          <w:bCs/>
          <w:color w:val="000000"/>
          <w:kern w:val="0"/>
          <w:sz w:val="18"/>
          <w:szCs w:val="18"/>
          <w:lang w:bidi="ar"/>
        </w:rPr>
        <w:instrText xml:space="preserve"> SEQ 图 \* ARABIC </w:instrText>
      </w:r>
      <w:r>
        <w:rPr>
          <w:rFonts w:hint="eastAsia" w:ascii="Times New Roman" w:hAnsi="Times New Roman" w:eastAsia="宋体" w:cs="Times New Roman"/>
          <w:b/>
          <w:bCs/>
          <w:color w:val="000000"/>
          <w:kern w:val="0"/>
          <w:sz w:val="18"/>
          <w:szCs w:val="18"/>
          <w:lang w:bidi="ar"/>
        </w:rPr>
        <w:fldChar w:fldCharType="separate"/>
      </w:r>
      <w:ins w:id="204" w:author="程越" w:date="2025-05-15T16:46:40Z">
        <w:r>
          <w:rPr>
            <w:rFonts w:hint="eastAsia" w:ascii="Times New Roman" w:hAnsi="Times New Roman" w:eastAsia="宋体" w:cs="Times New Roman"/>
            <w:b/>
            <w:bCs/>
            <w:color w:val="000000"/>
            <w:kern w:val="0"/>
            <w:sz w:val="18"/>
            <w:szCs w:val="18"/>
            <w:lang w:bidi="ar"/>
          </w:rPr>
          <w:t>8</w:t>
        </w:r>
      </w:ins>
      <w:del w:id="205" w:author="程越" w:date="2025-05-15T16:46:40Z">
        <w:r>
          <w:rPr>
            <w:rFonts w:hint="eastAsia" w:ascii="Times New Roman" w:hAnsi="Times New Roman" w:eastAsia="宋体" w:cs="Times New Roman"/>
            <w:b/>
            <w:bCs/>
            <w:color w:val="000000"/>
            <w:kern w:val="0"/>
            <w:sz w:val="18"/>
            <w:szCs w:val="18"/>
            <w:lang w:bidi="ar"/>
          </w:rPr>
          <w:delText>9</w:delText>
        </w:r>
      </w:del>
      <w:r>
        <w:rPr>
          <w:rFonts w:hint="eastAsia" w:ascii="Times New Roman" w:hAnsi="Times New Roman" w:eastAsia="宋体" w:cs="Times New Roman"/>
          <w:b/>
          <w:bCs/>
          <w:color w:val="000000"/>
          <w:kern w:val="0"/>
          <w:sz w:val="18"/>
          <w:szCs w:val="18"/>
          <w:lang w:bidi="ar"/>
        </w:rPr>
        <w:fldChar w:fldCharType="end"/>
      </w:r>
      <w:bookmarkEnd w:id="32"/>
      <w:r>
        <w:rPr>
          <w:rFonts w:hint="eastAsia" w:ascii="Times New Roman" w:hAnsi="Times New Roman" w:eastAsia="宋体" w:cs="Times New Roman"/>
          <w:b/>
          <w:bCs/>
          <w:color w:val="000000"/>
          <w:kern w:val="0"/>
          <w:sz w:val="18"/>
          <w:szCs w:val="18"/>
          <w:lang w:bidi="ar"/>
        </w:rPr>
        <w:t>基于深度学习DS-DCNN（a）、ResNet（b）、VGG（c）、ViT（d）建模 SOC 含量的预测精度曲线</w:t>
      </w:r>
    </w:p>
    <w:p w14:paraId="74912847">
      <w:pPr>
        <w:pStyle w:val="6"/>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 xml:space="preserve">Fig. </w:t>
      </w:r>
      <w:r>
        <w:rPr>
          <w:rFonts w:hint="eastAsia" w:ascii="Times New Roman" w:hAnsi="Times New Roman" w:eastAsia="宋体" w:cs="Times New Roman"/>
          <w:b/>
          <w:bCs/>
          <w:color w:val="000000"/>
          <w:kern w:val="0"/>
          <w:sz w:val="18"/>
          <w:szCs w:val="18"/>
          <w:lang w:val="en-US" w:eastAsia="zh-CN" w:bidi="ar"/>
        </w:rPr>
        <w:fldChar w:fldCharType="begin"/>
      </w:r>
      <w:r>
        <w:rPr>
          <w:rFonts w:hint="eastAsia" w:ascii="Times New Roman" w:hAnsi="Times New Roman" w:eastAsia="宋体" w:cs="Times New Roman"/>
          <w:b/>
          <w:bCs/>
          <w:color w:val="000000"/>
          <w:kern w:val="0"/>
          <w:sz w:val="18"/>
          <w:szCs w:val="18"/>
          <w:lang w:val="en-US" w:eastAsia="zh-CN" w:bidi="ar"/>
        </w:rPr>
        <w:instrText xml:space="preserve"> SEQ Fig. \* ARABIC </w:instrText>
      </w:r>
      <w:r>
        <w:rPr>
          <w:rFonts w:hint="eastAsia" w:ascii="Times New Roman" w:hAnsi="Times New Roman" w:eastAsia="宋体" w:cs="Times New Roman"/>
          <w:b/>
          <w:bCs/>
          <w:color w:val="000000"/>
          <w:kern w:val="0"/>
          <w:sz w:val="18"/>
          <w:szCs w:val="18"/>
          <w:lang w:val="en-US" w:eastAsia="zh-CN" w:bidi="ar"/>
        </w:rPr>
        <w:fldChar w:fldCharType="separate"/>
      </w:r>
      <w:ins w:id="206" w:author="程越" w:date="2025-05-15T16:46:40Z">
        <w:r>
          <w:rPr>
            <w:rFonts w:hint="eastAsia" w:ascii="Times New Roman" w:hAnsi="Times New Roman" w:eastAsia="宋体" w:cs="Times New Roman"/>
            <w:b/>
            <w:bCs/>
            <w:color w:val="000000"/>
            <w:kern w:val="0"/>
            <w:sz w:val="18"/>
            <w:szCs w:val="18"/>
            <w:lang w:val="en-US" w:eastAsia="zh-CN" w:bidi="ar"/>
          </w:rPr>
          <w:t>8</w:t>
        </w:r>
      </w:ins>
      <w:del w:id="207" w:author="程越" w:date="2025-05-15T16:46:40Z">
        <w:r>
          <w:rPr>
            <w:rFonts w:hint="eastAsia" w:ascii="Times New Roman" w:hAnsi="Times New Roman" w:eastAsia="宋体" w:cs="Times New Roman"/>
            <w:b/>
            <w:bCs/>
            <w:color w:val="000000"/>
            <w:kern w:val="0"/>
            <w:sz w:val="18"/>
            <w:szCs w:val="18"/>
            <w:lang w:val="en-US" w:eastAsia="zh-CN" w:bidi="ar"/>
          </w:rPr>
          <w:delText>9</w:delText>
        </w:r>
      </w:del>
      <w:r>
        <w:rPr>
          <w:rFonts w:hint="eastAsia" w:ascii="Times New Roman" w:hAnsi="Times New Roman" w:eastAsia="宋体" w:cs="Times New Roman"/>
          <w:b/>
          <w:bCs/>
          <w:color w:val="000000"/>
          <w:kern w:val="0"/>
          <w:sz w:val="18"/>
          <w:szCs w:val="18"/>
          <w:lang w:val="en-US" w:eastAsia="zh-CN" w:bidi="ar"/>
        </w:rPr>
        <w:fldChar w:fldCharType="end"/>
      </w:r>
      <w:r>
        <w:rPr>
          <w:rFonts w:hint="eastAsia" w:ascii="Times New Roman" w:hAnsi="Times New Roman" w:eastAsia="宋体" w:cs="Times New Roman"/>
          <w:b/>
          <w:bCs/>
          <w:color w:val="000000"/>
          <w:kern w:val="0"/>
          <w:sz w:val="18"/>
          <w:szCs w:val="18"/>
          <w:lang w:val="en-US" w:eastAsia="zh-CN" w:bidi="ar"/>
        </w:rPr>
        <w:t>.Prediction accuracy curve for SOC content based on deep learning DS-DCNN（a）、ResNet（b）、VGG（c）、ViT（d）</w:t>
      </w:r>
    </w:p>
    <w:p w14:paraId="405FF19D">
      <w:pPr>
        <w:spacing w:before="156" w:beforeLines="50" w:after="156" w:afterLines="50"/>
        <w:rPr>
          <w:rFonts w:hint="eastAsia" w:ascii="Times New Roman" w:hAnsi="Times New Roman" w:eastAsia="黑体" w:cs="Times New Roman"/>
          <w:color w:val="auto"/>
          <w:sz w:val="24"/>
          <w:lang w:eastAsia="zh-CN"/>
          <w:rPrChange w:id="208" w:author="程越" w:date="2025-05-15T16:41:37Z">
            <w:rPr>
              <w:rFonts w:hint="eastAsia" w:ascii="Times New Roman" w:hAnsi="Times New Roman" w:eastAsia="黑体" w:cs="Times New Roman"/>
              <w:color w:val="C00000"/>
              <w:sz w:val="24"/>
              <w:lang w:eastAsia="zh-CN"/>
            </w:rPr>
          </w:rPrChange>
        </w:rPr>
      </w:pPr>
      <w:r>
        <w:rPr>
          <w:rFonts w:hint="eastAsia" w:ascii="Times New Roman" w:hAnsi="Times New Roman" w:eastAsia="黑体" w:cs="Times New Roman"/>
          <w:color w:val="auto"/>
          <w:sz w:val="24"/>
          <w:rPrChange w:id="209" w:author="程越" w:date="2025-05-15T16:41:37Z">
            <w:rPr>
              <w:rFonts w:hint="eastAsia" w:ascii="Times New Roman" w:hAnsi="Times New Roman" w:eastAsia="黑体" w:cs="Times New Roman"/>
              <w:color w:val="C00000"/>
              <w:sz w:val="24"/>
            </w:rPr>
          </w:rPrChange>
        </w:rPr>
        <w:t>4.</w:t>
      </w:r>
      <w:r>
        <w:rPr>
          <w:rFonts w:hint="eastAsia" w:ascii="Times New Roman" w:hAnsi="Times New Roman" w:eastAsia="黑体" w:cs="Times New Roman"/>
          <w:color w:val="auto"/>
          <w:sz w:val="24"/>
          <w:lang w:val="en-US" w:eastAsia="zh-CN"/>
          <w:rPrChange w:id="210" w:author="程越" w:date="2025-05-15T16:41:37Z">
            <w:rPr>
              <w:rFonts w:hint="eastAsia" w:ascii="Times New Roman" w:hAnsi="Times New Roman" w:eastAsia="黑体" w:cs="Times New Roman"/>
              <w:color w:val="C00000"/>
              <w:sz w:val="24"/>
              <w:lang w:val="en-US" w:eastAsia="zh-CN"/>
            </w:rPr>
          </w:rPrChange>
        </w:rPr>
        <w:t>结论</w:t>
      </w:r>
    </w:p>
    <w:p w14:paraId="04774806">
      <w:pPr>
        <w:keepNext w:val="0"/>
        <w:keepLines w:val="0"/>
        <w:widowControl/>
        <w:suppressLineNumbers w:val="0"/>
        <w:pBdr>
          <w:top w:val="none" w:color="auto" w:sz="0" w:space="0"/>
          <w:left w:val="none" w:color="auto" w:sz="0" w:space="0"/>
          <w:right w:val="none" w:color="auto" w:sz="0" w:space="0"/>
        </w:pBdr>
        <w:autoSpaceDN w:val="0"/>
        <w:spacing w:before="0" w:beforeAutospacing="0" w:after="0" w:afterAutospacing="0"/>
        <w:ind w:left="357" w:leftChars="170" w:right="0" w:firstLine="0" w:firstLineChars="0"/>
        <w:rPr>
          <w:rFonts w:hint="eastAsia" w:ascii="Times New Roman" w:hAnsi="Times New Roman" w:eastAsia="宋体" w:cs="Times New Roman"/>
          <w:b w:val="0"/>
          <w:bCs w:val="0"/>
          <w:i w:val="0"/>
          <w:iCs w:val="0"/>
          <w:caps w:val="0"/>
          <w:color w:val="auto"/>
          <w:spacing w:val="0"/>
          <w:kern w:val="0"/>
          <w:sz w:val="18"/>
          <w:szCs w:val="18"/>
          <w:shd w:val="clear"/>
          <w:lang w:bidi="ar"/>
          <w:rPrChange w:id="211" w:author="程越" w:date="2025-05-15T16:41:37Z">
            <w:rPr>
              <w:rFonts w:hint="eastAsia" w:ascii="Times New Roman" w:hAnsi="Times New Roman" w:eastAsia="宋体" w:cs="Times New Roman"/>
              <w:b w:val="0"/>
              <w:bCs w:val="0"/>
              <w:i w:val="0"/>
              <w:iCs w:val="0"/>
              <w:caps w:val="0"/>
              <w:color w:val="000000"/>
              <w:spacing w:val="0"/>
              <w:kern w:val="0"/>
              <w:sz w:val="18"/>
              <w:szCs w:val="18"/>
              <w:shd w:val="clear"/>
              <w:lang w:bidi="ar"/>
            </w:rPr>
          </w:rPrChange>
        </w:rPr>
      </w:pPr>
      <w:r>
        <w:rPr>
          <w:rFonts w:hint="eastAsia" w:ascii="Times New Roman" w:hAnsi="Times New Roman" w:eastAsia="宋体" w:cs="Times New Roman"/>
          <w:b w:val="0"/>
          <w:bCs w:val="0"/>
          <w:i w:val="0"/>
          <w:iCs w:val="0"/>
          <w:caps w:val="0"/>
          <w:color w:val="auto"/>
          <w:spacing w:val="0"/>
          <w:kern w:val="0"/>
          <w:sz w:val="18"/>
          <w:szCs w:val="18"/>
          <w:shd w:val="clear"/>
          <w:lang w:val="en-US" w:eastAsia="zh-CN" w:bidi="ar"/>
          <w:rPrChange w:id="212" w:author="程越" w:date="2025-05-15T16:41:37Z">
            <w:rPr>
              <w:rFonts w:hint="eastAsia" w:ascii="Times New Roman" w:hAnsi="Times New Roman" w:eastAsia="宋体" w:cs="Times New Roman"/>
              <w:b w:val="0"/>
              <w:bCs w:val="0"/>
              <w:i w:val="0"/>
              <w:iCs w:val="0"/>
              <w:caps w:val="0"/>
              <w:color w:val="000000"/>
              <w:spacing w:val="0"/>
              <w:kern w:val="0"/>
              <w:sz w:val="18"/>
              <w:szCs w:val="18"/>
              <w:shd w:val="clear"/>
              <w:lang w:val="en-US" w:eastAsia="zh-CN" w:bidi="ar"/>
            </w:rPr>
          </w:rPrChange>
        </w:rPr>
        <w:t xml:space="preserve">4.1 </w:t>
      </w:r>
      <w:r>
        <w:rPr>
          <w:rStyle w:val="16"/>
          <w:rFonts w:hint="eastAsia" w:ascii="Times New Roman" w:hAnsi="Times New Roman" w:eastAsia="宋体" w:cs="Times New Roman"/>
          <w:b w:val="0"/>
          <w:bCs w:val="0"/>
          <w:i w:val="0"/>
          <w:iCs w:val="0"/>
          <w:caps w:val="0"/>
          <w:color w:val="auto"/>
          <w:spacing w:val="0"/>
          <w:kern w:val="0"/>
          <w:sz w:val="18"/>
          <w:szCs w:val="18"/>
          <w:shd w:val="clear"/>
          <w:lang w:bidi="ar"/>
          <w:rPrChange w:id="213" w:author="程越" w:date="2025-05-15T16:41:37Z">
            <w:rPr>
              <w:rStyle w:val="16"/>
              <w:rFonts w:hint="eastAsia" w:ascii="Times New Roman" w:hAnsi="Times New Roman" w:eastAsia="宋体" w:cs="Times New Roman"/>
              <w:b w:val="0"/>
              <w:bCs w:val="0"/>
              <w:i w:val="0"/>
              <w:iCs w:val="0"/>
              <w:caps w:val="0"/>
              <w:color w:val="000000"/>
              <w:spacing w:val="0"/>
              <w:kern w:val="0"/>
              <w:sz w:val="18"/>
              <w:szCs w:val="18"/>
              <w:shd w:val="clear"/>
              <w:lang w:bidi="ar"/>
            </w:rPr>
          </w:rPrChange>
        </w:rPr>
        <w:t>多源数据融合提升预测精度</w:t>
      </w:r>
    </w:p>
    <w:p w14:paraId="300B2ACE">
      <w:pPr>
        <w:keepNext w:val="0"/>
        <w:keepLines w:val="0"/>
        <w:widowControl/>
        <w:suppressLineNumbers w:val="0"/>
        <w:pBdr>
          <w:top w:val="none" w:color="auto" w:sz="0" w:space="0"/>
          <w:left w:val="none" w:color="auto" w:sz="0" w:space="0"/>
          <w:right w:val="none" w:color="auto" w:sz="0" w:space="0"/>
        </w:pBdr>
        <w:autoSpaceDN w:val="0"/>
        <w:spacing w:before="0" w:beforeAutospacing="0" w:after="0" w:afterAutospacing="0"/>
        <w:ind w:left="0" w:leftChars="0" w:right="0" w:firstLine="360" w:firstLineChars="200"/>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i w:val="0"/>
          <w:iCs w:val="0"/>
          <w:caps w:val="0"/>
          <w:color w:val="000000"/>
          <w:spacing w:val="0"/>
          <w:kern w:val="0"/>
          <w:sz w:val="18"/>
          <w:szCs w:val="18"/>
          <w:shd w:val="clear"/>
          <w:lang w:val="en-US" w:eastAsia="zh-CN" w:bidi="ar"/>
        </w:rPr>
        <w:t>本研究</w:t>
      </w:r>
      <w:r>
        <w:rPr>
          <w:rFonts w:hint="eastAsia" w:ascii="Times New Roman" w:hAnsi="Times New Roman" w:eastAsia="宋体" w:cs="Times New Roman"/>
          <w:i w:val="0"/>
          <w:iCs w:val="0"/>
          <w:caps w:val="0"/>
          <w:color w:val="000000"/>
          <w:spacing w:val="0"/>
          <w:kern w:val="0"/>
          <w:sz w:val="18"/>
          <w:szCs w:val="18"/>
          <w:shd w:val="clear" w:fill="FDFDFE"/>
          <w:lang w:bidi="ar"/>
        </w:rPr>
        <w:t>通过整合</w:t>
      </w:r>
      <w:r>
        <w:rPr>
          <w:rFonts w:hint="eastAsia" w:ascii="Times New Roman" w:hAnsi="Times New Roman" w:eastAsia="宋体" w:cs="Times New Roman"/>
          <w:i w:val="0"/>
          <w:iCs w:val="0"/>
          <w:caps w:val="0"/>
          <w:color w:val="000000"/>
          <w:spacing w:val="0"/>
          <w:kern w:val="0"/>
          <w:sz w:val="18"/>
          <w:szCs w:val="18"/>
          <w:shd w:val="clear"/>
          <w:lang w:val="en-US" w:eastAsia="zh-CN" w:bidi="ar"/>
        </w:rPr>
        <w:t>森林生态中土壤SOC影响较大的</w:t>
      </w:r>
      <w:r>
        <w:rPr>
          <w:rFonts w:hint="eastAsia" w:ascii="Times New Roman" w:hAnsi="Times New Roman" w:eastAsia="宋体" w:cs="Times New Roman"/>
          <w:i w:val="0"/>
          <w:iCs w:val="0"/>
          <w:caps w:val="0"/>
          <w:color w:val="000000"/>
          <w:spacing w:val="0"/>
          <w:kern w:val="0"/>
          <w:sz w:val="18"/>
          <w:szCs w:val="18"/>
          <w:shd w:val="clear" w:fill="FDFDFE"/>
          <w:lang w:bidi="ar"/>
        </w:rPr>
        <w:t>土壤养分、地形、气候等环境因子与高光谱数据</w:t>
      </w:r>
      <w:r>
        <w:rPr>
          <w:rFonts w:hint="eastAsia" w:ascii="Times New Roman" w:hAnsi="Times New Roman" w:eastAsia="宋体" w:cs="Times New Roman"/>
          <w:i w:val="0"/>
          <w:iCs w:val="0"/>
          <w:caps w:val="0"/>
          <w:color w:val="000000"/>
          <w:spacing w:val="0"/>
          <w:kern w:val="0"/>
          <w:sz w:val="18"/>
          <w:szCs w:val="18"/>
          <w:shd w:val="clear"/>
          <w:lang w:val="en-US" w:eastAsia="zh-CN" w:bidi="ar"/>
        </w:rPr>
        <w:t>共同建模</w:t>
      </w:r>
      <w:r>
        <w:rPr>
          <w:rFonts w:hint="eastAsia" w:ascii="Times New Roman" w:hAnsi="Times New Roman" w:eastAsia="宋体" w:cs="Times New Roman"/>
          <w:i w:val="0"/>
          <w:iCs w:val="0"/>
          <w:caps w:val="0"/>
          <w:color w:val="000000"/>
          <w:spacing w:val="0"/>
          <w:kern w:val="0"/>
          <w:sz w:val="18"/>
          <w:szCs w:val="18"/>
          <w:shd w:val="clear" w:fill="FDFDFE"/>
          <w:lang w:bidi="ar"/>
        </w:rPr>
        <w:t>，构建的DS-DCNN模型在SOC预测中表现出显著优势。相比单一光谱数据模型，多源数据融合的DS-DCNN模型在测试集上的R²提升5%-10%，RMSE降低15%-20%，验证了环境因子在SOC形成过程中的重要作用。</w:t>
      </w:r>
    </w:p>
    <w:p w14:paraId="34E74E8A">
      <w:pPr>
        <w:keepNext w:val="0"/>
        <w:keepLines w:val="0"/>
        <w:widowControl/>
        <w:suppressLineNumbers w:val="0"/>
        <w:pBdr>
          <w:top w:val="none" w:color="auto" w:sz="0" w:space="0"/>
          <w:left w:val="none" w:color="auto" w:sz="0" w:space="0"/>
          <w:right w:val="none" w:color="auto" w:sz="0" w:space="0"/>
        </w:pBdr>
        <w:autoSpaceDN w:val="0"/>
        <w:spacing w:before="0" w:beforeAutospacing="0" w:after="0" w:afterAutospacing="0"/>
        <w:ind w:left="357" w:leftChars="170" w:right="0" w:firstLine="59" w:firstLineChars="33"/>
        <w:rPr>
          <w:rFonts w:hint="eastAsia" w:ascii="Times New Roman" w:hAnsi="Times New Roman" w:eastAsia="宋体" w:cs="Times New Roman"/>
          <w:b w:val="0"/>
          <w:bCs w:val="0"/>
          <w:i w:val="0"/>
          <w:iCs w:val="0"/>
          <w:caps w:val="0"/>
          <w:color w:val="000000"/>
          <w:spacing w:val="0"/>
          <w:kern w:val="0"/>
          <w:sz w:val="18"/>
          <w:szCs w:val="18"/>
          <w:shd w:val="clear"/>
          <w:lang w:bidi="ar"/>
        </w:rPr>
      </w:pPr>
      <w:r>
        <w:rPr>
          <w:rFonts w:hint="eastAsia" w:ascii="Times New Roman" w:hAnsi="Times New Roman" w:eastAsia="宋体" w:cs="Times New Roman"/>
          <w:b w:val="0"/>
          <w:bCs w:val="0"/>
          <w:i w:val="0"/>
          <w:iCs w:val="0"/>
          <w:caps w:val="0"/>
          <w:color w:val="000000"/>
          <w:spacing w:val="0"/>
          <w:kern w:val="0"/>
          <w:sz w:val="18"/>
          <w:szCs w:val="18"/>
          <w:shd w:val="clear"/>
          <w:lang w:val="en-US" w:eastAsia="zh-CN" w:bidi="ar"/>
        </w:rPr>
        <w:t xml:space="preserve">4.2 </w:t>
      </w:r>
      <w:r>
        <w:rPr>
          <w:rStyle w:val="16"/>
          <w:rFonts w:hint="eastAsia" w:ascii="Times New Roman" w:hAnsi="Times New Roman" w:eastAsia="宋体" w:cs="Times New Roman"/>
          <w:b w:val="0"/>
          <w:bCs w:val="0"/>
          <w:i w:val="0"/>
          <w:iCs w:val="0"/>
          <w:caps w:val="0"/>
          <w:color w:val="000000"/>
          <w:spacing w:val="0"/>
          <w:kern w:val="0"/>
          <w:sz w:val="18"/>
          <w:szCs w:val="18"/>
          <w:shd w:val="clear"/>
          <w:lang w:bidi="ar"/>
        </w:rPr>
        <w:t>动态</w:t>
      </w:r>
      <w:ins w:id="214" w:author="程越" w:date="2025-05-15T16:56:17Z">
        <w:r>
          <w:rPr>
            <w:rStyle w:val="16"/>
            <w:rFonts w:hint="eastAsia" w:ascii="Times New Roman" w:hAnsi="Times New Roman" w:eastAsia="宋体" w:cs="Times New Roman"/>
            <w:b w:val="0"/>
            <w:bCs w:val="0"/>
            <w:i w:val="0"/>
            <w:iCs w:val="0"/>
            <w:caps w:val="0"/>
            <w:color w:val="000000"/>
            <w:spacing w:val="0"/>
            <w:kern w:val="0"/>
            <w:sz w:val="18"/>
            <w:szCs w:val="18"/>
            <w:shd w:val="clear"/>
            <w:lang w:val="en-US" w:eastAsia="zh-CN" w:bidi="ar"/>
          </w:rPr>
          <w:t>可分离</w:t>
        </w:r>
      </w:ins>
      <w:r>
        <w:rPr>
          <w:rStyle w:val="16"/>
          <w:rFonts w:hint="eastAsia" w:ascii="Times New Roman" w:hAnsi="Times New Roman" w:eastAsia="宋体" w:cs="Times New Roman"/>
          <w:b w:val="0"/>
          <w:bCs w:val="0"/>
          <w:i w:val="0"/>
          <w:iCs w:val="0"/>
          <w:caps w:val="0"/>
          <w:color w:val="000000"/>
          <w:spacing w:val="0"/>
          <w:kern w:val="0"/>
          <w:sz w:val="18"/>
          <w:szCs w:val="18"/>
          <w:shd w:val="clear"/>
          <w:lang w:bidi="ar"/>
        </w:rPr>
        <w:t>卷积机制增强特征提取能力</w:t>
      </w:r>
    </w:p>
    <w:p w14:paraId="516DC302">
      <w:pPr>
        <w:keepNext w:val="0"/>
        <w:keepLines w:val="0"/>
        <w:widowControl/>
        <w:suppressLineNumbers w:val="0"/>
        <w:pBdr>
          <w:top w:val="none" w:color="auto" w:sz="0" w:space="0"/>
          <w:left w:val="none" w:color="auto" w:sz="0" w:space="0"/>
          <w:right w:val="none" w:color="auto" w:sz="0" w:space="0"/>
        </w:pBdr>
        <w:autoSpaceDN w:val="0"/>
        <w:spacing w:before="0" w:beforeAutospacing="0" w:after="0" w:afterAutospacing="0"/>
        <w:ind w:left="0" w:leftChars="0" w:right="0" w:firstLine="360" w:firstLineChars="200"/>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i w:val="0"/>
          <w:iCs w:val="0"/>
          <w:caps w:val="0"/>
          <w:color w:val="000000"/>
          <w:spacing w:val="0"/>
          <w:kern w:val="0"/>
          <w:sz w:val="18"/>
          <w:szCs w:val="18"/>
          <w:shd w:val="clear" w:fill="FDFDFE"/>
          <w:lang w:bidi="ar"/>
        </w:rPr>
        <w:t>DS-DCNN模型通过动态深度可分离卷积模块，实现了光谱特征的自适应提取。SG-FD预处理方式与动态卷积核的协同作用，显著强化了2290 nm等关键光谱波段的特征表达，使模型在复杂土壤环境中的泛化能力提升20%以上。</w:t>
      </w:r>
      <w:r>
        <w:rPr>
          <w:rFonts w:hint="eastAsia" w:ascii="Times New Roman" w:hAnsi="Times New Roman" w:eastAsia="宋体" w:cs="Times New Roman"/>
          <w:i w:val="0"/>
          <w:iCs w:val="0"/>
          <w:caps w:val="0"/>
          <w:color w:val="000000"/>
          <w:spacing w:val="0"/>
          <w:kern w:val="0"/>
          <w:sz w:val="18"/>
          <w:szCs w:val="18"/>
          <w:shd w:val="clear"/>
          <w:lang w:val="en-US" w:eastAsia="zh-CN" w:bidi="ar"/>
        </w:rPr>
        <w:t>该结果表明</w:t>
      </w:r>
      <w:r>
        <w:rPr>
          <w:rFonts w:hint="eastAsia" w:ascii="Times New Roman" w:hAnsi="Times New Roman" w:eastAsia="宋体" w:cs="Times New Roman"/>
          <w:color w:val="auto"/>
          <w:kern w:val="0"/>
          <w:sz w:val="18"/>
          <w:szCs w:val="18"/>
          <w:lang w:bidi="ar"/>
          <w:rPrChange w:id="215" w:author="程越" w:date="2025-05-15T16:41:23Z">
            <w:rPr>
              <w:rFonts w:hint="eastAsia" w:ascii="Times New Roman" w:hAnsi="Times New Roman" w:eastAsia="宋体" w:cs="Times New Roman"/>
              <w:color w:val="C00000"/>
              <w:kern w:val="0"/>
              <w:sz w:val="18"/>
              <w:szCs w:val="18"/>
              <w:lang w:bidi="ar"/>
            </w:rPr>
          </w:rPrChange>
        </w:rPr>
        <w:t>本文提出的动态卷积架</w:t>
      </w:r>
      <w:r>
        <w:rPr>
          <w:rFonts w:hint="eastAsia" w:ascii="Times New Roman" w:hAnsi="Times New Roman" w:eastAsia="宋体" w:cs="Times New Roman"/>
          <w:color w:val="auto"/>
          <w:kern w:val="0"/>
          <w:sz w:val="18"/>
          <w:szCs w:val="18"/>
          <w:lang w:bidi="ar"/>
          <w:rPrChange w:id="216" w:author="程越" w:date="2025-05-15T16:41:23Z">
            <w:rPr>
              <w:rFonts w:hint="eastAsia" w:ascii="Times New Roman" w:hAnsi="Times New Roman" w:eastAsia="宋体" w:cs="Times New Roman"/>
              <w:color w:val="C00000"/>
              <w:kern w:val="0"/>
              <w:sz w:val="18"/>
              <w:szCs w:val="18"/>
              <w:lang w:bidi="ar"/>
            </w:rPr>
          </w:rPrChange>
        </w:rPr>
        <w:t>构，在保持模型轻量化的同时实现了光谱特征的自适应提取</w:t>
      </w:r>
      <w:r>
        <w:rPr>
          <w:rFonts w:hint="eastAsia" w:ascii="Times New Roman" w:hAnsi="Times New Roman" w:eastAsia="宋体" w:cs="Times New Roman"/>
          <w:color w:val="auto"/>
          <w:kern w:val="0"/>
          <w:sz w:val="18"/>
          <w:szCs w:val="18"/>
          <w:lang w:eastAsia="zh-CN" w:bidi="ar"/>
          <w:rPrChange w:id="217" w:author="程越" w:date="2025-05-15T16:41:23Z">
            <w:rPr>
              <w:rFonts w:hint="eastAsia" w:ascii="Times New Roman" w:hAnsi="Times New Roman" w:eastAsia="宋体" w:cs="Times New Roman"/>
              <w:color w:val="C00000"/>
              <w:kern w:val="0"/>
              <w:sz w:val="18"/>
              <w:szCs w:val="18"/>
              <w:lang w:eastAsia="zh-CN" w:bidi="ar"/>
            </w:rPr>
          </w:rPrChange>
        </w:rPr>
        <w:t>，</w:t>
      </w:r>
      <w:r>
        <w:rPr>
          <w:rFonts w:hint="eastAsia" w:ascii="Times New Roman" w:hAnsi="Times New Roman" w:eastAsia="宋体" w:cs="Times New Roman"/>
          <w:color w:val="auto"/>
          <w:kern w:val="0"/>
          <w:sz w:val="18"/>
          <w:szCs w:val="18"/>
          <w:lang w:bidi="ar"/>
          <w:rPrChange w:id="218" w:author="程越" w:date="2025-05-15T16:41:23Z">
            <w:rPr>
              <w:rFonts w:hint="eastAsia" w:ascii="Times New Roman" w:hAnsi="Times New Roman" w:eastAsia="宋体" w:cs="Times New Roman"/>
              <w:color w:val="C00000"/>
              <w:kern w:val="0"/>
              <w:sz w:val="18"/>
              <w:szCs w:val="18"/>
              <w:lang w:bidi="ar"/>
            </w:rPr>
          </w:rPrChange>
        </w:rPr>
        <w:t>此方法在土壤SOC预测任务中显著优于传统模型</w:t>
      </w:r>
      <w:r>
        <w:rPr>
          <w:rFonts w:hint="eastAsia" w:ascii="Times New Roman" w:hAnsi="Times New Roman" w:eastAsia="宋体" w:cs="Times New Roman"/>
          <w:color w:val="C00000"/>
          <w:kern w:val="0"/>
          <w:sz w:val="18"/>
          <w:szCs w:val="18"/>
          <w:lang w:eastAsia="zh-CN" w:bidi="ar"/>
        </w:rPr>
        <w:t>。</w:t>
      </w:r>
    </w:p>
    <w:p w14:paraId="647DF21A">
      <w:pPr>
        <w:keepNext w:val="0"/>
        <w:keepLines w:val="0"/>
        <w:widowControl/>
        <w:suppressLineNumbers w:val="0"/>
        <w:pBdr>
          <w:top w:val="none" w:color="auto" w:sz="0" w:space="0"/>
          <w:left w:val="none" w:color="auto" w:sz="0" w:space="0"/>
          <w:right w:val="none" w:color="auto" w:sz="0" w:space="0"/>
        </w:pBdr>
        <w:autoSpaceDN w:val="0"/>
        <w:spacing w:before="0" w:beforeAutospacing="0" w:after="0" w:afterAutospacing="0"/>
        <w:ind w:left="357" w:leftChars="170" w:right="0" w:firstLine="0" w:firstLineChars="0"/>
        <w:rPr>
          <w:rFonts w:hint="eastAsia" w:ascii="Times New Roman" w:hAnsi="Times New Roman" w:eastAsia="宋体" w:cs="Times New Roman"/>
          <w:i w:val="0"/>
          <w:iCs w:val="0"/>
          <w:caps w:val="0"/>
          <w:color w:val="000000"/>
          <w:spacing w:val="0"/>
          <w:kern w:val="0"/>
          <w:sz w:val="18"/>
          <w:szCs w:val="18"/>
          <w:shd w:val="clear"/>
          <w:lang w:bidi="ar"/>
        </w:rPr>
      </w:pPr>
      <w:r>
        <w:rPr>
          <w:rFonts w:hint="eastAsia" w:ascii="Times New Roman" w:hAnsi="Times New Roman" w:eastAsia="宋体" w:cs="Times New Roman"/>
          <w:b w:val="0"/>
          <w:bCs w:val="0"/>
          <w:i w:val="0"/>
          <w:iCs w:val="0"/>
          <w:caps w:val="0"/>
          <w:color w:val="000000"/>
          <w:spacing w:val="0"/>
          <w:kern w:val="0"/>
          <w:sz w:val="18"/>
          <w:szCs w:val="18"/>
          <w:shd w:val="clear"/>
          <w:lang w:val="en-US" w:eastAsia="zh-CN" w:bidi="ar"/>
        </w:rPr>
        <w:t xml:space="preserve">4.3 </w:t>
      </w:r>
      <w:r>
        <w:rPr>
          <w:rStyle w:val="16"/>
          <w:rFonts w:hint="eastAsia" w:ascii="Times New Roman" w:hAnsi="Times New Roman" w:eastAsia="宋体" w:cs="Times New Roman"/>
          <w:b w:val="0"/>
          <w:bCs w:val="0"/>
          <w:i w:val="0"/>
          <w:iCs w:val="0"/>
          <w:caps w:val="0"/>
          <w:color w:val="000000"/>
          <w:spacing w:val="0"/>
          <w:kern w:val="0"/>
          <w:sz w:val="18"/>
          <w:szCs w:val="18"/>
          <w:shd w:val="clear"/>
          <w:lang w:bidi="ar"/>
        </w:rPr>
        <w:t>SHAP分析揭示SOC形成机理</w:t>
      </w:r>
    </w:p>
    <w:p w14:paraId="3534681A">
      <w:pPr>
        <w:keepNext w:val="0"/>
        <w:keepLines w:val="0"/>
        <w:widowControl/>
        <w:suppressLineNumbers w:val="0"/>
        <w:pBdr>
          <w:top w:val="none" w:color="auto" w:sz="0" w:space="0"/>
          <w:left w:val="none" w:color="auto" w:sz="0" w:space="0"/>
          <w:right w:val="none" w:color="auto" w:sz="0" w:space="0"/>
        </w:pBdr>
        <w:autoSpaceDN w:val="0"/>
        <w:spacing w:before="0" w:beforeAutospacing="0" w:after="0" w:afterAutospacing="0"/>
        <w:ind w:left="0" w:leftChars="0" w:right="0" w:firstLine="360" w:firstLineChars="200"/>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i w:val="0"/>
          <w:iCs w:val="0"/>
          <w:caps w:val="0"/>
          <w:color w:val="000000"/>
          <w:spacing w:val="0"/>
          <w:kern w:val="0"/>
          <w:sz w:val="18"/>
          <w:szCs w:val="18"/>
          <w:shd w:val="clear" w:fill="FDFDFE"/>
          <w:lang w:bidi="ar"/>
        </w:rPr>
        <w:t>可解释性分析表明，海拔、年均降雨等环境因子通过调控水热条件间接影响SOC积累，而2290 nm光谱吸收峰直接反映土壤有机碳的化学键振动特性。环境因子与光谱特征的协同作用机制表明，SOC积累是宏观地理环境与微观生化过程共同作用的结果。</w:t>
      </w:r>
    </w:p>
    <w:p w14:paraId="2C3C9244">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autoSpaceDN w:val="0"/>
        <w:spacing w:before="0" w:beforeAutospacing="0" w:after="0" w:afterAutospacing="0" w:line="240" w:lineRule="auto"/>
        <w:ind w:left="0" w:right="0" w:firstLine="420"/>
        <w:jc w:val="left"/>
        <w:rPr>
          <w:ins w:id="219" w:author="yoyo" w:date="2025-05-15T16:02:33Z"/>
          <w:rFonts w:hint="eastAsia" w:ascii="Times New Roman" w:hAnsi="Times New Roman" w:eastAsia="宋体" w:cs="Times New Roman"/>
          <w:color w:val="000000"/>
          <w:kern w:val="0"/>
          <w:sz w:val="18"/>
          <w:szCs w:val="18"/>
          <w:lang w:bidi="ar"/>
        </w:rPr>
      </w:pPr>
    </w:p>
    <w:p w14:paraId="5ABD51DC">
      <w:pPr>
        <w:widowControl/>
        <w:ind w:firstLine="420"/>
        <w:rPr>
          <w:ins w:id="220" w:author="yoyo" w:date="2025-05-15T16:02:17Z"/>
          <w:rFonts w:hint="eastAsia" w:ascii="Times New Roman" w:hAnsi="Times New Roman" w:eastAsia="宋体" w:cs="Times New Roman"/>
          <w:color w:val="C00000"/>
          <w:kern w:val="0"/>
          <w:sz w:val="18"/>
          <w:szCs w:val="18"/>
          <w:lang w:bidi="ar"/>
        </w:rPr>
      </w:pPr>
    </w:p>
    <w:p w14:paraId="5B35277C">
      <w:pPr>
        <w:widowControl/>
        <w:ind w:firstLine="420"/>
        <w:rPr>
          <w:ins w:id="221" w:author="yoyo" w:date="2025-05-15T16:02:17Z"/>
          <w:del w:id="222" w:author="程越" w:date="2025-05-15T16:41:28Z"/>
          <w:rFonts w:hint="eastAsia" w:ascii="Times New Roman" w:hAnsi="Times New Roman" w:eastAsia="宋体" w:cs="Times New Roman"/>
          <w:color w:val="C00000"/>
          <w:kern w:val="0"/>
          <w:sz w:val="18"/>
          <w:szCs w:val="18"/>
          <w:lang w:bidi="ar"/>
        </w:rPr>
      </w:pPr>
    </w:p>
    <w:p w14:paraId="5BF499EB">
      <w:pPr>
        <w:widowControl/>
        <w:ind w:firstLine="420"/>
        <w:rPr>
          <w:del w:id="223" w:author="程越" w:date="2025-05-15T16:41:28Z"/>
          <w:rFonts w:hint="eastAsia" w:ascii="Times New Roman" w:hAnsi="Times New Roman" w:eastAsia="宋体" w:cs="Times New Roman"/>
          <w:color w:val="C00000"/>
          <w:kern w:val="0"/>
          <w:sz w:val="18"/>
          <w:szCs w:val="18"/>
          <w:lang w:bidi="ar"/>
        </w:rPr>
      </w:pPr>
      <w:del w:id="224" w:author="程越" w:date="2025-05-15T16:41:28Z">
        <w:r>
          <w:rPr>
            <w:rFonts w:hint="eastAsia" w:ascii="Times New Roman" w:hAnsi="Times New Roman" w:eastAsia="宋体" w:cs="Times New Roman"/>
            <w:color w:val="C00000"/>
            <w:kern w:val="0"/>
            <w:sz w:val="18"/>
            <w:szCs w:val="18"/>
            <w:lang w:bidi="ar"/>
          </w:rPr>
          <w:delText>本研究提出的DS-DCNN模型以广西国有高峰林场的 279红壤样本使用光谱数据集合环境因素和土壤元素养分含量，以</w:delText>
        </w:r>
      </w:del>
      <w:del w:id="225" w:author="程越" w:date="2025-05-15T16:41:28Z">
        <w:r>
          <w:rPr>
            <w:rFonts w:hint="eastAsia" w:ascii="Times New Roman" w:hAnsi="Times New Roman" w:eastAsia="宋体" w:cs="Times New Roman"/>
            <w:color w:val="C00000"/>
            <w:kern w:val="0"/>
            <w:sz w:val="18"/>
            <w:szCs w:val="18"/>
            <w:lang w:eastAsia="zh-CN" w:bidi="ar"/>
          </w:rPr>
          <w:delText>SOC</w:delText>
        </w:r>
      </w:del>
      <w:del w:id="226" w:author="程越" w:date="2025-05-15T16:41:28Z">
        <w:r>
          <w:rPr>
            <w:rFonts w:hint="eastAsia" w:ascii="Times New Roman" w:hAnsi="Times New Roman" w:eastAsia="宋体" w:cs="Times New Roman"/>
            <w:color w:val="C00000"/>
            <w:kern w:val="0"/>
            <w:sz w:val="18"/>
            <w:szCs w:val="18"/>
            <w:lang w:bidi="ar"/>
          </w:rPr>
          <w:delText>为目标的预测任务，分析 20 种组合预处理方式，以 5 种机器学习和4种深度学习方法的建模方式，得到表现出显著优势（测试集R²=</w:delText>
        </w:r>
      </w:del>
      <w:del w:id="227" w:author="程越" w:date="2025-05-15T16:41:28Z">
        <w:r>
          <w:rPr>
            <w:rFonts w:hint="eastAsia" w:ascii="Times New Roman" w:hAnsi="Times New Roman" w:eastAsia="宋体" w:cs="Times New Roman"/>
            <w:color w:val="C00000"/>
            <w:kern w:val="0"/>
            <w:sz w:val="18"/>
            <w:szCs w:val="18"/>
            <w:lang w:eastAsia="zh-CN" w:bidi="ar"/>
          </w:rPr>
          <w:delText>0.9167</w:delText>
        </w:r>
      </w:del>
      <w:del w:id="228" w:author="程越" w:date="2025-05-15T16:41:28Z">
        <w:r>
          <w:rPr>
            <w:rFonts w:hint="eastAsia" w:ascii="Times New Roman" w:hAnsi="Times New Roman" w:eastAsia="宋体" w:cs="Times New Roman"/>
            <w:color w:val="C00000"/>
            <w:kern w:val="0"/>
            <w:sz w:val="18"/>
            <w:szCs w:val="18"/>
            <w:lang w:bidi="ar"/>
          </w:rPr>
          <w:delText>，RMSE=</w:delText>
        </w:r>
      </w:del>
      <w:del w:id="229" w:author="程越" w:date="2025-05-15T16:41:28Z">
        <w:r>
          <w:rPr>
            <w:rFonts w:hint="eastAsia" w:ascii="Times New Roman" w:hAnsi="Times New Roman" w:eastAsia="宋体" w:cs="Times New Roman"/>
            <w:color w:val="C00000"/>
            <w:kern w:val="0"/>
            <w:sz w:val="18"/>
            <w:szCs w:val="18"/>
            <w:lang w:eastAsia="zh-CN" w:bidi="ar"/>
          </w:rPr>
          <w:delText>1.3405</w:delText>
        </w:r>
      </w:del>
      <w:del w:id="230" w:author="程越" w:date="2025-05-15T16:41:28Z">
        <w:r>
          <w:rPr>
            <w:rFonts w:hint="eastAsia" w:ascii="Times New Roman" w:hAnsi="Times New Roman" w:eastAsia="宋体" w:cs="Times New Roman"/>
            <w:color w:val="C00000"/>
            <w:kern w:val="0"/>
            <w:sz w:val="18"/>
            <w:szCs w:val="18"/>
            <w:lang w:bidi="ar"/>
          </w:rPr>
          <w:delText>g/kg</w:delText>
        </w:r>
      </w:del>
      <w:del w:id="231" w:author="程越" w:date="2025-05-15T16:41:28Z">
        <w:r>
          <w:rPr>
            <w:rFonts w:hint="eastAsia" w:ascii="Times New Roman" w:hAnsi="Times New Roman" w:eastAsia="宋体" w:cs="Times New Roman"/>
            <w:color w:val="C00000"/>
            <w:kern w:val="0"/>
            <w:sz w:val="18"/>
            <w:szCs w:val="18"/>
            <w:vertAlign w:val="superscript"/>
            <w:lang w:bidi="ar"/>
          </w:rPr>
          <w:delText>-</w:delText>
        </w:r>
      </w:del>
      <w:del w:id="232" w:author="程越" w:date="2025-05-15T16:41:28Z">
        <w:r>
          <w:rPr>
            <w:rFonts w:ascii="Times New Roman" w:hAnsi="Times New Roman" w:eastAsia="宋体" w:cs="Times New Roman"/>
            <w:color w:val="C00000"/>
            <w:kern w:val="0"/>
            <w:sz w:val="18"/>
            <w:szCs w:val="18"/>
            <w:vertAlign w:val="superscript"/>
            <w:lang w:bidi="ar"/>
          </w:rPr>
          <w:delText>1</w:delText>
        </w:r>
      </w:del>
      <w:del w:id="233" w:author="程越" w:date="2025-05-15T16:41:28Z">
        <w:r>
          <w:rPr>
            <w:rFonts w:hint="eastAsia" w:ascii="Times New Roman" w:hAnsi="Times New Roman" w:eastAsia="宋体" w:cs="Times New Roman"/>
            <w:color w:val="C00000"/>
            <w:kern w:val="0"/>
            <w:sz w:val="18"/>
            <w:szCs w:val="18"/>
            <w:lang w:bidi="ar"/>
          </w:rPr>
          <w:delText>，</w:delText>
        </w:r>
      </w:del>
      <w:del w:id="234" w:author="程越" w:date="2025-05-15T16:41:28Z">
        <w:r>
          <w:rPr>
            <w:rFonts w:ascii="Times New Roman" w:hAnsi="Times New Roman" w:eastAsia="宋体" w:cs="Times New Roman"/>
            <w:color w:val="C00000"/>
            <w:kern w:val="0"/>
            <w:sz w:val="18"/>
            <w:szCs w:val="18"/>
            <w:lang w:bidi="ar"/>
          </w:rPr>
          <w:delText>RPD</w:delText>
        </w:r>
      </w:del>
      <w:del w:id="235" w:author="程越" w:date="2025-05-15T16:41:28Z">
        <w:r>
          <w:rPr>
            <w:rFonts w:hint="eastAsia" w:ascii="Times New Roman" w:hAnsi="Times New Roman" w:eastAsia="宋体" w:cs="Times New Roman"/>
            <w:color w:val="C00000"/>
            <w:kern w:val="0"/>
            <w:sz w:val="18"/>
            <w:szCs w:val="18"/>
            <w:lang w:bidi="ar"/>
          </w:rPr>
          <w:delText>=</w:delText>
        </w:r>
      </w:del>
      <w:del w:id="236" w:author="程越" w:date="2025-05-15T16:41:28Z">
        <w:r>
          <w:rPr>
            <w:rFonts w:hint="eastAsia" w:ascii="Times New Roman" w:hAnsi="Times New Roman" w:eastAsia="宋体" w:cs="Times New Roman"/>
            <w:color w:val="C00000"/>
            <w:kern w:val="0"/>
            <w:sz w:val="18"/>
            <w:szCs w:val="18"/>
            <w:lang w:eastAsia="zh-CN" w:bidi="ar"/>
          </w:rPr>
          <w:delText>3.4649</w:delText>
        </w:r>
      </w:del>
      <w:del w:id="237" w:author="程越" w:date="2025-05-15T16:41:28Z">
        <w:r>
          <w:rPr>
            <w:rFonts w:hint="eastAsia" w:ascii="Times New Roman" w:hAnsi="Times New Roman" w:eastAsia="宋体" w:cs="Times New Roman"/>
            <w:color w:val="C00000"/>
            <w:kern w:val="0"/>
            <w:sz w:val="18"/>
            <w:szCs w:val="18"/>
            <w:lang w:bidi="ar"/>
          </w:rPr>
          <w:delText>）的动态深度可分离卷积神经网络。Savitzky-Golay平滑降噪结合一阶微分（</w:delText>
        </w:r>
      </w:del>
      <w:del w:id="238" w:author="程越" w:date="2025-05-15T16:41:28Z">
        <w:r>
          <w:rPr>
            <w:rFonts w:hint="eastAsia" w:ascii="Times New Roman" w:hAnsi="Times New Roman" w:eastAsia="宋体" w:cs="Times New Roman"/>
            <w:color w:val="C00000"/>
            <w:kern w:val="0"/>
            <w:sz w:val="18"/>
            <w:szCs w:val="18"/>
            <w:lang w:val="en-US" w:eastAsia="zh-CN" w:bidi="ar"/>
          </w:rPr>
          <w:delText>SG-</w:delText>
        </w:r>
      </w:del>
      <w:del w:id="239" w:author="程越" w:date="2025-05-15T16:41:28Z">
        <w:r>
          <w:rPr>
            <w:rFonts w:hint="eastAsia" w:ascii="Times New Roman" w:hAnsi="Times New Roman" w:eastAsia="宋体" w:cs="Times New Roman"/>
            <w:color w:val="C00000"/>
            <w:kern w:val="0"/>
            <w:sz w:val="18"/>
            <w:szCs w:val="18"/>
            <w:lang w:bidi="ar"/>
          </w:rPr>
          <w:delText>FD）的方式能有效的增强光谱数据的特征。再通过动态卷积核的适应性特征提取，卷积自适应捕获光谱</w:delText>
        </w:r>
      </w:del>
      <w:del w:id="240" w:author="程越" w:date="2025-05-15T16:41:28Z">
        <w:r>
          <w:rPr>
            <w:rFonts w:ascii="Times New Roman" w:hAnsi="Times New Roman" w:eastAsia="宋体" w:cs="Times New Roman"/>
            <w:color w:val="C00000"/>
            <w:kern w:val="0"/>
            <w:sz w:val="18"/>
            <w:szCs w:val="18"/>
            <w:lang w:bidi="ar"/>
          </w:rPr>
          <w:delText>-</w:delText>
        </w:r>
      </w:del>
      <w:del w:id="241" w:author="程越" w:date="2025-05-15T16:41:28Z">
        <w:r>
          <w:rPr>
            <w:rFonts w:hint="eastAsia" w:ascii="Times New Roman" w:hAnsi="Times New Roman" w:eastAsia="宋体" w:cs="Times New Roman"/>
            <w:color w:val="C00000"/>
            <w:kern w:val="0"/>
            <w:sz w:val="18"/>
            <w:szCs w:val="18"/>
            <w:lang w:bidi="ar"/>
          </w:rPr>
          <w:delText>环境因子的非线性交互特征（如黏土矿物光谱与年均降水的协同效应），解决了传统</w:delText>
        </w:r>
      </w:del>
      <w:del w:id="242" w:author="程越" w:date="2025-05-15T16:41:28Z">
        <w:r>
          <w:rPr>
            <w:rFonts w:ascii="Times New Roman" w:hAnsi="Times New Roman" w:eastAsia="宋体" w:cs="Times New Roman"/>
            <w:color w:val="C00000"/>
            <w:kern w:val="0"/>
            <w:sz w:val="18"/>
            <w:szCs w:val="18"/>
            <w:lang w:bidi="ar"/>
          </w:rPr>
          <w:delText>CNN</w:delText>
        </w:r>
      </w:del>
      <w:del w:id="243" w:author="程越" w:date="2025-05-15T16:41:28Z">
        <w:r>
          <w:rPr>
            <w:rFonts w:hint="eastAsia" w:ascii="Times New Roman" w:hAnsi="Times New Roman" w:eastAsia="宋体" w:cs="Times New Roman"/>
            <w:color w:val="C00000"/>
            <w:kern w:val="0"/>
            <w:sz w:val="18"/>
            <w:szCs w:val="18"/>
            <w:lang w:bidi="ar"/>
          </w:rPr>
          <w:delText>对</w:delText>
        </w:r>
      </w:del>
      <w:del w:id="244" w:author="程越" w:date="2025-05-15T16:41:28Z">
        <w:r>
          <w:rPr>
            <w:rFonts w:ascii="Times New Roman" w:hAnsi="Times New Roman" w:eastAsia="宋体" w:cs="Times New Roman"/>
            <w:color w:val="C00000"/>
            <w:kern w:val="0"/>
            <w:sz w:val="18"/>
            <w:szCs w:val="18"/>
            <w:lang w:bidi="ar"/>
          </w:rPr>
          <w:delText>2200-2300 nm</w:delText>
        </w:r>
      </w:del>
      <w:del w:id="245" w:author="程越" w:date="2025-05-15T16:41:28Z">
        <w:r>
          <w:rPr>
            <w:rFonts w:hint="eastAsia" w:ascii="Times New Roman" w:hAnsi="Times New Roman" w:eastAsia="宋体" w:cs="Times New Roman"/>
            <w:color w:val="C00000"/>
            <w:kern w:val="0"/>
            <w:sz w:val="18"/>
            <w:szCs w:val="18"/>
            <w:lang w:bidi="ar"/>
          </w:rPr>
          <w:delText>关键吸收峰特征敏感性不足的问题。相较于基于随机森林的环境因子融合方法，动态权重机制增强了模型对红壤区异质化环境条件的适应能力。深度可分离卷积的结构优势在于采用通道解耦的深度可分离设计式</w:delText>
        </w:r>
      </w:del>
      <w:del w:id="246" w:author="程越" w:date="2025-05-15T16:41:28Z">
        <w:r>
          <w:rPr>
            <w:rFonts w:hint="eastAsia" w:ascii="Times New Roman" w:hAnsi="Times New Roman" w:eastAsia="宋体" w:cs="Times New Roman"/>
            <w:color w:val="C00000"/>
            <w:kern w:val="0"/>
            <w:sz w:val="18"/>
            <w:szCs w:val="18"/>
            <w:lang w:bidi="ar"/>
          </w:rPr>
          <w:fldChar w:fldCharType="begin"/>
        </w:r>
      </w:del>
      <w:del w:id="247" w:author="程越" w:date="2025-05-15T16:41:28Z">
        <w:r>
          <w:rPr>
            <w:rFonts w:hint="eastAsia" w:ascii="Times New Roman" w:hAnsi="Times New Roman" w:eastAsia="宋体" w:cs="Times New Roman"/>
            <w:color w:val="C00000"/>
            <w:kern w:val="0"/>
            <w:sz w:val="18"/>
            <w:szCs w:val="18"/>
            <w:lang w:bidi="ar"/>
          </w:rPr>
          <w:delInstrText xml:space="preserve"> REF _Ref195515638 \h </w:delInstrText>
        </w:r>
      </w:del>
      <w:del w:id="248" w:author="程越" w:date="2025-05-15T16:41:28Z">
        <w:r>
          <w:rPr>
            <w:rFonts w:hint="eastAsia" w:ascii="Times New Roman" w:hAnsi="Times New Roman" w:eastAsia="宋体" w:cs="Times New Roman"/>
            <w:color w:val="C00000"/>
            <w:kern w:val="0"/>
            <w:sz w:val="18"/>
            <w:szCs w:val="18"/>
            <w:lang w:bidi="ar"/>
          </w:rPr>
          <w:fldChar w:fldCharType="separate"/>
        </w:r>
      </w:del>
      <w:del w:id="249" w:author="程越" w:date="2025-05-15T16:41:28Z">
        <w:r>
          <w:rPr>
            <w:rFonts w:hint="eastAsia" w:ascii="Times New Roman" w:hAnsi="Times New Roman" w:eastAsia="宋体" w:cs="Times New Roman"/>
            <w:color w:val="000000"/>
            <w:kern w:val="0"/>
            <w:sz w:val="18"/>
            <w:szCs w:val="18"/>
            <w:lang w:bidi="ar"/>
          </w:rPr>
          <w:delText>（4）</w:delText>
        </w:r>
      </w:del>
      <w:del w:id="250" w:author="程越" w:date="2025-05-15T16:41:28Z">
        <w:r>
          <w:rPr>
            <w:rFonts w:hint="eastAsia" w:ascii="Times New Roman" w:hAnsi="Times New Roman" w:eastAsia="宋体" w:cs="Times New Roman"/>
            <w:color w:val="C00000"/>
            <w:kern w:val="0"/>
            <w:sz w:val="18"/>
            <w:szCs w:val="18"/>
            <w:lang w:bidi="ar"/>
          </w:rPr>
          <w:fldChar w:fldCharType="end"/>
        </w:r>
      </w:del>
      <w:del w:id="251" w:author="程越" w:date="2025-05-15T16:41:28Z">
        <w:r>
          <w:rPr>
            <w:rFonts w:hint="eastAsia" w:ascii="Times New Roman" w:hAnsi="Times New Roman" w:eastAsia="宋体" w:cs="Times New Roman"/>
            <w:color w:val="C00000"/>
            <w:kern w:val="0"/>
            <w:sz w:val="18"/>
            <w:szCs w:val="18"/>
            <w:lang w:bidi="ar"/>
          </w:rPr>
          <w:delText>，将计算复杂度降低至传统CNN的1/8（参数量减少约72%），有效缓解了小样本（n=279）</w:delText>
        </w:r>
      </w:del>
      <w:del w:id="252" w:author="程越" w:date="2025-05-15T16:41:28Z">
        <w:r>
          <w:rPr>
            <w:rFonts w:hint="eastAsia" w:ascii="Times New Roman" w:hAnsi="Times New Roman" w:eastAsia="宋体" w:cs="Times New Roman"/>
            <w:color w:val="C00000"/>
            <w:kern w:val="0"/>
            <w:sz w:val="18"/>
            <w:szCs w:val="18"/>
            <w:lang w:val="en-US" w:eastAsia="zh-CN" w:bidi="ar"/>
          </w:rPr>
          <w:delText>多特征输入</w:delText>
        </w:r>
      </w:del>
      <w:del w:id="253" w:author="程越" w:date="2025-05-15T16:41:28Z">
        <w:r>
          <w:rPr>
            <w:rFonts w:hint="eastAsia" w:ascii="Times New Roman" w:hAnsi="Times New Roman" w:eastAsia="宋体" w:cs="Times New Roman"/>
            <w:color w:val="C00000"/>
            <w:kern w:val="0"/>
            <w:sz w:val="18"/>
            <w:szCs w:val="18"/>
            <w:lang w:bidi="ar"/>
          </w:rPr>
          <w:delText>场景下的过拟合风险。这一改进使模型在保持高精度减少训练时间。</w:delText>
        </w:r>
      </w:del>
    </w:p>
    <w:p w14:paraId="11166D7C">
      <w:pPr>
        <w:widowControl/>
        <w:ind w:firstLine="420"/>
        <w:rPr>
          <w:del w:id="254" w:author="程越" w:date="2025-05-15T16:41:28Z"/>
          <w:rFonts w:ascii="Times New Roman" w:hAnsi="Times New Roman" w:eastAsia="宋体" w:cs="Times New Roman"/>
          <w:color w:val="C00000"/>
          <w:kern w:val="0"/>
          <w:sz w:val="18"/>
          <w:szCs w:val="18"/>
          <w:lang w:bidi="ar"/>
        </w:rPr>
      </w:pPr>
      <w:del w:id="255" w:author="程越" w:date="2025-05-15T16:41:28Z">
        <w:r>
          <w:rPr>
            <w:rFonts w:hint="eastAsia" w:ascii="Times New Roman" w:hAnsi="Times New Roman" w:eastAsia="宋体" w:cs="Times New Roman"/>
            <w:color w:val="C00000"/>
            <w:kern w:val="0"/>
            <w:sz w:val="18"/>
            <w:szCs w:val="18"/>
            <w:lang w:bidi="ar"/>
          </w:rPr>
          <w:delText>本研究为小样本高光谱建模提供了通过动态卷积实现特征空间的自适应重构，突破了传统机器学习依赖人工特征工程的局限。因此，基于 SG-FD 的 DS-DCNN 能较好的预测广西国有高峰林场的 SOC 含量。当前模型在&gt;1800nm波段（高噪声区域）的预测方差较大，需增加 FFT傅里叶变换，CARS 自适应竞争加权算法等高级预处理。为便携式光谱仪的嵌入式部署提供了新的技术路径。后续研究将聚焦于动态卷积的频域优化与深度学习框架构建。</w:delText>
        </w:r>
      </w:del>
    </w:p>
    <w:p w14:paraId="2472E7BE">
      <w:pPr>
        <w:widowControl/>
        <w:rPr>
          <w:del w:id="256" w:author="程越" w:date="2025-05-15T16:41:28Z"/>
          <w:rFonts w:ascii="Times New Roman" w:hAnsi="Times New Roman" w:eastAsia="宋体" w:cs="Times New Roman"/>
          <w:color w:val="000000"/>
          <w:kern w:val="0"/>
          <w:szCs w:val="21"/>
          <w:lang w:bidi="ar"/>
        </w:rPr>
      </w:pPr>
    </w:p>
    <w:p w14:paraId="6731389E">
      <w:pPr>
        <w:spacing w:before="156" w:beforeLines="50" w:after="156" w:afterLines="50"/>
        <w:rPr>
          <w:rFonts w:ascii="Times New Roman" w:hAnsi="Times New Roman" w:eastAsia="黑体" w:cs="Times New Roman"/>
          <w:sz w:val="24"/>
        </w:rPr>
      </w:pPr>
      <w:r>
        <w:rPr>
          <w:rFonts w:ascii="Times New Roman" w:hAnsi="Times New Roman" w:eastAsia="黑体" w:cs="Times New Roman"/>
          <w:sz w:val="24"/>
        </w:rPr>
        <w:t>参考文献</w:t>
      </w:r>
    </w:p>
    <w:p w14:paraId="423EF975">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33" w:name="_Ref1863420198"/>
      <w:bookmarkStart w:id="34" w:name="_Ref1859403325"/>
      <w:bookmarkStart w:id="35" w:name="_Ref195604708"/>
      <w:r>
        <w:rPr>
          <w:rFonts w:hint="eastAsia" w:ascii="Times New Roman" w:hAnsi="Times New Roman" w:eastAsia="宋体" w:cs="Times New Roman"/>
          <w:color w:val="000000"/>
          <w:kern w:val="0"/>
          <w:sz w:val="18"/>
          <w:szCs w:val="18"/>
          <w:lang w:bidi="ar"/>
        </w:rPr>
        <w:t>唐海涛,孟祥添,苏循新等.基于CARS算法的不同类型土壤有机质高光谱预测[J].农业工程学报,2021,37(02):105-113.</w:t>
      </w:r>
      <w:bookmarkEnd w:id="33"/>
    </w:p>
    <w:p w14:paraId="39FF78C4">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36" w:name="_Ref1863453812"/>
      <w:r>
        <w:rPr>
          <w:rFonts w:hint="eastAsia" w:ascii="Times New Roman" w:hAnsi="Times New Roman" w:eastAsia="宋体" w:cs="Times New Roman"/>
          <w:color w:val="000000"/>
          <w:kern w:val="0"/>
          <w:sz w:val="18"/>
          <w:szCs w:val="18"/>
          <w:lang w:bidi="ar"/>
        </w:rPr>
        <w:t>彭青青. 基于成像光谱的土壤剖面有机碳含量预测研究[D].华中师范大学,2022.DOI:10.27159/d.cnki.ghzsu.2022.002499.</w:t>
      </w:r>
      <w:bookmarkEnd w:id="36"/>
    </w:p>
    <w:p w14:paraId="026FF993">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37" w:name="_Ref1863487426"/>
      <w:r>
        <w:rPr>
          <w:rFonts w:hint="eastAsia" w:ascii="Times New Roman" w:hAnsi="Times New Roman" w:eastAsia="宋体" w:cs="Times New Roman"/>
          <w:color w:val="000000"/>
          <w:kern w:val="0"/>
          <w:sz w:val="18"/>
          <w:szCs w:val="18"/>
          <w:lang w:bidi="ar"/>
        </w:rPr>
        <w:t>国佳欣,朱青,赵小敏等.不同土地利用类型下土壤有机碳含量的高光谱反演[J].应用生态学报,2020,31(03):863-871.DOI:10.13287/j.1001-9332.202003.014.</w:t>
      </w:r>
      <w:bookmarkEnd w:id="37"/>
    </w:p>
    <w:bookmarkEnd w:id="34"/>
    <w:bookmarkEnd w:id="35"/>
    <w:p w14:paraId="0B7AE15B">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38" w:name="_Ref652442025"/>
      <w:bookmarkStart w:id="39" w:name="_Ref195609276"/>
      <w:r>
        <w:rPr>
          <w:rFonts w:hint="eastAsia" w:ascii="Times New Roman" w:hAnsi="Times New Roman" w:eastAsia="宋体" w:cs="Times New Roman"/>
          <w:color w:val="000000"/>
          <w:kern w:val="0"/>
          <w:sz w:val="18"/>
          <w:szCs w:val="18"/>
          <w:lang w:bidi="ar"/>
        </w:rPr>
        <w:t>朱传梅，王宏卫，谢霞，等。基于光谱指数和机器学习的土壤有机质含量反演 [J]. 江苏农业科学，2020, 48 (22): 233-241. DOI:10.15889/j.cnki.issn1002-1302.2020.22.044.</w:t>
      </w:r>
      <w:bookmarkEnd w:id="38"/>
    </w:p>
    <w:p w14:paraId="38533A65">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0" w:name="_Ref652761358"/>
      <w:r>
        <w:rPr>
          <w:rFonts w:hint="eastAsia" w:ascii="Times New Roman" w:hAnsi="Times New Roman" w:eastAsia="宋体" w:cs="Times New Roman"/>
          <w:color w:val="000000"/>
          <w:kern w:val="0"/>
          <w:sz w:val="18"/>
          <w:szCs w:val="18"/>
          <w:lang w:bidi="ar"/>
        </w:rPr>
        <w:t>郝梦洁，张丽，鲁新新，等。机器学习在土壤无机碳高光谱反演模型中的应用进展 [J]. 安徽农学通报，2021, 27 (04): 108-111. DOI:10.16377/j.cnki.issn1007-7731.2021.04.044.</w:t>
      </w:r>
      <w:bookmarkEnd w:id="40"/>
    </w:p>
    <w:p w14:paraId="0AE4AF02">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1" w:name="_Ref653467252"/>
      <w:r>
        <w:rPr>
          <w:rFonts w:hint="eastAsia" w:ascii="Times New Roman" w:hAnsi="Times New Roman" w:eastAsia="宋体" w:cs="Times New Roman"/>
          <w:color w:val="000000"/>
          <w:kern w:val="0"/>
          <w:sz w:val="18"/>
          <w:szCs w:val="18"/>
          <w:lang w:bidi="ar"/>
        </w:rPr>
        <w:t>吴俊，郭大千，李果，等。基于 CARS-BPNN 的江西省土壤有机碳含量高光谱预测 [J]. 中国农业科学，2022, 55 (19): 3738-3750.</w:t>
      </w:r>
      <w:bookmarkEnd w:id="41"/>
    </w:p>
    <w:p w14:paraId="7DA62D7F">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2" w:name="_Ref654341216"/>
      <w:r>
        <w:rPr>
          <w:rFonts w:hint="eastAsia" w:ascii="Times New Roman" w:hAnsi="Times New Roman" w:eastAsia="宋体" w:cs="Times New Roman"/>
          <w:color w:val="000000"/>
          <w:kern w:val="0"/>
          <w:sz w:val="18"/>
          <w:szCs w:val="18"/>
          <w:lang w:bidi="ar"/>
        </w:rPr>
        <w:t>钟亮，郭熙，国佳欣，等。基于不同卷积神经网络模型的红壤有机质高光谱估算 [J]. 农业工程学报，2021, 37 (01): 203-212.</w:t>
      </w:r>
      <w:bookmarkEnd w:id="42"/>
    </w:p>
    <w:p w14:paraId="7B2CA533">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3" w:name="_Ref656542933"/>
      <w:r>
        <w:rPr>
          <w:rFonts w:hint="eastAsia" w:ascii="Times New Roman" w:hAnsi="Times New Roman" w:eastAsia="宋体" w:cs="Times New Roman"/>
          <w:color w:val="000000"/>
          <w:kern w:val="0"/>
          <w:sz w:val="18"/>
          <w:szCs w:val="18"/>
          <w:lang w:bidi="ar"/>
        </w:rPr>
        <w:t>Jia, Xiaolin, et al. "Organic carbon prediction in soil cores using VNIR and MIR techniques in an alpine landscape." Scientific Reports (2017).</w:t>
      </w:r>
      <w:bookmarkEnd w:id="43"/>
    </w:p>
    <w:p w14:paraId="6F5C041E">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4" w:name="_Ref652828586"/>
      <w:r>
        <w:rPr>
          <w:rFonts w:hint="eastAsia" w:ascii="Times New Roman" w:hAnsi="Times New Roman" w:eastAsia="宋体" w:cs="Times New Roman"/>
          <w:color w:val="000000"/>
          <w:kern w:val="0"/>
          <w:sz w:val="18"/>
          <w:szCs w:val="18"/>
          <w:lang w:bidi="ar"/>
        </w:rPr>
        <w:t>张静。基于高光谱的土壤有机碳含量预测研究 [J]. 安徽农业科学，2018, 46 (02): 1-3+7. DOI:10.13989/j.cnki.0517-6611.2018.02.001.</w:t>
      </w:r>
      <w:bookmarkEnd w:id="44"/>
    </w:p>
    <w:p w14:paraId="440504D1">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5" w:name="_Ref653803392"/>
      <w:r>
        <w:rPr>
          <w:rFonts w:hint="eastAsia" w:ascii="Times New Roman" w:hAnsi="Times New Roman" w:eastAsia="宋体" w:cs="Times New Roman"/>
          <w:color w:val="000000"/>
          <w:kern w:val="0"/>
          <w:sz w:val="18"/>
          <w:szCs w:val="18"/>
          <w:lang w:bidi="ar"/>
        </w:rPr>
        <w:t>Nawar, S., and A. Mouazen. "Comparison between Random Forests, Artificial Neural Networks and Gradient Boosted Machines Methods of On-Line Vis-NIR Spectroscopy Measurements of Soil Total Nitrogen and Total Carbon." Sensors (Basel, Switzerland) (2017).</w:t>
      </w:r>
      <w:bookmarkEnd w:id="45"/>
    </w:p>
    <w:p w14:paraId="05B1B668">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6" w:name="_Ref652509253"/>
      <w:r>
        <w:rPr>
          <w:rFonts w:hint="eastAsia" w:ascii="Times New Roman" w:hAnsi="Times New Roman" w:eastAsia="宋体" w:cs="Times New Roman"/>
          <w:color w:val="000000"/>
          <w:kern w:val="0"/>
          <w:sz w:val="18"/>
          <w:szCs w:val="18"/>
          <w:lang w:bidi="ar"/>
        </w:rPr>
        <w:t>刘明杰，徐卓揆，郜允兵，等。基于机器学习的稀疏样本下的土壤有机质估算方法 [J]. 地球信息科学学报，2020, 22 (09): 1799-1813.</w:t>
      </w:r>
      <w:bookmarkEnd w:id="46"/>
    </w:p>
    <w:p w14:paraId="586F0649">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7" w:name="_Ref658240440"/>
      <w:r>
        <w:rPr>
          <w:rFonts w:hint="eastAsia" w:ascii="Times New Roman" w:hAnsi="Times New Roman" w:eastAsia="宋体" w:cs="Times New Roman"/>
          <w:color w:val="000000"/>
          <w:kern w:val="0"/>
          <w:sz w:val="18"/>
          <w:szCs w:val="18"/>
          <w:lang w:bidi="ar"/>
        </w:rPr>
        <w:t>国佳欣，赵小敏，郭熙，等。基于 PLSR-BP 复合模型的红壤有机质含量反演研究 [J]. 土壤学报，2020, 57 (03): 636-645.</w:t>
      </w:r>
      <w:bookmarkEnd w:id="47"/>
    </w:p>
    <w:p w14:paraId="2E2D73F5">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8" w:name="_Ref656795038"/>
      <w:r>
        <w:rPr>
          <w:rFonts w:hint="eastAsia" w:ascii="Times New Roman" w:hAnsi="Times New Roman" w:eastAsia="宋体" w:cs="Times New Roman"/>
          <w:color w:val="000000"/>
          <w:kern w:val="0"/>
          <w:sz w:val="18"/>
          <w:szCs w:val="18"/>
          <w:lang w:bidi="ar"/>
        </w:rPr>
        <w:t>刘杰亚。基于 CNN-FCM 的土壤有机质含量高光谱估测 [D]. 山东农业大学，2022. DOI:10.27277/d.cnki.gsdnu.2022.000236.</w:t>
      </w:r>
      <w:bookmarkEnd w:id="48"/>
    </w:p>
    <w:p w14:paraId="61A70879">
      <w:pPr>
        <w:pStyle w:val="24"/>
        <w:widowControl/>
        <w:numPr>
          <w:ilvl w:val="0"/>
          <w:numId w:val="1"/>
        </w:numPr>
        <w:ind w:firstLineChars="0"/>
        <w:rPr>
          <w:rFonts w:hint="eastAsia" w:ascii="Times New Roman" w:hAnsi="Times New Roman" w:eastAsia="宋体" w:cs="Times New Roman"/>
          <w:color w:val="000000"/>
          <w:kern w:val="0"/>
          <w:sz w:val="18"/>
          <w:szCs w:val="18"/>
          <w:lang w:bidi="ar"/>
        </w:rPr>
      </w:pPr>
      <w:bookmarkStart w:id="49" w:name="_Ref654542900"/>
      <w:r>
        <w:rPr>
          <w:rFonts w:hint="eastAsia" w:ascii="Times New Roman" w:hAnsi="Times New Roman" w:eastAsia="宋体" w:cs="Times New Roman"/>
          <w:color w:val="000000"/>
          <w:kern w:val="0"/>
          <w:sz w:val="18"/>
          <w:szCs w:val="18"/>
          <w:lang w:bidi="ar"/>
        </w:rPr>
        <w:t>何少芳，沈陆明，谢红霞。生成式对抗网络的土壤有机质高光谱估测模型 [J]. 光谱学与光谱分析，2021, 41 (06): 1905-1911.</w:t>
      </w:r>
      <w:bookmarkEnd w:id="49"/>
    </w:p>
    <w:p w14:paraId="155B286D">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0" w:name="_Ref654727777"/>
      <w:r>
        <w:rPr>
          <w:rFonts w:hint="eastAsia" w:ascii="Times New Roman" w:hAnsi="Times New Roman" w:eastAsia="宋体" w:cs="Times New Roman"/>
          <w:color w:val="000000"/>
          <w:kern w:val="0"/>
          <w:sz w:val="18"/>
          <w:szCs w:val="18"/>
          <w:lang w:bidi="ar"/>
        </w:rPr>
        <w:t>刘焕军，张美薇，杨昊轩，等。多光谱遥感结合随机森林算法反演耕作土壤有机质含量 [J]. 农业工程学报，2020, 36 (10): 134-140.</w:t>
      </w:r>
      <w:bookmarkEnd w:id="50"/>
    </w:p>
    <w:p w14:paraId="59DE5086">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1" w:name="_Ref2083692531"/>
      <w:r>
        <w:rPr>
          <w:rFonts w:ascii="Times New Roman" w:hAnsi="Times New Roman" w:eastAsia="宋体" w:cs="Times New Roman"/>
          <w:color w:val="000000"/>
          <w:kern w:val="0"/>
          <w:sz w:val="18"/>
          <w:szCs w:val="18"/>
          <w:lang w:bidi="ar"/>
        </w:rPr>
        <w:t>A Unified Approach to Interpreting Model PredictionsGholizadeh, Pearlshtien, Daniela Heller, and E. Ben-Dor. "Effect of Organic Matter Content on the Spectral Signature of Iron Oxides across the VIS-NIR Spectral Region in Artificial Mixtures: An Example from a Red Soil from Israel." Remote. Sens. (2020).</w:t>
      </w:r>
      <w:bookmarkEnd w:id="39"/>
      <w:bookmarkEnd w:id="51"/>
    </w:p>
    <w:p w14:paraId="72423DA9">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2" w:name="_Ref195699292"/>
      <w:r>
        <w:rPr>
          <w:rFonts w:hint="eastAsia" w:ascii="Times New Roman" w:hAnsi="Times New Roman" w:eastAsia="宋体" w:cs="Times New Roman"/>
          <w:color w:val="000000"/>
          <w:kern w:val="0"/>
          <w:sz w:val="18"/>
          <w:szCs w:val="18"/>
          <w:lang w:bidi="ar"/>
        </w:rPr>
        <w:t>邓昀,吴蔚,石媛媛,等. 基于空洞卷积神经网络的红壤有机质含量预测研究[J]. 光谱学与光谱分析,2024,44(10):2941-2952. DOI:10.3964/j.issn.1000-0593(2024)10-2941-12.</w:t>
      </w:r>
      <w:bookmarkEnd w:id="52"/>
    </w:p>
    <w:p w14:paraId="236DDDF4">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3" w:name="_Ref195690197"/>
      <w:r>
        <w:rPr>
          <w:rFonts w:ascii="Times New Roman" w:hAnsi="Times New Roman" w:eastAsia="宋体" w:cs="Times New Roman"/>
          <w:color w:val="000000"/>
          <w:kern w:val="0"/>
          <w:sz w:val="18"/>
          <w:szCs w:val="18"/>
          <w:lang w:bidi="ar"/>
        </w:rPr>
        <w:t>J. Zhen, A. Zlateski, F. Durand and L. Kai, "Optimizing N-dimensional winograd-based convolution for manycore CPUs", </w:t>
      </w:r>
      <w:r>
        <w:rPr>
          <w:rFonts w:ascii="Times New Roman" w:hAnsi="Times New Roman" w:eastAsia="宋体" w:cs="Times New Roman"/>
          <w:i/>
          <w:iCs/>
          <w:color w:val="000000"/>
          <w:kern w:val="0"/>
          <w:sz w:val="18"/>
          <w:szCs w:val="18"/>
          <w:lang w:bidi="ar"/>
        </w:rPr>
        <w:t>Proc. ACM SIGPLAN Symp. Princ. Pract. Parallel Program.</w:t>
      </w:r>
      <w:r>
        <w:rPr>
          <w:rFonts w:ascii="Times New Roman" w:hAnsi="Times New Roman" w:eastAsia="宋体" w:cs="Times New Roman"/>
          <w:color w:val="000000"/>
          <w:kern w:val="0"/>
          <w:sz w:val="18"/>
          <w:szCs w:val="18"/>
          <w:lang w:bidi="ar"/>
        </w:rPr>
        <w:t>, pp. 109-123, 2018.</w:t>
      </w:r>
      <w:bookmarkEnd w:id="53"/>
    </w:p>
    <w:p w14:paraId="3D799B9F">
      <w:pPr>
        <w:pStyle w:val="24"/>
        <w:widowControl/>
        <w:numPr>
          <w:ilvl w:val="0"/>
          <w:numId w:val="1"/>
        </w:numPr>
        <w:ind w:firstLineChars="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Y. Liu, Y. Wang, R. Yu, M. Li, V. Sharma and Y. Wang, "Optimizing CNN model inference on CPUs", </w:t>
      </w:r>
      <w:r>
        <w:rPr>
          <w:rFonts w:ascii="Times New Roman" w:hAnsi="Times New Roman" w:eastAsia="宋体" w:cs="Times New Roman"/>
          <w:i/>
          <w:iCs/>
          <w:color w:val="000000"/>
          <w:kern w:val="0"/>
          <w:sz w:val="18"/>
          <w:szCs w:val="18"/>
          <w:lang w:bidi="ar"/>
        </w:rPr>
        <w:t>Proc. USENIX Annu. Techn. Conf. (USENIX ATC 19)</w:t>
      </w:r>
      <w:r>
        <w:rPr>
          <w:rFonts w:ascii="Times New Roman" w:hAnsi="Times New Roman" w:eastAsia="宋体" w:cs="Times New Roman"/>
          <w:color w:val="000000"/>
          <w:kern w:val="0"/>
          <w:sz w:val="18"/>
          <w:szCs w:val="18"/>
          <w:lang w:bidi="ar"/>
        </w:rPr>
        <w:t>, pp. 1025-1040, 2019.</w:t>
      </w:r>
    </w:p>
    <w:p w14:paraId="77C41766">
      <w:pPr>
        <w:pStyle w:val="24"/>
        <w:widowControl/>
        <w:numPr>
          <w:ilvl w:val="0"/>
          <w:numId w:val="1"/>
        </w:numPr>
        <w:ind w:firstLineChars="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M. Winter, D. Mlakar, R. Zayer, H.-P. Seidel and M. Steinberger, "Adaptive sparse matrix-matrix multiplication on the GPU", </w:t>
      </w:r>
      <w:r>
        <w:rPr>
          <w:rFonts w:ascii="Times New Roman" w:hAnsi="Times New Roman" w:eastAsia="宋体" w:cs="Times New Roman"/>
          <w:i/>
          <w:iCs/>
          <w:color w:val="000000"/>
          <w:kern w:val="0"/>
          <w:sz w:val="18"/>
          <w:szCs w:val="18"/>
          <w:lang w:bidi="ar"/>
        </w:rPr>
        <w:t>Proc. 24th Symp. Princ. Pract. Parallel Program.</w:t>
      </w:r>
      <w:r>
        <w:rPr>
          <w:rFonts w:ascii="Times New Roman" w:hAnsi="Times New Roman" w:eastAsia="宋体" w:cs="Times New Roman"/>
          <w:color w:val="000000"/>
          <w:kern w:val="0"/>
          <w:sz w:val="18"/>
          <w:szCs w:val="18"/>
          <w:lang w:bidi="ar"/>
        </w:rPr>
        <w:t>, pp. 68-81, 2019.</w:t>
      </w:r>
    </w:p>
    <w:p w14:paraId="4F371909">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4" w:name="_Ref195690307"/>
      <w:r>
        <w:rPr>
          <w:rFonts w:ascii="Times New Roman" w:hAnsi="Times New Roman" w:eastAsia="宋体" w:cs="Times New Roman"/>
          <w:color w:val="000000"/>
          <w:kern w:val="0"/>
          <w:sz w:val="18"/>
          <w:szCs w:val="18"/>
          <w:lang w:bidi="ar"/>
        </w:rPr>
        <w:t>Z. Li et al., "AutoFFT: A template-based FFT codes auto-generation framework for ARM and x86 CPUs", </w:t>
      </w:r>
      <w:r>
        <w:rPr>
          <w:rFonts w:ascii="Times New Roman" w:hAnsi="Times New Roman" w:eastAsia="宋体" w:cs="Times New Roman"/>
          <w:i/>
          <w:iCs/>
          <w:color w:val="000000"/>
          <w:kern w:val="0"/>
          <w:sz w:val="18"/>
          <w:szCs w:val="18"/>
          <w:lang w:bidi="ar"/>
        </w:rPr>
        <w:t>Proc. Int. Conf. High Perform. Comput. Netw. Storage Anal.</w:t>
      </w:r>
      <w:r>
        <w:rPr>
          <w:rFonts w:ascii="Times New Roman" w:hAnsi="Times New Roman" w:eastAsia="宋体" w:cs="Times New Roman"/>
          <w:color w:val="000000"/>
          <w:kern w:val="0"/>
          <w:sz w:val="18"/>
          <w:szCs w:val="18"/>
          <w:lang w:bidi="ar"/>
        </w:rPr>
        <w:t>, pp. 1-15, 2019.</w:t>
      </w:r>
      <w:bookmarkEnd w:id="54"/>
    </w:p>
    <w:p w14:paraId="38B0A909">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5" w:name="_Ref195690317"/>
      <w:r>
        <w:rPr>
          <w:rFonts w:ascii="Times New Roman" w:hAnsi="Times New Roman" w:eastAsia="宋体" w:cs="Times New Roman"/>
          <w:color w:val="000000"/>
          <w:kern w:val="0"/>
          <w:sz w:val="18"/>
          <w:szCs w:val="18"/>
          <w:lang w:bidi="ar"/>
        </w:rPr>
        <w:t>D. Yan, W. Wang and X. Chu, "Optimizing batched winograd convolution on GPUs", </w:t>
      </w:r>
      <w:r>
        <w:rPr>
          <w:rFonts w:ascii="Times New Roman" w:hAnsi="Times New Roman" w:eastAsia="宋体" w:cs="Times New Roman"/>
          <w:i/>
          <w:iCs/>
          <w:color w:val="000000"/>
          <w:kern w:val="0"/>
          <w:sz w:val="18"/>
          <w:szCs w:val="18"/>
          <w:lang w:bidi="ar"/>
        </w:rPr>
        <w:t>Proc. 25th ACM SIGPLAN Symp. Princ. Pract. Parallel Program.</w:t>
      </w:r>
      <w:r>
        <w:rPr>
          <w:rFonts w:ascii="Times New Roman" w:hAnsi="Times New Roman" w:eastAsia="宋体" w:cs="Times New Roman"/>
          <w:color w:val="000000"/>
          <w:kern w:val="0"/>
          <w:sz w:val="18"/>
          <w:szCs w:val="18"/>
          <w:lang w:bidi="ar"/>
        </w:rPr>
        <w:t>, pp. 32-44, 2020.</w:t>
      </w:r>
      <w:bookmarkEnd w:id="55"/>
    </w:p>
    <w:p w14:paraId="333EEF59">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6" w:name="_Ref195690252"/>
      <w:r>
        <w:rPr>
          <w:rFonts w:ascii="Times New Roman" w:hAnsi="Times New Roman" w:eastAsia="宋体" w:cs="Times New Roman"/>
          <w:color w:val="000000"/>
          <w:kern w:val="0"/>
          <w:sz w:val="18"/>
          <w:szCs w:val="18"/>
          <w:lang w:bidi="ar"/>
        </w:rPr>
        <w:t>A. Vasudevan, A. Anderson and D. Gregg, "Parallel multi channel convolution using general matrix multiplication", </w:t>
      </w:r>
      <w:r>
        <w:rPr>
          <w:rFonts w:ascii="Times New Roman" w:hAnsi="Times New Roman" w:eastAsia="宋体" w:cs="Times New Roman"/>
          <w:i/>
          <w:iCs/>
          <w:color w:val="000000"/>
          <w:kern w:val="0"/>
          <w:sz w:val="18"/>
          <w:szCs w:val="18"/>
          <w:lang w:bidi="ar"/>
        </w:rPr>
        <w:t>Proc. IEEE Int. Conf. Appl.-Specific Syst. Architectures Processors</w:t>
      </w:r>
      <w:r>
        <w:rPr>
          <w:rFonts w:ascii="Times New Roman" w:hAnsi="Times New Roman" w:eastAsia="宋体" w:cs="Times New Roman"/>
          <w:color w:val="000000"/>
          <w:kern w:val="0"/>
          <w:sz w:val="18"/>
          <w:szCs w:val="18"/>
          <w:lang w:bidi="ar"/>
        </w:rPr>
        <w:t>, pp. 19-24, 2017.</w:t>
      </w:r>
      <w:bookmarkEnd w:id="56"/>
    </w:p>
    <w:p w14:paraId="0ECB97D2">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7" w:name="_Ref195690228"/>
      <w:r>
        <w:rPr>
          <w:rFonts w:ascii="Times New Roman" w:hAnsi="Times New Roman" w:eastAsia="宋体" w:cs="Times New Roman"/>
          <w:color w:val="000000"/>
          <w:kern w:val="0"/>
          <w:sz w:val="18"/>
          <w:szCs w:val="18"/>
          <w:lang w:bidi="ar"/>
        </w:rPr>
        <w:t>X. Li, Y. Liang, S. Yan, L. Jia and Y. Li, "A coordinated tiling and batching framework for efficient GEMM on GPUs", </w:t>
      </w:r>
      <w:r>
        <w:rPr>
          <w:rFonts w:ascii="Times New Roman" w:hAnsi="Times New Roman" w:eastAsia="宋体" w:cs="Times New Roman"/>
          <w:i/>
          <w:iCs/>
          <w:color w:val="000000"/>
          <w:kern w:val="0"/>
          <w:sz w:val="18"/>
          <w:szCs w:val="18"/>
          <w:lang w:bidi="ar"/>
        </w:rPr>
        <w:t>Proc. 24th Symp. Princ. Pract. Parallel Program.</w:t>
      </w:r>
      <w:r>
        <w:rPr>
          <w:rFonts w:ascii="Times New Roman" w:hAnsi="Times New Roman" w:eastAsia="宋体" w:cs="Times New Roman"/>
          <w:color w:val="000000"/>
          <w:kern w:val="0"/>
          <w:sz w:val="18"/>
          <w:szCs w:val="18"/>
          <w:lang w:bidi="ar"/>
        </w:rPr>
        <w:t>, pp. 229-241, 2019.</w:t>
      </w:r>
      <w:bookmarkEnd w:id="57"/>
    </w:p>
    <w:p w14:paraId="2321565F">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8" w:name="_Ref195690187"/>
      <w:r>
        <w:rPr>
          <w:rFonts w:ascii="Times New Roman" w:hAnsi="Times New Roman" w:eastAsia="宋体" w:cs="Times New Roman"/>
          <w:color w:val="000000"/>
          <w:kern w:val="0"/>
          <w:sz w:val="18"/>
          <w:szCs w:val="18"/>
          <w:lang w:bidi="ar"/>
        </w:rPr>
        <w:t>D. Wu, J. Li, R. Yin, H. Hsiao, Y. Kim and J. San Miguel, "ugemm: Unary computing architecture for GEMM applications", </w:t>
      </w:r>
      <w:r>
        <w:rPr>
          <w:rFonts w:ascii="Times New Roman" w:hAnsi="Times New Roman" w:eastAsia="宋体" w:cs="Times New Roman"/>
          <w:i/>
          <w:iCs/>
          <w:color w:val="000000"/>
          <w:kern w:val="0"/>
          <w:sz w:val="18"/>
          <w:szCs w:val="18"/>
          <w:lang w:bidi="ar"/>
        </w:rPr>
        <w:t>Proc. ACM/IEEE 47th Annu. Int. Symp. Comput. Architecture (ISCA)</w:t>
      </w:r>
      <w:r>
        <w:rPr>
          <w:rFonts w:ascii="Times New Roman" w:hAnsi="Times New Roman" w:eastAsia="宋体" w:cs="Times New Roman"/>
          <w:color w:val="000000"/>
          <w:kern w:val="0"/>
          <w:sz w:val="18"/>
          <w:szCs w:val="18"/>
          <w:lang w:bidi="ar"/>
        </w:rPr>
        <w:t>, pp. 377-390, 2020.</w:t>
      </w:r>
      <w:bookmarkEnd w:id="58"/>
    </w:p>
    <w:p w14:paraId="3B69ED70">
      <w:pPr>
        <w:pStyle w:val="24"/>
        <w:widowControl/>
        <w:numPr>
          <w:ilvl w:val="0"/>
          <w:numId w:val="1"/>
        </w:numPr>
        <w:ind w:firstLineChars="0"/>
        <w:rPr>
          <w:rFonts w:ascii="Times New Roman" w:hAnsi="Times New Roman" w:eastAsia="宋体" w:cs="Times New Roman"/>
          <w:color w:val="000000"/>
          <w:kern w:val="0"/>
          <w:sz w:val="18"/>
          <w:szCs w:val="18"/>
          <w:lang w:bidi="ar"/>
        </w:rPr>
      </w:pPr>
      <w:bookmarkStart w:id="59" w:name="_Ref195690216"/>
      <w:r>
        <w:rPr>
          <w:rFonts w:ascii="Times New Roman" w:hAnsi="Times New Roman" w:eastAsia="宋体" w:cs="Times New Roman"/>
          <w:color w:val="000000"/>
          <w:kern w:val="0"/>
          <w:sz w:val="18"/>
          <w:szCs w:val="18"/>
          <w:lang w:bidi="ar"/>
        </w:rPr>
        <w:t>A. Zlateski, Z. Jia, K. Li and F. Durand, "The anatomy of efficient FFT and winograd convolutions on modern CPUs", </w:t>
      </w:r>
      <w:r>
        <w:rPr>
          <w:rFonts w:ascii="Times New Roman" w:hAnsi="Times New Roman" w:eastAsia="宋体" w:cs="Times New Roman"/>
          <w:i/>
          <w:iCs/>
          <w:color w:val="000000"/>
          <w:kern w:val="0"/>
          <w:sz w:val="18"/>
          <w:szCs w:val="18"/>
          <w:lang w:bidi="ar"/>
        </w:rPr>
        <w:t>Proc. ACM Int. Conf. Supercomputing</w:t>
      </w:r>
      <w:r>
        <w:rPr>
          <w:rFonts w:ascii="Times New Roman" w:hAnsi="Times New Roman" w:eastAsia="宋体" w:cs="Times New Roman"/>
          <w:color w:val="000000"/>
          <w:kern w:val="0"/>
          <w:sz w:val="18"/>
          <w:szCs w:val="18"/>
          <w:lang w:bidi="ar"/>
        </w:rPr>
        <w:t>, pp. 414-424, 2019.</w:t>
      </w:r>
      <w:bookmarkEnd w:id="59"/>
    </w:p>
    <w:sectPr>
      <w:footerReference r:id="rId4" w:type="first"/>
      <w:type w:val="continuous"/>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modern"/>
    <w:pitch w:val="default"/>
    <w:sig w:usb0="00000000" w:usb1="00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48673">
    <w:pPr>
      <w:pStyle w:val="9"/>
      <w:rPr>
        <w:rFonts w:ascii="Times New Roman" w:hAnsi="Times New Roman" w:cs="Times New Roman"/>
        <w:b/>
        <w:bCs/>
      </w:rPr>
    </w:pPr>
    <w:r>
      <w:rPr>
        <w:rFonts w:hint="eastAsia" w:ascii="Times New Roman" w:hAnsi="Times New Roman" w:cs="Times New Roman"/>
        <w:b/>
        <w:bCs/>
      </w:rPr>
      <w:t>收稿日期：</w:t>
    </w:r>
  </w:p>
  <w:p w14:paraId="5E36D513">
    <w:pPr>
      <w:pStyle w:val="9"/>
      <w:rPr>
        <w:rFonts w:ascii="Times New Roman" w:hAnsi="Times New Roman" w:cs="Times New Roman"/>
      </w:rPr>
    </w:pPr>
    <w:r>
      <w:rPr>
        <w:rFonts w:ascii="Times New Roman" w:hAnsi="Times New Roman" w:cs="Times New Roman"/>
        <w:b/>
        <w:bCs/>
      </w:rPr>
      <w:t>基金项目：</w:t>
    </w:r>
    <w:r>
      <w:rPr>
        <w:rFonts w:hint="eastAsia" w:ascii="Times New Roman" w:hAnsi="Times New Roman" w:cs="Times New Roman"/>
      </w:rPr>
      <w:t xml:space="preserve">中央引导地方科技发展资金项目(桂科 ZY22096012)，国家自然科学基金项目(32360374)，广西自然科学基金项目(2018GXNSFAA281235)资助 </w:t>
    </w:r>
  </w:p>
  <w:p w14:paraId="789917EF">
    <w:pPr>
      <w:pStyle w:val="9"/>
      <w:rPr>
        <w:rFonts w:ascii="Times New Roman" w:hAnsi="Times New Roman" w:cs="Times New Roman"/>
      </w:rPr>
    </w:pPr>
    <w:r>
      <w:rPr>
        <w:rFonts w:ascii="Times New Roman" w:hAnsi="Times New Roman" w:cs="Times New Roman"/>
        <w:b/>
        <w:bCs/>
      </w:rPr>
      <w:t>作者简介：</w:t>
    </w:r>
    <w:r>
      <w:rPr>
        <w:rFonts w:hint="eastAsia" w:ascii="Times New Roman" w:hAnsi="Times New Roman" w:cs="Times New Roman"/>
      </w:rPr>
      <w:t>邓昀，</w:t>
    </w:r>
    <w:r>
      <w:rPr>
        <w:rFonts w:ascii="Times New Roman" w:hAnsi="Times New Roman" w:cs="Times New Roman"/>
      </w:rPr>
      <w:t>19</w:t>
    </w:r>
    <w:r>
      <w:rPr>
        <w:rFonts w:hint="eastAsia" w:ascii="Times New Roman" w:hAnsi="Times New Roman" w:cs="Times New Roman"/>
      </w:rPr>
      <w:t>80</w:t>
    </w:r>
    <w:r>
      <w:rPr>
        <w:rFonts w:ascii="Times New Roman" w:hAnsi="Times New Roman" w:cs="Times New Roman"/>
      </w:rPr>
      <w:t>年生，</w:t>
    </w:r>
    <w:r>
      <w:rPr>
        <w:rFonts w:hint="eastAsia" w:ascii="Times New Roman" w:hAnsi="Times New Roman" w:cs="Times New Roman"/>
      </w:rPr>
      <w:t>桂林理工大学计算机科学与工程学院教授</w:t>
    </w:r>
    <w:r>
      <w:rPr>
        <w:rFonts w:ascii="Times New Roman" w:hAnsi="Times New Roman" w:cs="Times New Roman"/>
      </w:rPr>
      <w:t>， E-mail:</w:t>
    </w:r>
    <w:r>
      <w:rPr>
        <w:rFonts w:hint="eastAsia" w:ascii="Times New Roman" w:hAnsi="Times New Roman" w:cs="Times New Roman"/>
      </w:rPr>
      <w:t>574359451</w:t>
    </w:r>
    <w:r>
      <w:rPr>
        <w:rFonts w:ascii="Times New Roman" w:hAnsi="Times New Roman" w:cs="Times New Roman"/>
      </w:rPr>
      <w:t xml:space="preserve"> @qq.com</w:t>
    </w:r>
  </w:p>
  <w:p w14:paraId="24382A74">
    <w:pPr>
      <w:pStyle w:val="9"/>
      <w:rPr>
        <w:rFonts w:ascii="Times New Roman" w:hAnsi="Times New Roman" w:cs="Times New Roman"/>
      </w:rPr>
    </w:pPr>
    <w:r>
      <w:rPr>
        <w:rFonts w:ascii="Times New Roman" w:hAnsi="Times New Roman" w:cs="Times New Roman"/>
        <w:b/>
        <w:bCs/>
      </w:rPr>
      <w:t>通讯作者：</w:t>
    </w:r>
    <w:r>
      <w:rPr>
        <w:rFonts w:ascii="Times New Roman" w:hAnsi="Times New Roman" w:cs="Times New Roman"/>
      </w:rPr>
      <w:t>石媛媛，博士，正高级工程师，从事遥感应用研究 E-mail:syyfly@163.com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2437E">
    <w:pPr>
      <w:pStyle w:val="9"/>
      <w:rPr>
        <w:del w:id="0" w:author="yoyo" w:date="2025-05-15T16:12:41Z"/>
        <w:rFonts w:ascii="Times New Roman" w:hAnsi="Times New Roman" w:cs="Times New Roman"/>
        <w:b/>
        <w:bCs/>
      </w:rPr>
    </w:pPr>
    <w:del w:id="1" w:author="yoyo" w:date="2025-05-15T16:12:41Z">
      <w:r>
        <w:rPr>
          <w:rFonts w:hint="eastAsia" w:ascii="Times New Roman" w:hAnsi="Times New Roman" w:cs="Times New Roman"/>
          <w:b/>
          <w:bCs/>
        </w:rPr>
        <w:delText>收稿日期：</w:delText>
      </w:r>
    </w:del>
  </w:p>
  <w:p w14:paraId="7ECDDC8A">
    <w:pPr>
      <w:pStyle w:val="9"/>
      <w:rPr>
        <w:del w:id="2" w:author="yoyo" w:date="2025-05-15T16:12:41Z"/>
        <w:rFonts w:ascii="Times New Roman" w:hAnsi="Times New Roman" w:cs="Times New Roman"/>
      </w:rPr>
    </w:pPr>
    <w:del w:id="3" w:author="yoyo" w:date="2025-05-15T16:12:41Z">
      <w:r>
        <w:rPr>
          <w:rFonts w:ascii="Times New Roman" w:hAnsi="Times New Roman" w:cs="Times New Roman"/>
          <w:b/>
          <w:bCs/>
        </w:rPr>
        <w:delText>基金项目：</w:delText>
      </w:r>
    </w:del>
    <w:del w:id="4" w:author="yoyo" w:date="2025-05-15T16:12:41Z">
      <w:r>
        <w:rPr>
          <w:rFonts w:hint="eastAsia" w:ascii="Times New Roman" w:hAnsi="Times New Roman" w:cs="Times New Roman"/>
        </w:rPr>
        <w:delText xml:space="preserve">中央引导地方科技发展资金项目(桂科 ZY22096012)，国家自然科学基金项目(32360374)，广西自然科学基金项目(2018GXNSFAA281235)资助 </w:delText>
      </w:r>
    </w:del>
  </w:p>
  <w:p w14:paraId="1072FBED">
    <w:pPr>
      <w:pStyle w:val="9"/>
      <w:rPr>
        <w:del w:id="5" w:author="yoyo" w:date="2025-05-15T16:12:41Z"/>
        <w:rFonts w:ascii="Times New Roman" w:hAnsi="Times New Roman" w:cs="Times New Roman"/>
      </w:rPr>
    </w:pPr>
    <w:del w:id="6" w:author="yoyo" w:date="2025-05-15T16:12:41Z">
      <w:r>
        <w:rPr>
          <w:rFonts w:ascii="Times New Roman" w:hAnsi="Times New Roman" w:cs="Times New Roman"/>
          <w:b/>
          <w:bCs/>
        </w:rPr>
        <w:delText>作者简介：</w:delText>
      </w:r>
    </w:del>
    <w:del w:id="7" w:author="yoyo" w:date="2025-05-15T16:12:41Z">
      <w:r>
        <w:rPr>
          <w:rFonts w:hint="eastAsia" w:ascii="Times New Roman" w:hAnsi="Times New Roman" w:cs="Times New Roman"/>
        </w:rPr>
        <w:delText>邓昀，</w:delText>
      </w:r>
    </w:del>
    <w:del w:id="8" w:author="yoyo" w:date="2025-05-15T16:12:41Z">
      <w:r>
        <w:rPr>
          <w:rFonts w:ascii="Times New Roman" w:hAnsi="Times New Roman" w:cs="Times New Roman"/>
        </w:rPr>
        <w:delText>19</w:delText>
      </w:r>
    </w:del>
    <w:del w:id="9" w:author="yoyo" w:date="2025-05-15T16:12:41Z">
      <w:r>
        <w:rPr>
          <w:rFonts w:hint="eastAsia" w:ascii="Times New Roman" w:hAnsi="Times New Roman" w:cs="Times New Roman"/>
        </w:rPr>
        <w:delText>80</w:delText>
      </w:r>
    </w:del>
    <w:del w:id="10" w:author="yoyo" w:date="2025-05-15T16:12:41Z">
      <w:r>
        <w:rPr>
          <w:rFonts w:ascii="Times New Roman" w:hAnsi="Times New Roman" w:cs="Times New Roman"/>
        </w:rPr>
        <w:delText>年生，</w:delText>
      </w:r>
    </w:del>
    <w:del w:id="11" w:author="yoyo" w:date="2025-05-15T16:12:41Z">
      <w:r>
        <w:rPr>
          <w:rFonts w:hint="eastAsia" w:ascii="Times New Roman" w:hAnsi="Times New Roman" w:cs="Times New Roman"/>
        </w:rPr>
        <w:delText>桂林理工大学计算机科学与工程学院教授</w:delText>
      </w:r>
    </w:del>
    <w:del w:id="12" w:author="yoyo" w:date="2025-05-15T16:12:41Z">
      <w:r>
        <w:rPr>
          <w:rFonts w:ascii="Times New Roman" w:hAnsi="Times New Roman" w:cs="Times New Roman"/>
        </w:rPr>
        <w:delText>， E-mail:</w:delText>
      </w:r>
    </w:del>
    <w:del w:id="13" w:author="yoyo" w:date="2025-05-15T16:12:41Z">
      <w:r>
        <w:rPr>
          <w:rFonts w:hint="eastAsia" w:ascii="Times New Roman" w:hAnsi="Times New Roman" w:cs="Times New Roman"/>
        </w:rPr>
        <w:delText>574359451</w:delText>
      </w:r>
    </w:del>
    <w:del w:id="14" w:author="yoyo" w:date="2025-05-15T16:12:41Z">
      <w:r>
        <w:rPr>
          <w:rFonts w:ascii="Times New Roman" w:hAnsi="Times New Roman" w:cs="Times New Roman"/>
        </w:rPr>
        <w:delText xml:space="preserve"> @qq.com</w:delText>
      </w:r>
    </w:del>
  </w:p>
  <w:p w14:paraId="3D76A17B">
    <w:pPr>
      <w:pStyle w:val="9"/>
      <w:rPr>
        <w:rFonts w:ascii="Times New Roman" w:hAnsi="Times New Roman" w:cs="Times New Roman"/>
      </w:rPr>
    </w:pPr>
    <w:del w:id="15" w:author="yoyo" w:date="2025-05-15T16:12:41Z">
      <w:r>
        <w:rPr>
          <w:rFonts w:ascii="Times New Roman" w:hAnsi="Times New Roman" w:cs="Times New Roman"/>
          <w:b/>
          <w:bCs/>
        </w:rPr>
        <w:delText>通讯作者：</w:delText>
      </w:r>
    </w:del>
    <w:del w:id="16" w:author="yoyo" w:date="2025-05-15T16:12:41Z">
      <w:r>
        <w:rPr>
          <w:rFonts w:ascii="Times New Roman" w:hAnsi="Times New Roman" w:cs="Times New Roman"/>
        </w:rPr>
        <w:delText>石媛媛，博士，正高级工程师，从事遥感应用研究 E-mail:syyfly@163.com</w:delText>
      </w:r>
    </w:del>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C495F"/>
    <w:multiLevelType w:val="multilevel"/>
    <w:tmpl w:val="780C495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程越">
    <w15:presenceInfo w15:providerId="WPS Office" w15:userId="1620240143"/>
  </w15:person>
  <w15:person w15:author="yoyo">
    <w15:presenceInfo w15:providerId="WPS Office" w15:userId="1887344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attachedTemplate r:id="rId1"/>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E1NmVkMzJmOTQ0N2E3N2ZjZTc3MWJmMjVjMmY4MDIifQ=="/>
  </w:docVars>
  <w:rsids>
    <w:rsidRoot w:val="7F6D7A29"/>
    <w:rsid w:val="00004FAC"/>
    <w:rsid w:val="00010C38"/>
    <w:rsid w:val="00011D87"/>
    <w:rsid w:val="00014084"/>
    <w:rsid w:val="00016181"/>
    <w:rsid w:val="000162DC"/>
    <w:rsid w:val="00017716"/>
    <w:rsid w:val="0002429E"/>
    <w:rsid w:val="00024F05"/>
    <w:rsid w:val="00035DC4"/>
    <w:rsid w:val="000400D0"/>
    <w:rsid w:val="00042122"/>
    <w:rsid w:val="00042723"/>
    <w:rsid w:val="00050330"/>
    <w:rsid w:val="000527C8"/>
    <w:rsid w:val="00052D7D"/>
    <w:rsid w:val="00053F45"/>
    <w:rsid w:val="00056C48"/>
    <w:rsid w:val="00061DCF"/>
    <w:rsid w:val="00070B18"/>
    <w:rsid w:val="0007452D"/>
    <w:rsid w:val="00084FDA"/>
    <w:rsid w:val="00087887"/>
    <w:rsid w:val="00090853"/>
    <w:rsid w:val="00097C1E"/>
    <w:rsid w:val="000A08A4"/>
    <w:rsid w:val="000A3873"/>
    <w:rsid w:val="000A4ABF"/>
    <w:rsid w:val="000B0148"/>
    <w:rsid w:val="000B08E4"/>
    <w:rsid w:val="000B2D08"/>
    <w:rsid w:val="000B399C"/>
    <w:rsid w:val="000B57A7"/>
    <w:rsid w:val="000B663B"/>
    <w:rsid w:val="000C4A1A"/>
    <w:rsid w:val="000D1411"/>
    <w:rsid w:val="000D51BA"/>
    <w:rsid w:val="000E2253"/>
    <w:rsid w:val="000E445F"/>
    <w:rsid w:val="000E4FFA"/>
    <w:rsid w:val="000E5376"/>
    <w:rsid w:val="000E7BBD"/>
    <w:rsid w:val="000F1629"/>
    <w:rsid w:val="000F2CB9"/>
    <w:rsid w:val="0011378A"/>
    <w:rsid w:val="0011637C"/>
    <w:rsid w:val="00117673"/>
    <w:rsid w:val="00121145"/>
    <w:rsid w:val="00122736"/>
    <w:rsid w:val="001238D9"/>
    <w:rsid w:val="001335DD"/>
    <w:rsid w:val="00142791"/>
    <w:rsid w:val="001447E0"/>
    <w:rsid w:val="00144E57"/>
    <w:rsid w:val="00145A26"/>
    <w:rsid w:val="0014773F"/>
    <w:rsid w:val="0015027C"/>
    <w:rsid w:val="001508F2"/>
    <w:rsid w:val="0015255D"/>
    <w:rsid w:val="00152A90"/>
    <w:rsid w:val="00153F5E"/>
    <w:rsid w:val="0015524E"/>
    <w:rsid w:val="001565E4"/>
    <w:rsid w:val="001612F6"/>
    <w:rsid w:val="001614DB"/>
    <w:rsid w:val="00163162"/>
    <w:rsid w:val="00166CC3"/>
    <w:rsid w:val="001742B3"/>
    <w:rsid w:val="00194F34"/>
    <w:rsid w:val="001962CC"/>
    <w:rsid w:val="00197D42"/>
    <w:rsid w:val="001A2E38"/>
    <w:rsid w:val="001B1BCD"/>
    <w:rsid w:val="001C0CEC"/>
    <w:rsid w:val="001D3CDC"/>
    <w:rsid w:val="001D4A45"/>
    <w:rsid w:val="001D67B8"/>
    <w:rsid w:val="001D68C4"/>
    <w:rsid w:val="001D6A58"/>
    <w:rsid w:val="001E330F"/>
    <w:rsid w:val="001E6A25"/>
    <w:rsid w:val="001F0C77"/>
    <w:rsid w:val="001F2387"/>
    <w:rsid w:val="001F23A9"/>
    <w:rsid w:val="001F56D8"/>
    <w:rsid w:val="00204ABF"/>
    <w:rsid w:val="002171AF"/>
    <w:rsid w:val="00222B2B"/>
    <w:rsid w:val="002343DB"/>
    <w:rsid w:val="002360CA"/>
    <w:rsid w:val="0024347E"/>
    <w:rsid w:val="00244E53"/>
    <w:rsid w:val="00245B9D"/>
    <w:rsid w:val="00250BB1"/>
    <w:rsid w:val="00253113"/>
    <w:rsid w:val="00280F49"/>
    <w:rsid w:val="0029030D"/>
    <w:rsid w:val="002906D3"/>
    <w:rsid w:val="00293320"/>
    <w:rsid w:val="00294D60"/>
    <w:rsid w:val="00294F1D"/>
    <w:rsid w:val="002A6252"/>
    <w:rsid w:val="002A6AC2"/>
    <w:rsid w:val="002B1D0B"/>
    <w:rsid w:val="002B7657"/>
    <w:rsid w:val="002E4562"/>
    <w:rsid w:val="002E7478"/>
    <w:rsid w:val="002F0DC1"/>
    <w:rsid w:val="002F1745"/>
    <w:rsid w:val="002F286A"/>
    <w:rsid w:val="002F51FB"/>
    <w:rsid w:val="002F6989"/>
    <w:rsid w:val="002F74D8"/>
    <w:rsid w:val="0030387C"/>
    <w:rsid w:val="00303A5A"/>
    <w:rsid w:val="00304548"/>
    <w:rsid w:val="00306F80"/>
    <w:rsid w:val="003134D5"/>
    <w:rsid w:val="00322E00"/>
    <w:rsid w:val="00325557"/>
    <w:rsid w:val="00334AAC"/>
    <w:rsid w:val="00334B52"/>
    <w:rsid w:val="003368F5"/>
    <w:rsid w:val="00336D13"/>
    <w:rsid w:val="00341307"/>
    <w:rsid w:val="00344293"/>
    <w:rsid w:val="00346EC1"/>
    <w:rsid w:val="003534B5"/>
    <w:rsid w:val="00355D85"/>
    <w:rsid w:val="0035756D"/>
    <w:rsid w:val="00360376"/>
    <w:rsid w:val="00360ECE"/>
    <w:rsid w:val="0036240D"/>
    <w:rsid w:val="0036280E"/>
    <w:rsid w:val="00362B4B"/>
    <w:rsid w:val="00364AEB"/>
    <w:rsid w:val="00365D39"/>
    <w:rsid w:val="003771C9"/>
    <w:rsid w:val="00377D13"/>
    <w:rsid w:val="00382D41"/>
    <w:rsid w:val="003874EF"/>
    <w:rsid w:val="00387628"/>
    <w:rsid w:val="00390B6E"/>
    <w:rsid w:val="00395CC2"/>
    <w:rsid w:val="003A1B58"/>
    <w:rsid w:val="003A2353"/>
    <w:rsid w:val="003A2DEC"/>
    <w:rsid w:val="003A30F7"/>
    <w:rsid w:val="003A4AAA"/>
    <w:rsid w:val="003A4AC7"/>
    <w:rsid w:val="003B40B4"/>
    <w:rsid w:val="003B47ED"/>
    <w:rsid w:val="003C269F"/>
    <w:rsid w:val="003C27C2"/>
    <w:rsid w:val="003C5123"/>
    <w:rsid w:val="003C53AF"/>
    <w:rsid w:val="003D4CAC"/>
    <w:rsid w:val="003D60C5"/>
    <w:rsid w:val="003D717C"/>
    <w:rsid w:val="003E2B41"/>
    <w:rsid w:val="003E4351"/>
    <w:rsid w:val="003E5467"/>
    <w:rsid w:val="003E5A05"/>
    <w:rsid w:val="003F25AC"/>
    <w:rsid w:val="003F2A9F"/>
    <w:rsid w:val="003F3830"/>
    <w:rsid w:val="0040189A"/>
    <w:rsid w:val="00401B6D"/>
    <w:rsid w:val="004020FD"/>
    <w:rsid w:val="004044A2"/>
    <w:rsid w:val="00406163"/>
    <w:rsid w:val="00406C70"/>
    <w:rsid w:val="00406FDA"/>
    <w:rsid w:val="00407C35"/>
    <w:rsid w:val="00426EA4"/>
    <w:rsid w:val="00427094"/>
    <w:rsid w:val="00437EFF"/>
    <w:rsid w:val="00447CBD"/>
    <w:rsid w:val="00450E1F"/>
    <w:rsid w:val="00451C8D"/>
    <w:rsid w:val="00451F9D"/>
    <w:rsid w:val="00452F4A"/>
    <w:rsid w:val="00455A94"/>
    <w:rsid w:val="0045672E"/>
    <w:rsid w:val="0045784D"/>
    <w:rsid w:val="004669F6"/>
    <w:rsid w:val="0047092E"/>
    <w:rsid w:val="004826E3"/>
    <w:rsid w:val="00490AFC"/>
    <w:rsid w:val="004931F8"/>
    <w:rsid w:val="0049375E"/>
    <w:rsid w:val="004962CA"/>
    <w:rsid w:val="00496D37"/>
    <w:rsid w:val="004A18A4"/>
    <w:rsid w:val="004A3397"/>
    <w:rsid w:val="004A480A"/>
    <w:rsid w:val="004A4A39"/>
    <w:rsid w:val="004A5282"/>
    <w:rsid w:val="004A56B5"/>
    <w:rsid w:val="004A6D6B"/>
    <w:rsid w:val="004B058B"/>
    <w:rsid w:val="004B1425"/>
    <w:rsid w:val="004B24CF"/>
    <w:rsid w:val="004B290E"/>
    <w:rsid w:val="004B5EE1"/>
    <w:rsid w:val="004B7324"/>
    <w:rsid w:val="004C01E6"/>
    <w:rsid w:val="004C166F"/>
    <w:rsid w:val="004C23E5"/>
    <w:rsid w:val="004C2944"/>
    <w:rsid w:val="004C59A3"/>
    <w:rsid w:val="004D66B8"/>
    <w:rsid w:val="004E2ED8"/>
    <w:rsid w:val="004E5140"/>
    <w:rsid w:val="004F7BA5"/>
    <w:rsid w:val="00500705"/>
    <w:rsid w:val="0050423B"/>
    <w:rsid w:val="00510151"/>
    <w:rsid w:val="00512C21"/>
    <w:rsid w:val="005133AA"/>
    <w:rsid w:val="00513FB0"/>
    <w:rsid w:val="0051487F"/>
    <w:rsid w:val="00517A9D"/>
    <w:rsid w:val="00522A5C"/>
    <w:rsid w:val="00534963"/>
    <w:rsid w:val="005379CF"/>
    <w:rsid w:val="0054041E"/>
    <w:rsid w:val="005418EC"/>
    <w:rsid w:val="00542A45"/>
    <w:rsid w:val="005443C9"/>
    <w:rsid w:val="005445B5"/>
    <w:rsid w:val="00545CB7"/>
    <w:rsid w:val="005500B8"/>
    <w:rsid w:val="005521C9"/>
    <w:rsid w:val="00552390"/>
    <w:rsid w:val="005551E4"/>
    <w:rsid w:val="0055532F"/>
    <w:rsid w:val="00563BD0"/>
    <w:rsid w:val="0056410F"/>
    <w:rsid w:val="005656B2"/>
    <w:rsid w:val="00566898"/>
    <w:rsid w:val="005705D9"/>
    <w:rsid w:val="00571492"/>
    <w:rsid w:val="00574CED"/>
    <w:rsid w:val="00584336"/>
    <w:rsid w:val="005851BF"/>
    <w:rsid w:val="00585AC5"/>
    <w:rsid w:val="00587D3A"/>
    <w:rsid w:val="0059235C"/>
    <w:rsid w:val="00593FBF"/>
    <w:rsid w:val="00594540"/>
    <w:rsid w:val="00596997"/>
    <w:rsid w:val="005977B7"/>
    <w:rsid w:val="005A343F"/>
    <w:rsid w:val="005A796A"/>
    <w:rsid w:val="005B63A7"/>
    <w:rsid w:val="005B67BC"/>
    <w:rsid w:val="005B7500"/>
    <w:rsid w:val="005C0D4B"/>
    <w:rsid w:val="005C345B"/>
    <w:rsid w:val="005C4C99"/>
    <w:rsid w:val="005C6C2F"/>
    <w:rsid w:val="005D01C5"/>
    <w:rsid w:val="005D13C6"/>
    <w:rsid w:val="005D2194"/>
    <w:rsid w:val="005D31BB"/>
    <w:rsid w:val="005E0DBB"/>
    <w:rsid w:val="005E7253"/>
    <w:rsid w:val="005F35E1"/>
    <w:rsid w:val="005F612F"/>
    <w:rsid w:val="00601C98"/>
    <w:rsid w:val="006070AE"/>
    <w:rsid w:val="00616AE2"/>
    <w:rsid w:val="00620A8D"/>
    <w:rsid w:val="006257C0"/>
    <w:rsid w:val="006263F7"/>
    <w:rsid w:val="0063244D"/>
    <w:rsid w:val="006338A5"/>
    <w:rsid w:val="00637326"/>
    <w:rsid w:val="0064621E"/>
    <w:rsid w:val="00656D96"/>
    <w:rsid w:val="006742E3"/>
    <w:rsid w:val="006746B3"/>
    <w:rsid w:val="006854BA"/>
    <w:rsid w:val="0068699B"/>
    <w:rsid w:val="00691954"/>
    <w:rsid w:val="006967E4"/>
    <w:rsid w:val="006A0B76"/>
    <w:rsid w:val="006A2B27"/>
    <w:rsid w:val="006A52D5"/>
    <w:rsid w:val="006A5B9D"/>
    <w:rsid w:val="006A79E2"/>
    <w:rsid w:val="006B4957"/>
    <w:rsid w:val="006B528E"/>
    <w:rsid w:val="006B53F3"/>
    <w:rsid w:val="006C0FD8"/>
    <w:rsid w:val="006D6CEB"/>
    <w:rsid w:val="006E357F"/>
    <w:rsid w:val="006F5D5F"/>
    <w:rsid w:val="006F70B3"/>
    <w:rsid w:val="006F75BE"/>
    <w:rsid w:val="007017FA"/>
    <w:rsid w:val="00704FA0"/>
    <w:rsid w:val="0070532C"/>
    <w:rsid w:val="0070612B"/>
    <w:rsid w:val="00720F8F"/>
    <w:rsid w:val="00723F25"/>
    <w:rsid w:val="00730AA5"/>
    <w:rsid w:val="007324AA"/>
    <w:rsid w:val="0073576B"/>
    <w:rsid w:val="00745479"/>
    <w:rsid w:val="007473B3"/>
    <w:rsid w:val="00756B6D"/>
    <w:rsid w:val="00765DD7"/>
    <w:rsid w:val="0077237D"/>
    <w:rsid w:val="007829E7"/>
    <w:rsid w:val="00784BE1"/>
    <w:rsid w:val="007A1009"/>
    <w:rsid w:val="007A3F18"/>
    <w:rsid w:val="007A70FC"/>
    <w:rsid w:val="007B0C68"/>
    <w:rsid w:val="007B1BA8"/>
    <w:rsid w:val="007B28FD"/>
    <w:rsid w:val="007B4EB6"/>
    <w:rsid w:val="007C7811"/>
    <w:rsid w:val="007C7AC5"/>
    <w:rsid w:val="007D0423"/>
    <w:rsid w:val="007E2456"/>
    <w:rsid w:val="007E7FF1"/>
    <w:rsid w:val="007F1932"/>
    <w:rsid w:val="007F21C2"/>
    <w:rsid w:val="007F34C9"/>
    <w:rsid w:val="007F5A0A"/>
    <w:rsid w:val="00802F22"/>
    <w:rsid w:val="00811072"/>
    <w:rsid w:val="00812672"/>
    <w:rsid w:val="00817877"/>
    <w:rsid w:val="0082438E"/>
    <w:rsid w:val="008256D8"/>
    <w:rsid w:val="008273E1"/>
    <w:rsid w:val="00827D64"/>
    <w:rsid w:val="00834100"/>
    <w:rsid w:val="00835FA9"/>
    <w:rsid w:val="00843A5D"/>
    <w:rsid w:val="00850F82"/>
    <w:rsid w:val="00850F87"/>
    <w:rsid w:val="00851801"/>
    <w:rsid w:val="008559A1"/>
    <w:rsid w:val="00861679"/>
    <w:rsid w:val="00861F16"/>
    <w:rsid w:val="00863AAB"/>
    <w:rsid w:val="00876FE2"/>
    <w:rsid w:val="008825D0"/>
    <w:rsid w:val="00883657"/>
    <w:rsid w:val="00884CAC"/>
    <w:rsid w:val="0089481D"/>
    <w:rsid w:val="00895029"/>
    <w:rsid w:val="00895978"/>
    <w:rsid w:val="00895FBD"/>
    <w:rsid w:val="008A1CF0"/>
    <w:rsid w:val="008B2AB2"/>
    <w:rsid w:val="008B58AC"/>
    <w:rsid w:val="008B70B1"/>
    <w:rsid w:val="008B7759"/>
    <w:rsid w:val="008C0867"/>
    <w:rsid w:val="008C2D0D"/>
    <w:rsid w:val="008C47A6"/>
    <w:rsid w:val="008C48D3"/>
    <w:rsid w:val="008C7C55"/>
    <w:rsid w:val="008C7E89"/>
    <w:rsid w:val="008E09E8"/>
    <w:rsid w:val="008E7D5F"/>
    <w:rsid w:val="008F1E69"/>
    <w:rsid w:val="008F478D"/>
    <w:rsid w:val="008F68D9"/>
    <w:rsid w:val="008F751F"/>
    <w:rsid w:val="00900F64"/>
    <w:rsid w:val="00912F15"/>
    <w:rsid w:val="00915FE0"/>
    <w:rsid w:val="0092216B"/>
    <w:rsid w:val="00926B5B"/>
    <w:rsid w:val="0093002A"/>
    <w:rsid w:val="00937FC0"/>
    <w:rsid w:val="00941BE7"/>
    <w:rsid w:val="0095305C"/>
    <w:rsid w:val="00954655"/>
    <w:rsid w:val="00957032"/>
    <w:rsid w:val="00961B65"/>
    <w:rsid w:val="0096499D"/>
    <w:rsid w:val="00966648"/>
    <w:rsid w:val="0097071C"/>
    <w:rsid w:val="00970C9D"/>
    <w:rsid w:val="00973933"/>
    <w:rsid w:val="009751F2"/>
    <w:rsid w:val="009768C9"/>
    <w:rsid w:val="00983AAC"/>
    <w:rsid w:val="0098728D"/>
    <w:rsid w:val="00990175"/>
    <w:rsid w:val="00990C08"/>
    <w:rsid w:val="00991C76"/>
    <w:rsid w:val="009920D1"/>
    <w:rsid w:val="009921EE"/>
    <w:rsid w:val="00994B4F"/>
    <w:rsid w:val="009A0CB2"/>
    <w:rsid w:val="009A1DAF"/>
    <w:rsid w:val="009B0C26"/>
    <w:rsid w:val="009B106A"/>
    <w:rsid w:val="009B6F1F"/>
    <w:rsid w:val="009C21A9"/>
    <w:rsid w:val="009C35AD"/>
    <w:rsid w:val="009C524D"/>
    <w:rsid w:val="009D57F9"/>
    <w:rsid w:val="009F29EB"/>
    <w:rsid w:val="00A022A1"/>
    <w:rsid w:val="00A11FC5"/>
    <w:rsid w:val="00A1326D"/>
    <w:rsid w:val="00A1676C"/>
    <w:rsid w:val="00A1799F"/>
    <w:rsid w:val="00A251F2"/>
    <w:rsid w:val="00A2654C"/>
    <w:rsid w:val="00A32310"/>
    <w:rsid w:val="00A40E10"/>
    <w:rsid w:val="00A43505"/>
    <w:rsid w:val="00A44578"/>
    <w:rsid w:val="00A45956"/>
    <w:rsid w:val="00A516B7"/>
    <w:rsid w:val="00A52685"/>
    <w:rsid w:val="00A528E4"/>
    <w:rsid w:val="00A579BE"/>
    <w:rsid w:val="00A57F22"/>
    <w:rsid w:val="00A66F2A"/>
    <w:rsid w:val="00A709DA"/>
    <w:rsid w:val="00A70FB9"/>
    <w:rsid w:val="00A736A8"/>
    <w:rsid w:val="00A73ABA"/>
    <w:rsid w:val="00A74542"/>
    <w:rsid w:val="00A75D36"/>
    <w:rsid w:val="00A935BD"/>
    <w:rsid w:val="00A93C64"/>
    <w:rsid w:val="00A93D4E"/>
    <w:rsid w:val="00AA0268"/>
    <w:rsid w:val="00AA162D"/>
    <w:rsid w:val="00AA17B7"/>
    <w:rsid w:val="00AA252A"/>
    <w:rsid w:val="00AB32FD"/>
    <w:rsid w:val="00AB55F0"/>
    <w:rsid w:val="00AB5C4A"/>
    <w:rsid w:val="00AC3C65"/>
    <w:rsid w:val="00AC647A"/>
    <w:rsid w:val="00AC6BCF"/>
    <w:rsid w:val="00AD2290"/>
    <w:rsid w:val="00AD5138"/>
    <w:rsid w:val="00AD6B2F"/>
    <w:rsid w:val="00AE02CE"/>
    <w:rsid w:val="00AE08B0"/>
    <w:rsid w:val="00AE4831"/>
    <w:rsid w:val="00AE61EB"/>
    <w:rsid w:val="00AE69A6"/>
    <w:rsid w:val="00AE6D1D"/>
    <w:rsid w:val="00AF0297"/>
    <w:rsid w:val="00AF3C07"/>
    <w:rsid w:val="00AF3D8B"/>
    <w:rsid w:val="00AF61F3"/>
    <w:rsid w:val="00AF68E7"/>
    <w:rsid w:val="00AF6D07"/>
    <w:rsid w:val="00B005E6"/>
    <w:rsid w:val="00B02046"/>
    <w:rsid w:val="00B02881"/>
    <w:rsid w:val="00B05760"/>
    <w:rsid w:val="00B11304"/>
    <w:rsid w:val="00B16602"/>
    <w:rsid w:val="00B1662A"/>
    <w:rsid w:val="00B17198"/>
    <w:rsid w:val="00B21757"/>
    <w:rsid w:val="00B27398"/>
    <w:rsid w:val="00B32149"/>
    <w:rsid w:val="00B35304"/>
    <w:rsid w:val="00B376B4"/>
    <w:rsid w:val="00B37FA1"/>
    <w:rsid w:val="00B40B31"/>
    <w:rsid w:val="00B435DB"/>
    <w:rsid w:val="00B516DA"/>
    <w:rsid w:val="00B5770F"/>
    <w:rsid w:val="00B64C3F"/>
    <w:rsid w:val="00B65DED"/>
    <w:rsid w:val="00B672D7"/>
    <w:rsid w:val="00B74375"/>
    <w:rsid w:val="00B82158"/>
    <w:rsid w:val="00B82A66"/>
    <w:rsid w:val="00B846C8"/>
    <w:rsid w:val="00B86A4C"/>
    <w:rsid w:val="00B95098"/>
    <w:rsid w:val="00B9601C"/>
    <w:rsid w:val="00BA13EA"/>
    <w:rsid w:val="00BA2156"/>
    <w:rsid w:val="00BA2285"/>
    <w:rsid w:val="00BA2A87"/>
    <w:rsid w:val="00BA2FC2"/>
    <w:rsid w:val="00BA3BEF"/>
    <w:rsid w:val="00BA451F"/>
    <w:rsid w:val="00BA7092"/>
    <w:rsid w:val="00BC090F"/>
    <w:rsid w:val="00BC4130"/>
    <w:rsid w:val="00BD2C8D"/>
    <w:rsid w:val="00BE355A"/>
    <w:rsid w:val="00BF76C2"/>
    <w:rsid w:val="00C05DBC"/>
    <w:rsid w:val="00C128AD"/>
    <w:rsid w:val="00C14439"/>
    <w:rsid w:val="00C2007E"/>
    <w:rsid w:val="00C21230"/>
    <w:rsid w:val="00C26D60"/>
    <w:rsid w:val="00C27471"/>
    <w:rsid w:val="00C3280E"/>
    <w:rsid w:val="00C370DB"/>
    <w:rsid w:val="00C37953"/>
    <w:rsid w:val="00C408ED"/>
    <w:rsid w:val="00C438E2"/>
    <w:rsid w:val="00C477FE"/>
    <w:rsid w:val="00C47FE7"/>
    <w:rsid w:val="00C55A72"/>
    <w:rsid w:val="00C6266C"/>
    <w:rsid w:val="00C639C6"/>
    <w:rsid w:val="00C650B7"/>
    <w:rsid w:val="00C76B12"/>
    <w:rsid w:val="00C86991"/>
    <w:rsid w:val="00C936BB"/>
    <w:rsid w:val="00C95F16"/>
    <w:rsid w:val="00CA06F9"/>
    <w:rsid w:val="00CA5A53"/>
    <w:rsid w:val="00CA5ACA"/>
    <w:rsid w:val="00CB487D"/>
    <w:rsid w:val="00CC7C7A"/>
    <w:rsid w:val="00CD1BD4"/>
    <w:rsid w:val="00CD2886"/>
    <w:rsid w:val="00CE3123"/>
    <w:rsid w:val="00CF4EC0"/>
    <w:rsid w:val="00D0005E"/>
    <w:rsid w:val="00D01136"/>
    <w:rsid w:val="00D027A0"/>
    <w:rsid w:val="00D043DB"/>
    <w:rsid w:val="00D054EC"/>
    <w:rsid w:val="00D07079"/>
    <w:rsid w:val="00D110E9"/>
    <w:rsid w:val="00D111D1"/>
    <w:rsid w:val="00D140BD"/>
    <w:rsid w:val="00D17032"/>
    <w:rsid w:val="00D211A0"/>
    <w:rsid w:val="00D21320"/>
    <w:rsid w:val="00D21E40"/>
    <w:rsid w:val="00D23F8A"/>
    <w:rsid w:val="00D24AD6"/>
    <w:rsid w:val="00D34B35"/>
    <w:rsid w:val="00D37570"/>
    <w:rsid w:val="00D41E47"/>
    <w:rsid w:val="00D44693"/>
    <w:rsid w:val="00D44772"/>
    <w:rsid w:val="00D47C63"/>
    <w:rsid w:val="00D50F49"/>
    <w:rsid w:val="00D52942"/>
    <w:rsid w:val="00D53F7C"/>
    <w:rsid w:val="00D55CDC"/>
    <w:rsid w:val="00D56C15"/>
    <w:rsid w:val="00D60060"/>
    <w:rsid w:val="00D61CDB"/>
    <w:rsid w:val="00D66B78"/>
    <w:rsid w:val="00D72C30"/>
    <w:rsid w:val="00D81DEB"/>
    <w:rsid w:val="00D829B6"/>
    <w:rsid w:val="00D84710"/>
    <w:rsid w:val="00D84F50"/>
    <w:rsid w:val="00D90577"/>
    <w:rsid w:val="00DA153F"/>
    <w:rsid w:val="00DB6007"/>
    <w:rsid w:val="00DC2075"/>
    <w:rsid w:val="00DC6801"/>
    <w:rsid w:val="00DC73C7"/>
    <w:rsid w:val="00DD1057"/>
    <w:rsid w:val="00DD2050"/>
    <w:rsid w:val="00DD347E"/>
    <w:rsid w:val="00DD615A"/>
    <w:rsid w:val="00DE4A41"/>
    <w:rsid w:val="00DE556E"/>
    <w:rsid w:val="00DE597F"/>
    <w:rsid w:val="00DE6E92"/>
    <w:rsid w:val="00E0211E"/>
    <w:rsid w:val="00E03702"/>
    <w:rsid w:val="00E05B73"/>
    <w:rsid w:val="00E1455D"/>
    <w:rsid w:val="00E17997"/>
    <w:rsid w:val="00E20243"/>
    <w:rsid w:val="00E20A7E"/>
    <w:rsid w:val="00E220FC"/>
    <w:rsid w:val="00E27A17"/>
    <w:rsid w:val="00E3132A"/>
    <w:rsid w:val="00E42EF6"/>
    <w:rsid w:val="00E53251"/>
    <w:rsid w:val="00E57C91"/>
    <w:rsid w:val="00E62510"/>
    <w:rsid w:val="00E645F8"/>
    <w:rsid w:val="00E73BA6"/>
    <w:rsid w:val="00E76D3A"/>
    <w:rsid w:val="00E80B2C"/>
    <w:rsid w:val="00E80D9C"/>
    <w:rsid w:val="00E83656"/>
    <w:rsid w:val="00E84800"/>
    <w:rsid w:val="00E84873"/>
    <w:rsid w:val="00E85824"/>
    <w:rsid w:val="00E87A7A"/>
    <w:rsid w:val="00E90E27"/>
    <w:rsid w:val="00E91454"/>
    <w:rsid w:val="00E923D2"/>
    <w:rsid w:val="00E95410"/>
    <w:rsid w:val="00E97612"/>
    <w:rsid w:val="00EA2263"/>
    <w:rsid w:val="00EA26DD"/>
    <w:rsid w:val="00EA7129"/>
    <w:rsid w:val="00EA7C7A"/>
    <w:rsid w:val="00EB1244"/>
    <w:rsid w:val="00EB37C9"/>
    <w:rsid w:val="00EB3CC8"/>
    <w:rsid w:val="00EB5237"/>
    <w:rsid w:val="00EC0FBB"/>
    <w:rsid w:val="00EC1861"/>
    <w:rsid w:val="00EC44B4"/>
    <w:rsid w:val="00EC5882"/>
    <w:rsid w:val="00EC6554"/>
    <w:rsid w:val="00EC67A5"/>
    <w:rsid w:val="00EC7BA0"/>
    <w:rsid w:val="00ED0194"/>
    <w:rsid w:val="00ED2080"/>
    <w:rsid w:val="00ED662B"/>
    <w:rsid w:val="00ED78B2"/>
    <w:rsid w:val="00EE192F"/>
    <w:rsid w:val="00EE2C4F"/>
    <w:rsid w:val="00EE469B"/>
    <w:rsid w:val="00EF2003"/>
    <w:rsid w:val="00EF7616"/>
    <w:rsid w:val="00EF7709"/>
    <w:rsid w:val="00F04497"/>
    <w:rsid w:val="00F26699"/>
    <w:rsid w:val="00F277D4"/>
    <w:rsid w:val="00F31612"/>
    <w:rsid w:val="00F33EC1"/>
    <w:rsid w:val="00F365E6"/>
    <w:rsid w:val="00F37310"/>
    <w:rsid w:val="00F37C8E"/>
    <w:rsid w:val="00F403E6"/>
    <w:rsid w:val="00F4364C"/>
    <w:rsid w:val="00F4468A"/>
    <w:rsid w:val="00F51B48"/>
    <w:rsid w:val="00F5246E"/>
    <w:rsid w:val="00F55378"/>
    <w:rsid w:val="00F57825"/>
    <w:rsid w:val="00F62EE4"/>
    <w:rsid w:val="00F6696B"/>
    <w:rsid w:val="00F6752A"/>
    <w:rsid w:val="00F74CAB"/>
    <w:rsid w:val="00F74D89"/>
    <w:rsid w:val="00F8099B"/>
    <w:rsid w:val="00F81316"/>
    <w:rsid w:val="00F83474"/>
    <w:rsid w:val="00F876C2"/>
    <w:rsid w:val="00F87D9F"/>
    <w:rsid w:val="00F93949"/>
    <w:rsid w:val="00F94ECF"/>
    <w:rsid w:val="00F97149"/>
    <w:rsid w:val="00FA148F"/>
    <w:rsid w:val="00FA7EFE"/>
    <w:rsid w:val="00FB0D65"/>
    <w:rsid w:val="00FB11D0"/>
    <w:rsid w:val="00FB32C6"/>
    <w:rsid w:val="00FB4256"/>
    <w:rsid w:val="00FB428C"/>
    <w:rsid w:val="00FC3BBC"/>
    <w:rsid w:val="00FD2DCF"/>
    <w:rsid w:val="00FD4FD6"/>
    <w:rsid w:val="00FD520E"/>
    <w:rsid w:val="00FD5928"/>
    <w:rsid w:val="00FE2B89"/>
    <w:rsid w:val="00FE5AC0"/>
    <w:rsid w:val="00FF0BFB"/>
    <w:rsid w:val="00FF0D77"/>
    <w:rsid w:val="00FF518A"/>
    <w:rsid w:val="00FF69D7"/>
    <w:rsid w:val="00FF6B1C"/>
    <w:rsid w:val="01106B15"/>
    <w:rsid w:val="01543C57"/>
    <w:rsid w:val="027D3CFD"/>
    <w:rsid w:val="03E01910"/>
    <w:rsid w:val="04F7608D"/>
    <w:rsid w:val="05736129"/>
    <w:rsid w:val="05F20D79"/>
    <w:rsid w:val="06AC1B0E"/>
    <w:rsid w:val="072F3517"/>
    <w:rsid w:val="08332819"/>
    <w:rsid w:val="08A454C4"/>
    <w:rsid w:val="09526CCE"/>
    <w:rsid w:val="099E3CC2"/>
    <w:rsid w:val="09AE4C80"/>
    <w:rsid w:val="0A330C97"/>
    <w:rsid w:val="0B201035"/>
    <w:rsid w:val="0B4D6FF3"/>
    <w:rsid w:val="0BFD719B"/>
    <w:rsid w:val="0CB60F7F"/>
    <w:rsid w:val="0CEC568C"/>
    <w:rsid w:val="0D192ED9"/>
    <w:rsid w:val="0D2809D7"/>
    <w:rsid w:val="0D7FA408"/>
    <w:rsid w:val="0DCB704F"/>
    <w:rsid w:val="0DEC90AC"/>
    <w:rsid w:val="0EAF39D5"/>
    <w:rsid w:val="0F296723"/>
    <w:rsid w:val="0FC79473"/>
    <w:rsid w:val="0FF29AEC"/>
    <w:rsid w:val="0FF6D4E5"/>
    <w:rsid w:val="10D4038F"/>
    <w:rsid w:val="116B403F"/>
    <w:rsid w:val="118D7494"/>
    <w:rsid w:val="11F05653"/>
    <w:rsid w:val="129F3952"/>
    <w:rsid w:val="1432417D"/>
    <w:rsid w:val="143E24A1"/>
    <w:rsid w:val="15207D7D"/>
    <w:rsid w:val="16DE4297"/>
    <w:rsid w:val="16F020F4"/>
    <w:rsid w:val="17EF7564"/>
    <w:rsid w:val="189C7F66"/>
    <w:rsid w:val="18DA45EA"/>
    <w:rsid w:val="18F0507B"/>
    <w:rsid w:val="19657868"/>
    <w:rsid w:val="199724DC"/>
    <w:rsid w:val="1B1973AA"/>
    <w:rsid w:val="1B467775"/>
    <w:rsid w:val="1B4F7512"/>
    <w:rsid w:val="1BAE89E5"/>
    <w:rsid w:val="1BF720FA"/>
    <w:rsid w:val="1BFD2EA8"/>
    <w:rsid w:val="1C6B14B7"/>
    <w:rsid w:val="1E7EB9CC"/>
    <w:rsid w:val="1E8FBA6C"/>
    <w:rsid w:val="1E9A03A4"/>
    <w:rsid w:val="1F2FC5A6"/>
    <w:rsid w:val="1F7DE19D"/>
    <w:rsid w:val="21FE134A"/>
    <w:rsid w:val="223B582C"/>
    <w:rsid w:val="2245341D"/>
    <w:rsid w:val="22492855"/>
    <w:rsid w:val="23E65231"/>
    <w:rsid w:val="23FC2D33"/>
    <w:rsid w:val="245406CA"/>
    <w:rsid w:val="25DF5026"/>
    <w:rsid w:val="26011061"/>
    <w:rsid w:val="26373D7A"/>
    <w:rsid w:val="268024A4"/>
    <w:rsid w:val="26BD3E93"/>
    <w:rsid w:val="27EA5CB9"/>
    <w:rsid w:val="28551CF2"/>
    <w:rsid w:val="28625311"/>
    <w:rsid w:val="28DA4766"/>
    <w:rsid w:val="2B3D84D2"/>
    <w:rsid w:val="2B40462D"/>
    <w:rsid w:val="2B950E55"/>
    <w:rsid w:val="2BA769AB"/>
    <w:rsid w:val="2BCE0BE6"/>
    <w:rsid w:val="2BDFE02E"/>
    <w:rsid w:val="2BE244A1"/>
    <w:rsid w:val="2C3A710C"/>
    <w:rsid w:val="2DA428D7"/>
    <w:rsid w:val="2DF628CB"/>
    <w:rsid w:val="2E9A69F6"/>
    <w:rsid w:val="2F132866"/>
    <w:rsid w:val="2F9E4179"/>
    <w:rsid w:val="2FAA35E4"/>
    <w:rsid w:val="306369BB"/>
    <w:rsid w:val="31EC4260"/>
    <w:rsid w:val="32042FF1"/>
    <w:rsid w:val="326C6901"/>
    <w:rsid w:val="333B012D"/>
    <w:rsid w:val="333FAEAA"/>
    <w:rsid w:val="34087B46"/>
    <w:rsid w:val="347C55CE"/>
    <w:rsid w:val="34A3714E"/>
    <w:rsid w:val="35072FFA"/>
    <w:rsid w:val="354B26A0"/>
    <w:rsid w:val="354F2247"/>
    <w:rsid w:val="3597510E"/>
    <w:rsid w:val="36ABD996"/>
    <w:rsid w:val="36B44275"/>
    <w:rsid w:val="36ED460B"/>
    <w:rsid w:val="36F7C2FC"/>
    <w:rsid w:val="37206550"/>
    <w:rsid w:val="373F6A46"/>
    <w:rsid w:val="37FF58C6"/>
    <w:rsid w:val="380C2D0A"/>
    <w:rsid w:val="382C29C4"/>
    <w:rsid w:val="39680ABE"/>
    <w:rsid w:val="3A333C74"/>
    <w:rsid w:val="3AA91C17"/>
    <w:rsid w:val="3B57F717"/>
    <w:rsid w:val="3B7E7075"/>
    <w:rsid w:val="3B7FBED7"/>
    <w:rsid w:val="3BE3F2A4"/>
    <w:rsid w:val="3BEDFB05"/>
    <w:rsid w:val="3BEE1387"/>
    <w:rsid w:val="3BFBA9E9"/>
    <w:rsid w:val="3CA72299"/>
    <w:rsid w:val="3CBF06FE"/>
    <w:rsid w:val="3CEF091C"/>
    <w:rsid w:val="3D1BD08E"/>
    <w:rsid w:val="3D1DDF39"/>
    <w:rsid w:val="3D757E12"/>
    <w:rsid w:val="3D985D89"/>
    <w:rsid w:val="3EAF8599"/>
    <w:rsid w:val="3EEB6B01"/>
    <w:rsid w:val="3F175292"/>
    <w:rsid w:val="3F4A0143"/>
    <w:rsid w:val="3F6C1B91"/>
    <w:rsid w:val="3F7DE914"/>
    <w:rsid w:val="3F9F5B06"/>
    <w:rsid w:val="3FFC340C"/>
    <w:rsid w:val="40681943"/>
    <w:rsid w:val="411B1A7A"/>
    <w:rsid w:val="41A311B2"/>
    <w:rsid w:val="422574DF"/>
    <w:rsid w:val="44C04A50"/>
    <w:rsid w:val="468D3398"/>
    <w:rsid w:val="47353B73"/>
    <w:rsid w:val="4808522C"/>
    <w:rsid w:val="484F0531"/>
    <w:rsid w:val="49472D6A"/>
    <w:rsid w:val="4ACE62B7"/>
    <w:rsid w:val="4ADF847C"/>
    <w:rsid w:val="4B63653E"/>
    <w:rsid w:val="4B6E3766"/>
    <w:rsid w:val="4BC76121"/>
    <w:rsid w:val="4BFE7B52"/>
    <w:rsid w:val="4C595D7C"/>
    <w:rsid w:val="4CA7083A"/>
    <w:rsid w:val="4CB64C6B"/>
    <w:rsid w:val="4CC71582"/>
    <w:rsid w:val="4D371A30"/>
    <w:rsid w:val="4DFFB8C0"/>
    <w:rsid w:val="4E5270C6"/>
    <w:rsid w:val="4E712A71"/>
    <w:rsid w:val="4EFF4FCD"/>
    <w:rsid w:val="4F412845"/>
    <w:rsid w:val="4FD7309C"/>
    <w:rsid w:val="4FF7E77B"/>
    <w:rsid w:val="4FFDF12F"/>
    <w:rsid w:val="4FFF6109"/>
    <w:rsid w:val="51B41524"/>
    <w:rsid w:val="52F6A1EF"/>
    <w:rsid w:val="5345477B"/>
    <w:rsid w:val="536E5845"/>
    <w:rsid w:val="53BB4A3D"/>
    <w:rsid w:val="54694499"/>
    <w:rsid w:val="5604775A"/>
    <w:rsid w:val="561A2319"/>
    <w:rsid w:val="56350AD7"/>
    <w:rsid w:val="56821842"/>
    <w:rsid w:val="568277C4"/>
    <w:rsid w:val="56A17F1A"/>
    <w:rsid w:val="574523D9"/>
    <w:rsid w:val="57A21C86"/>
    <w:rsid w:val="57FCA0B7"/>
    <w:rsid w:val="57FCE05E"/>
    <w:rsid w:val="59755A04"/>
    <w:rsid w:val="59A78AE3"/>
    <w:rsid w:val="59EE87C4"/>
    <w:rsid w:val="5A1452CB"/>
    <w:rsid w:val="5A7A4930"/>
    <w:rsid w:val="5B554708"/>
    <w:rsid w:val="5BA1EDEF"/>
    <w:rsid w:val="5BD743DE"/>
    <w:rsid w:val="5BDB7A2A"/>
    <w:rsid w:val="5BE36B67"/>
    <w:rsid w:val="5BF3D5BF"/>
    <w:rsid w:val="5BFFCA21"/>
    <w:rsid w:val="5CC50A23"/>
    <w:rsid w:val="5CFB168C"/>
    <w:rsid w:val="5D1FD713"/>
    <w:rsid w:val="5D4D9AC1"/>
    <w:rsid w:val="5DFFA11F"/>
    <w:rsid w:val="5E4FDC44"/>
    <w:rsid w:val="5E9F86A3"/>
    <w:rsid w:val="5EB3AB93"/>
    <w:rsid w:val="5EEE3F60"/>
    <w:rsid w:val="5EFFACE5"/>
    <w:rsid w:val="5F7F4D84"/>
    <w:rsid w:val="5F9F72D6"/>
    <w:rsid w:val="5FBED100"/>
    <w:rsid w:val="5FD5FAB0"/>
    <w:rsid w:val="5FD79193"/>
    <w:rsid w:val="5FEAE11D"/>
    <w:rsid w:val="5FFC2A6D"/>
    <w:rsid w:val="604C0EF7"/>
    <w:rsid w:val="607448F1"/>
    <w:rsid w:val="60D8398C"/>
    <w:rsid w:val="610E08A2"/>
    <w:rsid w:val="61DD2110"/>
    <w:rsid w:val="62A949EC"/>
    <w:rsid w:val="63093005"/>
    <w:rsid w:val="631D4DFB"/>
    <w:rsid w:val="63A96660"/>
    <w:rsid w:val="63D3D2A7"/>
    <w:rsid w:val="641E2BAA"/>
    <w:rsid w:val="643735E2"/>
    <w:rsid w:val="64477BB5"/>
    <w:rsid w:val="65AC00A5"/>
    <w:rsid w:val="65F84380"/>
    <w:rsid w:val="6645502F"/>
    <w:rsid w:val="66893BD4"/>
    <w:rsid w:val="66D505DD"/>
    <w:rsid w:val="66ED520B"/>
    <w:rsid w:val="674FF780"/>
    <w:rsid w:val="67FEA0BA"/>
    <w:rsid w:val="681148AE"/>
    <w:rsid w:val="690F5912"/>
    <w:rsid w:val="691AE7F4"/>
    <w:rsid w:val="69626EF5"/>
    <w:rsid w:val="698202D9"/>
    <w:rsid w:val="69A47FF6"/>
    <w:rsid w:val="69E15F06"/>
    <w:rsid w:val="69F63374"/>
    <w:rsid w:val="69FF27F5"/>
    <w:rsid w:val="6A2133F4"/>
    <w:rsid w:val="6B7C0F72"/>
    <w:rsid w:val="6BEAA108"/>
    <w:rsid w:val="6DFB691E"/>
    <w:rsid w:val="6DFF5DD9"/>
    <w:rsid w:val="6E5A0C83"/>
    <w:rsid w:val="6EDB5E03"/>
    <w:rsid w:val="6EF50FCD"/>
    <w:rsid w:val="6EFF0A88"/>
    <w:rsid w:val="6F1352D6"/>
    <w:rsid w:val="6FDF160F"/>
    <w:rsid w:val="6FFDC688"/>
    <w:rsid w:val="70123387"/>
    <w:rsid w:val="707E0797"/>
    <w:rsid w:val="72E70D32"/>
    <w:rsid w:val="72F28CCE"/>
    <w:rsid w:val="731D0A36"/>
    <w:rsid w:val="736179C0"/>
    <w:rsid w:val="737E7C72"/>
    <w:rsid w:val="73B75734"/>
    <w:rsid w:val="74791E4A"/>
    <w:rsid w:val="749A7DD3"/>
    <w:rsid w:val="74F7E875"/>
    <w:rsid w:val="750E6B1B"/>
    <w:rsid w:val="7547C24B"/>
    <w:rsid w:val="75BEF19C"/>
    <w:rsid w:val="75C15774"/>
    <w:rsid w:val="75FA0571"/>
    <w:rsid w:val="75FF5596"/>
    <w:rsid w:val="76354504"/>
    <w:rsid w:val="76B81A88"/>
    <w:rsid w:val="76D91370"/>
    <w:rsid w:val="775A5C09"/>
    <w:rsid w:val="775FC219"/>
    <w:rsid w:val="7762256C"/>
    <w:rsid w:val="77736659"/>
    <w:rsid w:val="77BC7CB1"/>
    <w:rsid w:val="77CB9ADE"/>
    <w:rsid w:val="77DB7859"/>
    <w:rsid w:val="77ED81CA"/>
    <w:rsid w:val="77EE154D"/>
    <w:rsid w:val="77FB5226"/>
    <w:rsid w:val="77FF1193"/>
    <w:rsid w:val="78DD5962"/>
    <w:rsid w:val="793948DC"/>
    <w:rsid w:val="795B87F1"/>
    <w:rsid w:val="796055BB"/>
    <w:rsid w:val="79FB99FF"/>
    <w:rsid w:val="79FEFAA9"/>
    <w:rsid w:val="7A7F14C8"/>
    <w:rsid w:val="7ADE5768"/>
    <w:rsid w:val="7AFEA475"/>
    <w:rsid w:val="7B1E0BCB"/>
    <w:rsid w:val="7B43C4EB"/>
    <w:rsid w:val="7B7D8EE4"/>
    <w:rsid w:val="7BA69797"/>
    <w:rsid w:val="7BEFD53B"/>
    <w:rsid w:val="7BEFFDBC"/>
    <w:rsid w:val="7BFE2EC8"/>
    <w:rsid w:val="7BFE9F4F"/>
    <w:rsid w:val="7C7E0232"/>
    <w:rsid w:val="7CBF2828"/>
    <w:rsid w:val="7CBF745C"/>
    <w:rsid w:val="7CEF16DC"/>
    <w:rsid w:val="7D5F75D2"/>
    <w:rsid w:val="7D5F82E7"/>
    <w:rsid w:val="7D6E62D0"/>
    <w:rsid w:val="7D7D2CCC"/>
    <w:rsid w:val="7DAF5B80"/>
    <w:rsid w:val="7DAF80AF"/>
    <w:rsid w:val="7DCCCF2B"/>
    <w:rsid w:val="7DE7DC16"/>
    <w:rsid w:val="7DEBA443"/>
    <w:rsid w:val="7DF7AA37"/>
    <w:rsid w:val="7DFA9E33"/>
    <w:rsid w:val="7DFB839E"/>
    <w:rsid w:val="7E3FEB0A"/>
    <w:rsid w:val="7E775135"/>
    <w:rsid w:val="7E791E1D"/>
    <w:rsid w:val="7EDF3E29"/>
    <w:rsid w:val="7EEF9E7A"/>
    <w:rsid w:val="7EF644A4"/>
    <w:rsid w:val="7EF73FFE"/>
    <w:rsid w:val="7EFDE0D2"/>
    <w:rsid w:val="7EFFA25C"/>
    <w:rsid w:val="7F1DF69E"/>
    <w:rsid w:val="7F3D2F45"/>
    <w:rsid w:val="7F6D7A29"/>
    <w:rsid w:val="7F89095E"/>
    <w:rsid w:val="7F8D23DB"/>
    <w:rsid w:val="7FBB675E"/>
    <w:rsid w:val="7FBEF595"/>
    <w:rsid w:val="7FCFFE7A"/>
    <w:rsid w:val="7FD7A114"/>
    <w:rsid w:val="7FD8FA24"/>
    <w:rsid w:val="7FEBB589"/>
    <w:rsid w:val="7FEBF939"/>
    <w:rsid w:val="7FEC8472"/>
    <w:rsid w:val="7FED52E2"/>
    <w:rsid w:val="7FF7255D"/>
    <w:rsid w:val="7FFB5BD6"/>
    <w:rsid w:val="7FFF0F7A"/>
    <w:rsid w:val="7FFF1F79"/>
    <w:rsid w:val="7FFF6F71"/>
    <w:rsid w:val="7FFF7129"/>
    <w:rsid w:val="7FFFD367"/>
    <w:rsid w:val="8425A125"/>
    <w:rsid w:val="89BFF1CC"/>
    <w:rsid w:val="8BEC53B1"/>
    <w:rsid w:val="8BEFBBA2"/>
    <w:rsid w:val="8BFEC500"/>
    <w:rsid w:val="97FDAA7F"/>
    <w:rsid w:val="97FF8767"/>
    <w:rsid w:val="9ADF080D"/>
    <w:rsid w:val="9D372A5E"/>
    <w:rsid w:val="9DA5C298"/>
    <w:rsid w:val="9FCE3CD8"/>
    <w:rsid w:val="9FFDCE37"/>
    <w:rsid w:val="A31D349E"/>
    <w:rsid w:val="A9BD3C96"/>
    <w:rsid w:val="AAAF36B5"/>
    <w:rsid w:val="AF7FE8EF"/>
    <w:rsid w:val="B3EF3559"/>
    <w:rsid w:val="B5EFDA5B"/>
    <w:rsid w:val="B777F695"/>
    <w:rsid w:val="B77F114C"/>
    <w:rsid w:val="B7E4A8A3"/>
    <w:rsid w:val="B7E7F5ED"/>
    <w:rsid w:val="B7FFCCB9"/>
    <w:rsid w:val="B9BF8637"/>
    <w:rsid w:val="B9FFFE71"/>
    <w:rsid w:val="BA965E24"/>
    <w:rsid w:val="BBEFEBDF"/>
    <w:rsid w:val="BDD0730A"/>
    <w:rsid w:val="BDEF7D52"/>
    <w:rsid w:val="BDEFB162"/>
    <w:rsid w:val="BDF74DFF"/>
    <w:rsid w:val="BE5BB27F"/>
    <w:rsid w:val="BE7B4E55"/>
    <w:rsid w:val="BEF7E344"/>
    <w:rsid w:val="BF3CC58D"/>
    <w:rsid w:val="BF67C0B5"/>
    <w:rsid w:val="BF6FE566"/>
    <w:rsid w:val="BF7784C1"/>
    <w:rsid w:val="BFDD6D63"/>
    <w:rsid w:val="BFFFEA04"/>
    <w:rsid w:val="C21FEA22"/>
    <w:rsid w:val="CEE3D19D"/>
    <w:rsid w:val="CFBB5D89"/>
    <w:rsid w:val="CFF2E1AE"/>
    <w:rsid w:val="CFF7D995"/>
    <w:rsid w:val="D3EDA76F"/>
    <w:rsid w:val="D6F9FACD"/>
    <w:rsid w:val="D74F1EAB"/>
    <w:rsid w:val="D7EFEAF2"/>
    <w:rsid w:val="D8ED4F43"/>
    <w:rsid w:val="D9ED9378"/>
    <w:rsid w:val="D9F61EAF"/>
    <w:rsid w:val="DAAF8DBE"/>
    <w:rsid w:val="DAFA322B"/>
    <w:rsid w:val="DAFE05B9"/>
    <w:rsid w:val="DBAE8D6B"/>
    <w:rsid w:val="DBCF4452"/>
    <w:rsid w:val="DBEFC329"/>
    <w:rsid w:val="DCFC6EE2"/>
    <w:rsid w:val="DD0E62C2"/>
    <w:rsid w:val="DDAD68FD"/>
    <w:rsid w:val="DDBBD232"/>
    <w:rsid w:val="DDED16EB"/>
    <w:rsid w:val="DF5D4D6F"/>
    <w:rsid w:val="DF5F0B67"/>
    <w:rsid w:val="DF7E20BF"/>
    <w:rsid w:val="DFDE7A88"/>
    <w:rsid w:val="DFDF0848"/>
    <w:rsid w:val="DFEBC3FF"/>
    <w:rsid w:val="DFEBFE0C"/>
    <w:rsid w:val="DFECD4BD"/>
    <w:rsid w:val="DFECD695"/>
    <w:rsid w:val="DFF658B8"/>
    <w:rsid w:val="DFF7F1D8"/>
    <w:rsid w:val="DFFB9688"/>
    <w:rsid w:val="DFFF0883"/>
    <w:rsid w:val="DFFF9C39"/>
    <w:rsid w:val="E24F0883"/>
    <w:rsid w:val="E3BB3A35"/>
    <w:rsid w:val="E5FFE4FE"/>
    <w:rsid w:val="E6B3EA2F"/>
    <w:rsid w:val="E6FB5837"/>
    <w:rsid w:val="E6FBFEA4"/>
    <w:rsid w:val="E7AF91F9"/>
    <w:rsid w:val="E7FE11D1"/>
    <w:rsid w:val="E7FF829C"/>
    <w:rsid w:val="E97FAAF5"/>
    <w:rsid w:val="EA19C828"/>
    <w:rsid w:val="EA97495E"/>
    <w:rsid w:val="EBFE0D27"/>
    <w:rsid w:val="ECBE7A13"/>
    <w:rsid w:val="ED5F7BAA"/>
    <w:rsid w:val="ED5FF148"/>
    <w:rsid w:val="ED7EE73B"/>
    <w:rsid w:val="EDBD930E"/>
    <w:rsid w:val="EDFFAD69"/>
    <w:rsid w:val="EED5E177"/>
    <w:rsid w:val="EF7BE659"/>
    <w:rsid w:val="EF7F4D29"/>
    <w:rsid w:val="EFB734FB"/>
    <w:rsid w:val="EFBE7F6D"/>
    <w:rsid w:val="EFBF3B72"/>
    <w:rsid w:val="EFEC7AEF"/>
    <w:rsid w:val="EFFE2C6A"/>
    <w:rsid w:val="F3BDA38A"/>
    <w:rsid w:val="F3FF8F6B"/>
    <w:rsid w:val="F499F836"/>
    <w:rsid w:val="F52FE466"/>
    <w:rsid w:val="F5B9BE1E"/>
    <w:rsid w:val="F5C73505"/>
    <w:rsid w:val="F5CF6EC6"/>
    <w:rsid w:val="F5CFB29F"/>
    <w:rsid w:val="F5DD1496"/>
    <w:rsid w:val="F5FDD365"/>
    <w:rsid w:val="F67B2BE8"/>
    <w:rsid w:val="F6FFB5DF"/>
    <w:rsid w:val="F73B988A"/>
    <w:rsid w:val="F75EEC13"/>
    <w:rsid w:val="F77FEE3D"/>
    <w:rsid w:val="F7E73BF6"/>
    <w:rsid w:val="F7FBE04F"/>
    <w:rsid w:val="F7FECF7F"/>
    <w:rsid w:val="F8BFD191"/>
    <w:rsid w:val="F9E78B3A"/>
    <w:rsid w:val="FACF7AA4"/>
    <w:rsid w:val="FB653102"/>
    <w:rsid w:val="FB7D1311"/>
    <w:rsid w:val="FBB6C6AE"/>
    <w:rsid w:val="FBBF66F2"/>
    <w:rsid w:val="FBC97EC9"/>
    <w:rsid w:val="FBDF9D37"/>
    <w:rsid w:val="FBDFC702"/>
    <w:rsid w:val="FBFBCDBE"/>
    <w:rsid w:val="FBFE3E3A"/>
    <w:rsid w:val="FC735329"/>
    <w:rsid w:val="FCB771F1"/>
    <w:rsid w:val="FD7B7AD2"/>
    <w:rsid w:val="FD7F2140"/>
    <w:rsid w:val="FDAB1A94"/>
    <w:rsid w:val="FDAFBADC"/>
    <w:rsid w:val="FDFF4917"/>
    <w:rsid w:val="FDFF9839"/>
    <w:rsid w:val="FE7F8B59"/>
    <w:rsid w:val="FE7FB507"/>
    <w:rsid w:val="FF129F70"/>
    <w:rsid w:val="FF3EF4EC"/>
    <w:rsid w:val="FF641E7E"/>
    <w:rsid w:val="FF6FFB17"/>
    <w:rsid w:val="FF778934"/>
    <w:rsid w:val="FF7FA08A"/>
    <w:rsid w:val="FF7FBE1A"/>
    <w:rsid w:val="FF8DEFB7"/>
    <w:rsid w:val="FFA1A1A9"/>
    <w:rsid w:val="FFAFE3A9"/>
    <w:rsid w:val="FFB746DB"/>
    <w:rsid w:val="FFBF40A2"/>
    <w:rsid w:val="FFDF1732"/>
    <w:rsid w:val="FFDFDC1F"/>
    <w:rsid w:val="FFE7E3E0"/>
    <w:rsid w:val="FFEF3140"/>
    <w:rsid w:val="FFEF57A2"/>
    <w:rsid w:val="FFEFA1DE"/>
    <w:rsid w:val="FFF22632"/>
    <w:rsid w:val="FFF732C0"/>
    <w:rsid w:val="FFFB4B58"/>
    <w:rsid w:val="FFFBC830"/>
    <w:rsid w:val="FFFC9BAA"/>
    <w:rsid w:val="FFFEBB15"/>
    <w:rsid w:val="FFFF324F"/>
    <w:rsid w:val="FFFF4AEF"/>
    <w:rsid w:val="FFFFE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3"/>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6"/>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uiPriority w:val="0"/>
    <w:pPr>
      <w:jc w:val="left"/>
    </w:pPr>
  </w:style>
  <w:style w:type="paragraph" w:styleId="8">
    <w:name w:val="endnote text"/>
    <w:basedOn w:val="1"/>
    <w:link w:val="44"/>
    <w:uiPriority w:val="0"/>
    <w:pPr>
      <w:snapToGrid w:val="0"/>
      <w:jc w:val="left"/>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footnote text"/>
    <w:basedOn w:val="1"/>
    <w:qFormat/>
    <w:uiPriority w:val="0"/>
    <w:pPr>
      <w:snapToGrid w:val="0"/>
      <w:jc w:val="left"/>
    </w:pPr>
    <w:rPr>
      <w:sz w:val="18"/>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3">
    <w:name w:val="Normal (Web)"/>
    <w:basedOn w:val="1"/>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endnote reference"/>
    <w:basedOn w:val="16"/>
    <w:qFormat/>
    <w:uiPriority w:val="0"/>
    <w:rPr>
      <w:vertAlign w:val="superscript"/>
    </w:rPr>
  </w:style>
  <w:style w:type="character" w:styleId="19">
    <w:name w:val="FollowedHyperlink"/>
    <w:basedOn w:val="16"/>
    <w:unhideWhenUsed/>
    <w:qFormat/>
    <w:uiPriority w:val="99"/>
    <w:rPr>
      <w:color w:val="800080"/>
      <w:u w:val="single"/>
    </w:rPr>
  </w:style>
  <w:style w:type="character" w:styleId="20">
    <w:name w:val="Emphasis"/>
    <w:basedOn w:val="16"/>
    <w:qFormat/>
    <w:uiPriority w:val="20"/>
    <w:rPr>
      <w:i/>
      <w:iCs/>
    </w:rPr>
  </w:style>
  <w:style w:type="character" w:styleId="21">
    <w:name w:val="Hyperlink"/>
    <w:basedOn w:val="16"/>
    <w:unhideWhenUsed/>
    <w:qFormat/>
    <w:uiPriority w:val="99"/>
    <w:rPr>
      <w:color w:val="0000FF"/>
      <w:u w:val="single"/>
    </w:rPr>
  </w:style>
  <w:style w:type="character" w:styleId="22">
    <w:name w:val="HTML Code"/>
    <w:basedOn w:val="16"/>
    <w:unhideWhenUsed/>
    <w:qFormat/>
    <w:uiPriority w:val="99"/>
    <w:rPr>
      <w:rFonts w:ascii="宋体" w:hAnsi="宋体" w:eastAsia="宋体" w:cs="宋体"/>
      <w:sz w:val="24"/>
      <w:szCs w:val="24"/>
    </w:rPr>
  </w:style>
  <w:style w:type="character" w:styleId="23">
    <w:name w:val="footnote reference"/>
    <w:basedOn w:val="16"/>
    <w:uiPriority w:val="0"/>
    <w:rPr>
      <w:vertAlign w:val="superscript"/>
    </w:rPr>
  </w:style>
  <w:style w:type="paragraph" w:styleId="24">
    <w:name w:val="List Paragraph"/>
    <w:basedOn w:val="1"/>
    <w:qFormat/>
    <w:uiPriority w:val="99"/>
    <w:pPr>
      <w:ind w:firstLine="420" w:firstLineChars="200"/>
    </w:pPr>
  </w:style>
  <w:style w:type="paragraph" w:customStyle="1" w:styleId="25">
    <w:name w:val="Revision"/>
    <w:hidden/>
    <w:semiHidden/>
    <w:uiPriority w:val="99"/>
    <w:rPr>
      <w:rFonts w:asciiTheme="minorHAnsi" w:hAnsiTheme="minorHAnsi" w:eastAsiaTheme="minorEastAsia" w:cstheme="minorBidi"/>
      <w:kern w:val="2"/>
      <w:sz w:val="21"/>
      <w:szCs w:val="24"/>
      <w:lang w:val="en-US" w:eastAsia="zh-CN" w:bidi="ar-SA"/>
    </w:rPr>
  </w:style>
  <w:style w:type="character" w:customStyle="1" w:styleId="26">
    <w:name w:val="标题 4 字符"/>
    <w:basedOn w:val="16"/>
    <w:link w:val="5"/>
    <w:semiHidden/>
    <w:qFormat/>
    <w:uiPriority w:val="0"/>
    <w:rPr>
      <w:rFonts w:asciiTheme="majorHAnsi" w:hAnsiTheme="majorHAnsi" w:eastAsiaTheme="majorEastAsia" w:cstheme="majorBidi"/>
      <w:b/>
      <w:bCs/>
      <w:kern w:val="2"/>
      <w:sz w:val="28"/>
      <w:szCs w:val="28"/>
    </w:rPr>
  </w:style>
  <w:style w:type="character" w:styleId="27">
    <w:name w:val="Placeholder Text"/>
    <w:basedOn w:val="16"/>
    <w:semiHidden/>
    <w:qFormat/>
    <w:uiPriority w:val="99"/>
    <w:rPr>
      <w:color w:val="666666"/>
    </w:rPr>
  </w:style>
  <w:style w:type="character" w:customStyle="1" w:styleId="28">
    <w:name w:val="标题 3 字符"/>
    <w:basedOn w:val="16"/>
    <w:link w:val="4"/>
    <w:semiHidden/>
    <w:qFormat/>
    <w:uiPriority w:val="0"/>
    <w:rPr>
      <w:rFonts w:asciiTheme="minorHAnsi" w:hAnsiTheme="minorHAnsi" w:eastAsiaTheme="minorEastAsia" w:cstheme="minorBidi"/>
      <w:b/>
      <w:bCs/>
      <w:kern w:val="2"/>
      <w:sz w:val="32"/>
      <w:szCs w:val="32"/>
    </w:rPr>
  </w:style>
  <w:style w:type="table" w:customStyle="1" w:styleId="29">
    <w:name w:val="Plain Table 2"/>
    <w:basedOn w:val="1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0">
    <w:name w:val="Plain Table 4"/>
    <w:basedOn w:val="14"/>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1">
    <w:name w:val="msonormal"/>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32">
    <w:name w:val="font5"/>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33">
    <w:name w:val="xl63"/>
    <w:basedOn w:val="1"/>
    <w:qFormat/>
    <w:uiPriority w:val="0"/>
    <w:pPr>
      <w:widowControl/>
      <w:spacing w:before="100" w:beforeAutospacing="1" w:after="100" w:afterAutospacing="1"/>
      <w:jc w:val="center"/>
    </w:pPr>
    <w:rPr>
      <w:rFonts w:ascii="宋体" w:hAnsi="宋体" w:eastAsia="宋体" w:cs="宋体"/>
      <w:kern w:val="0"/>
      <w:sz w:val="24"/>
    </w:rPr>
  </w:style>
  <w:style w:type="paragraph" w:customStyle="1" w:styleId="34">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kern w:val="0"/>
      <w:sz w:val="24"/>
    </w:rPr>
  </w:style>
  <w:style w:type="paragraph" w:customStyle="1" w:styleId="35">
    <w:name w:val="xl65"/>
    <w:basedOn w:val="1"/>
    <w:qFormat/>
    <w:uiPriority w:val="0"/>
    <w:pPr>
      <w:widowControl/>
      <w:spacing w:before="100" w:beforeAutospacing="1" w:after="100" w:afterAutospacing="1"/>
      <w:jc w:val="left"/>
      <w:textAlignment w:val="center"/>
    </w:pPr>
    <w:rPr>
      <w:rFonts w:ascii="宋体" w:hAnsi="宋体" w:eastAsia="宋体" w:cs="宋体"/>
      <w:kern w:val="0"/>
      <w:sz w:val="24"/>
    </w:rPr>
  </w:style>
  <w:style w:type="paragraph" w:customStyle="1" w:styleId="36">
    <w:name w:val="xl66"/>
    <w:basedOn w:val="1"/>
    <w:qFormat/>
    <w:uiPriority w:val="0"/>
    <w:pPr>
      <w:widowControl/>
      <w:spacing w:before="100" w:beforeAutospacing="1" w:after="100" w:afterAutospacing="1"/>
      <w:jc w:val="center"/>
      <w:textAlignment w:val="center"/>
    </w:pPr>
    <w:rPr>
      <w:rFonts w:ascii="宋体" w:hAnsi="宋体" w:eastAsia="宋体" w:cs="宋体"/>
      <w:kern w:val="0"/>
      <w:sz w:val="24"/>
    </w:rPr>
  </w:style>
  <w:style w:type="paragraph" w:customStyle="1" w:styleId="37">
    <w:name w:val="xl67"/>
    <w:basedOn w:val="1"/>
    <w:qFormat/>
    <w:uiPriority w:val="0"/>
    <w:pPr>
      <w:widowControl/>
      <w:pBdr>
        <w:bottom w:val="single" w:color="auto" w:sz="4" w:space="0"/>
      </w:pBdr>
      <w:spacing w:before="100" w:beforeAutospacing="1" w:after="100" w:afterAutospacing="1"/>
      <w:jc w:val="left"/>
      <w:textAlignment w:val="center"/>
    </w:pPr>
    <w:rPr>
      <w:rFonts w:ascii="宋体" w:hAnsi="宋体" w:eastAsia="宋体" w:cs="宋体"/>
      <w:b/>
      <w:bCs/>
      <w:kern w:val="0"/>
      <w:sz w:val="24"/>
    </w:rPr>
  </w:style>
  <w:style w:type="paragraph" w:customStyle="1" w:styleId="38">
    <w:name w:val="xl68"/>
    <w:basedOn w:val="1"/>
    <w:qFormat/>
    <w:uiPriority w:val="0"/>
    <w:pPr>
      <w:widowControl/>
      <w:spacing w:before="100" w:beforeAutospacing="1" w:after="100" w:afterAutospacing="1"/>
      <w:jc w:val="left"/>
      <w:textAlignment w:val="center"/>
    </w:pPr>
    <w:rPr>
      <w:rFonts w:ascii="宋体" w:hAnsi="宋体" w:eastAsia="宋体" w:cs="宋体"/>
      <w:b/>
      <w:bCs/>
      <w:kern w:val="0"/>
      <w:sz w:val="24"/>
    </w:rPr>
  </w:style>
  <w:style w:type="paragraph" w:customStyle="1" w:styleId="39">
    <w:name w:val="xl69"/>
    <w:basedOn w:val="1"/>
    <w:qFormat/>
    <w:uiPriority w:val="0"/>
    <w:pPr>
      <w:widowControl/>
      <w:pBdr>
        <w:bottom w:val="single" w:color="auto" w:sz="4" w:space="0"/>
      </w:pBdr>
      <w:spacing w:before="100" w:beforeAutospacing="1" w:after="100" w:afterAutospacing="1"/>
      <w:jc w:val="left"/>
      <w:textAlignment w:val="center"/>
    </w:pPr>
    <w:rPr>
      <w:rFonts w:ascii="宋体" w:hAnsi="宋体" w:eastAsia="宋体" w:cs="宋体"/>
      <w:b/>
      <w:bCs/>
      <w:kern w:val="0"/>
      <w:sz w:val="24"/>
    </w:rPr>
  </w:style>
  <w:style w:type="paragraph" w:customStyle="1" w:styleId="40">
    <w:name w:val="xl70"/>
    <w:basedOn w:val="1"/>
    <w:qFormat/>
    <w:uiPriority w:val="0"/>
    <w:pPr>
      <w:widowControl/>
      <w:pBdr>
        <w:top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41">
    <w:name w:val="xl71"/>
    <w:basedOn w:val="1"/>
    <w:qFormat/>
    <w:uiPriority w:val="0"/>
    <w:pPr>
      <w:widowControl/>
      <w:pBdr>
        <w:top w:val="single" w:color="auto" w:sz="4" w:space="0"/>
      </w:pBdr>
      <w:spacing w:before="100" w:beforeAutospacing="1" w:after="100" w:afterAutospacing="1"/>
      <w:jc w:val="center"/>
      <w:textAlignment w:val="center"/>
    </w:pPr>
    <w:rPr>
      <w:rFonts w:ascii="宋体" w:hAnsi="宋体" w:eastAsia="宋体" w:cs="宋体"/>
      <w:kern w:val="0"/>
      <w:sz w:val="24"/>
    </w:rPr>
  </w:style>
  <w:style w:type="character" w:customStyle="1" w:styleId="42">
    <w:name w:val="xref"/>
    <w:basedOn w:val="16"/>
    <w:qFormat/>
    <w:uiPriority w:val="0"/>
  </w:style>
  <w:style w:type="character" w:customStyle="1" w:styleId="43">
    <w:name w:val="标题 2 字符"/>
    <w:basedOn w:val="16"/>
    <w:link w:val="3"/>
    <w:semiHidden/>
    <w:qFormat/>
    <w:uiPriority w:val="0"/>
    <w:rPr>
      <w:rFonts w:asciiTheme="majorHAnsi" w:hAnsiTheme="majorHAnsi" w:eastAsiaTheme="majorEastAsia" w:cstheme="majorBidi"/>
      <w:b/>
      <w:bCs/>
      <w:kern w:val="2"/>
      <w:sz w:val="32"/>
      <w:szCs w:val="32"/>
    </w:rPr>
  </w:style>
  <w:style w:type="character" w:customStyle="1" w:styleId="44">
    <w:name w:val="尾注文本 字符"/>
    <w:basedOn w:val="16"/>
    <w:link w:val="8"/>
    <w:qFormat/>
    <w:uiPriority w:val="0"/>
    <w:rPr>
      <w:rFonts w:asciiTheme="minorHAnsi" w:hAnsiTheme="minorHAnsi" w:eastAsiaTheme="minorEastAsia" w:cstheme="minorBidi"/>
      <w:kern w:val="2"/>
      <w:sz w:val="21"/>
      <w:szCs w:val="24"/>
    </w:rPr>
  </w:style>
  <w:style w:type="character" w:customStyle="1" w:styleId="45">
    <w:name w:val="Unresolved Mention"/>
    <w:basedOn w:val="16"/>
    <w:semiHidden/>
    <w:unhideWhenUsed/>
    <w:qFormat/>
    <w:uiPriority w:val="99"/>
    <w:rPr>
      <w:color w:val="605E5C"/>
      <w:shd w:val="clear" w:color="auto" w:fill="E1DFDD"/>
    </w:rPr>
  </w:style>
  <w:style w:type="character" w:customStyle="1" w:styleId="46">
    <w:name w:val="ref-link"/>
    <w:basedOn w:val="16"/>
    <w:qFormat/>
    <w:uiPriority w:val="0"/>
  </w:style>
  <w:style w:type="character" w:customStyle="1" w:styleId="47">
    <w:name w:val="标题 1 字符"/>
    <w:basedOn w:val="16"/>
    <w:link w:val="2"/>
    <w:qFormat/>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tiff"/><Relationship Id="rId11" Type="http://schemas.openxmlformats.org/officeDocument/2006/relationships/image" Target="media/image6.tiff"/><Relationship Id="rId10" Type="http://schemas.openxmlformats.org/officeDocument/2006/relationships/image" Target="media/image5.tif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dercyc/Library/Containers/com.kingsoft.wpsoffice.mac/Data/C:\Users\dercyc\Library\Containers\com.kingsoft.wpsoffice.mac\Data\C:\Users\dercyc\Library\Containers\com.kingsoft.wpsoffice.mac\Data\C:\Users\Administrator\Desktop\2023&#24180;&#22269;&#22522;\&#20809;&#35889;&#23398;&#25237;&#31295;\&#65288;&#25237;&#31295;&#65289;&#22522;&#20110;fft&#30340;&#22303;&#22756;&#26377;&#26426;&#30899;&#39640;&#20809;&#35889;&#24555;&#36895;&#39044;&#27979;&#27169;&#22411;.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7A340-2685-5A4E-B673-80838AB1465A}">
  <ds:schemaRefs/>
</ds:datastoreItem>
</file>

<file path=docProps/app.xml><?xml version="1.0" encoding="utf-8"?>
<Properties xmlns="http://schemas.openxmlformats.org/officeDocument/2006/extended-properties" xmlns:vt="http://schemas.openxmlformats.org/officeDocument/2006/docPropsVTypes">
  <Template>C:\Users\Administrator\Desktop\2023年国基\光谱学投稿\（投稿）基于fft的土壤有机碳高光谱快速预测模型.docx</Template>
  <Pages>15</Pages>
  <Words>3951</Words>
  <Characters>5363</Characters>
  <Lines>190</Lines>
  <Paragraphs>53</Paragraphs>
  <TotalTime>0</TotalTime>
  <ScaleCrop>false</ScaleCrop>
  <LinksUpToDate>false</LinksUpToDate>
  <CharactersWithSpaces>5593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2024-07-04T02:41:00Z</dcterms:created>
  <dc:creator>周琨鱼</dc:creator>
  <cp:lastModifiedBy>程越</cp:lastModifiedBy>
  <dcterms:modified xsi:type="dcterms:W3CDTF">2025-05-15T16:57:41Z</dcterms:modified>
  <cp:revision>551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DBB8A091F9F5A0AE3B7F1068BFCF5619_43</vt:lpwstr>
  </property>
  <property fmtid="{D5CDD505-2E9C-101B-9397-08002B2CF9AE}" pid="4" name="KSOTemplateDocerSaveRecord">
    <vt:lpwstr>eyJoZGlkIjoiM2ZjNWYwNmVhNGJiNjA4ODg5NTZjMWU0NjMxNTJiY2YiLCJ1c2VySWQiOiI1MzA5NjMzNDAifQ==</vt:lpwstr>
  </property>
</Properties>
</file>